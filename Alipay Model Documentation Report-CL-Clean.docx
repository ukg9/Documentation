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Arial Narrow" w:hAnsi="Arial Narrow" w:cs="Times New Roman"/>
        </w:rPr>
        <w:id w:val="-575433204"/>
        <w:docPartObj>
          <w:docPartGallery w:val="Cover Pages"/>
          <w:docPartUnique/>
        </w:docPartObj>
      </w:sdtPr>
      <w:sdtContent>
        <w:p w14:paraId="0E219827" w14:textId="77777777" w:rsidR="007F5A87" w:rsidRPr="00314EFA" w:rsidRDefault="007F5A87" w:rsidP="006A692F">
          <w:pPr>
            <w:rPr>
              <w:rFonts w:ascii="Arial Narrow" w:hAnsi="Arial Narrow" w:cs="Times New Roman"/>
            </w:rPr>
          </w:pPr>
        </w:p>
        <w:p w14:paraId="39D6B7CE" w14:textId="77777777" w:rsidR="007F5A87" w:rsidRPr="00314EFA" w:rsidRDefault="00E04891" w:rsidP="006A692F">
          <w:pPr>
            <w:rPr>
              <w:rFonts w:ascii="Arial Narrow" w:hAnsi="Arial Narrow" w:cs="Times New Roman"/>
            </w:rPr>
          </w:pPr>
          <w:r w:rsidRPr="00314EFA">
            <w:rPr>
              <w:rFonts w:ascii="Arial Narrow" w:hAnsi="Arial Narrow"/>
              <w:b/>
              <w:noProof/>
              <w:sz w:val="20"/>
              <w:szCs w:val="20"/>
            </w:rPr>
            <w:drawing>
              <wp:anchor distT="0" distB="0" distL="114300" distR="114300" simplePos="0" relativeHeight="251658243" behindDoc="0" locked="0" layoutInCell="1" allowOverlap="1" wp14:anchorId="655D8D52" wp14:editId="5103805E">
                <wp:simplePos x="0" y="0"/>
                <wp:positionH relativeFrom="margin">
                  <wp:align>center</wp:align>
                </wp:positionH>
                <wp:positionV relativeFrom="paragraph">
                  <wp:posOffset>10795</wp:posOffset>
                </wp:positionV>
                <wp:extent cx="4461482" cy="613955"/>
                <wp:effectExtent l="0" t="0" r="0" b="0"/>
                <wp:wrapNone/>
                <wp:docPr id="5" name="Picture 5" descr="Y:\BSA_OFFICE_SECURED\Policy and Procedures\Templates\Logo\Screen - EWB English Logo -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BSA_OFFICE_SECURED\Policy and Procedures\Templates\Logo\Screen - EWB English Logo - smal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61482" cy="613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56370B" w14:textId="77777777" w:rsidR="007F5A87" w:rsidRPr="00314EFA" w:rsidRDefault="007F5A87" w:rsidP="006A692F">
          <w:pPr>
            <w:rPr>
              <w:rFonts w:ascii="Arial Narrow" w:hAnsi="Arial Narrow" w:cs="Times New Roman"/>
            </w:rPr>
          </w:pPr>
        </w:p>
        <w:p w14:paraId="6F8A9FB2" w14:textId="77777777" w:rsidR="0077214D" w:rsidRPr="00314EFA" w:rsidRDefault="0077214D" w:rsidP="006A692F">
          <w:pPr>
            <w:rPr>
              <w:rFonts w:ascii="Arial Narrow" w:hAnsi="Arial Narrow" w:cs="Times New Roman"/>
            </w:rPr>
          </w:pPr>
        </w:p>
        <w:p w14:paraId="341D75DD" w14:textId="77777777" w:rsidR="0077214D" w:rsidRPr="00314EFA" w:rsidRDefault="0077214D" w:rsidP="006A692F">
          <w:pPr>
            <w:rPr>
              <w:rFonts w:ascii="Arial Narrow" w:hAnsi="Arial Narrow" w:cs="Times New Roman"/>
            </w:rPr>
          </w:pPr>
        </w:p>
        <w:p w14:paraId="693F5F0C" w14:textId="77777777" w:rsidR="00E04891" w:rsidRPr="00314EFA" w:rsidRDefault="00E04891" w:rsidP="006A692F">
          <w:pPr>
            <w:rPr>
              <w:rFonts w:ascii="Arial Narrow" w:hAnsi="Arial Narrow" w:cs="Times New Roman"/>
            </w:rPr>
          </w:pPr>
        </w:p>
        <w:p w14:paraId="3F2E3F4D" w14:textId="77777777" w:rsidR="00E04891" w:rsidRPr="00314EFA" w:rsidRDefault="00E04891" w:rsidP="006A692F">
          <w:pPr>
            <w:rPr>
              <w:rFonts w:ascii="Arial Narrow" w:hAnsi="Arial Narrow" w:cs="Times New Roman"/>
            </w:rPr>
          </w:pPr>
        </w:p>
        <w:p w14:paraId="6C3F550C" w14:textId="77777777" w:rsidR="00E04891" w:rsidRPr="00314EFA" w:rsidRDefault="00E04891" w:rsidP="006A692F">
          <w:pPr>
            <w:rPr>
              <w:rFonts w:ascii="Arial Narrow" w:hAnsi="Arial Narrow" w:cs="Times New Roman"/>
            </w:rPr>
          </w:pPr>
        </w:p>
        <w:p w14:paraId="54AE92A9" w14:textId="77777777" w:rsidR="00E04891" w:rsidRPr="00314EFA" w:rsidRDefault="00E04891" w:rsidP="006A692F">
          <w:pPr>
            <w:rPr>
              <w:rFonts w:ascii="Arial Narrow" w:hAnsi="Arial Narrow" w:cs="Times New Roman"/>
            </w:rPr>
          </w:pPr>
        </w:p>
        <w:p w14:paraId="483D4D6A" w14:textId="77777777" w:rsidR="00E04891" w:rsidRPr="00314EFA" w:rsidRDefault="00E04891" w:rsidP="006A692F">
          <w:pPr>
            <w:rPr>
              <w:rFonts w:ascii="Arial Narrow" w:hAnsi="Arial Narrow" w:cs="Times New Roman"/>
            </w:rPr>
          </w:pPr>
        </w:p>
        <w:p w14:paraId="72CFA42F" w14:textId="4CE1AF27" w:rsidR="00E04891" w:rsidRPr="00314EFA" w:rsidRDefault="00E04891" w:rsidP="006A692F">
          <w:pPr>
            <w:rPr>
              <w:rFonts w:ascii="Arial Narrow" w:hAnsi="Arial Narrow" w:cs="Times New Roman"/>
            </w:rPr>
          </w:pPr>
        </w:p>
        <w:p w14:paraId="22DAA69F" w14:textId="43E77E61" w:rsidR="0077214D" w:rsidRPr="00314EFA" w:rsidRDefault="0077214D" w:rsidP="006A692F">
          <w:pPr>
            <w:rPr>
              <w:rFonts w:ascii="Arial Narrow" w:hAnsi="Arial Narrow" w:cs="Times New Roman"/>
            </w:rPr>
          </w:pPr>
        </w:p>
        <w:p w14:paraId="3936EBDE" w14:textId="13CA9907" w:rsidR="0077214D" w:rsidRPr="00314EFA" w:rsidRDefault="0077214D" w:rsidP="006A692F">
          <w:pPr>
            <w:rPr>
              <w:rFonts w:ascii="Arial Narrow" w:hAnsi="Arial Narrow" w:cs="Times New Roman"/>
            </w:rPr>
          </w:pPr>
        </w:p>
        <w:p w14:paraId="0B036FC7" w14:textId="6FBA4902" w:rsidR="00E04891" w:rsidRPr="00314EFA" w:rsidRDefault="00E04891" w:rsidP="006A692F">
          <w:pPr>
            <w:rPr>
              <w:rFonts w:ascii="Arial Narrow" w:hAnsi="Arial Narrow" w:cs="Times New Roman"/>
            </w:rPr>
          </w:pPr>
        </w:p>
        <w:p w14:paraId="1DE3EDC0" w14:textId="3F972001" w:rsidR="00E04891" w:rsidRPr="00314EFA" w:rsidRDefault="00E04891" w:rsidP="006A692F">
          <w:pPr>
            <w:rPr>
              <w:rFonts w:ascii="Arial Narrow" w:hAnsi="Arial Narrow" w:cs="Times New Roman"/>
            </w:rPr>
          </w:pPr>
        </w:p>
        <w:p w14:paraId="4C24AB07" w14:textId="72A49284" w:rsidR="00E04891" w:rsidRPr="00314EFA" w:rsidRDefault="00E04891" w:rsidP="006A692F">
          <w:pPr>
            <w:rPr>
              <w:rFonts w:ascii="Arial Narrow" w:hAnsi="Arial Narrow" w:cs="Times New Roman"/>
            </w:rPr>
          </w:pPr>
        </w:p>
        <w:p w14:paraId="35C201F0" w14:textId="02151A98" w:rsidR="00E04891" w:rsidRPr="00314EFA" w:rsidRDefault="00E04891" w:rsidP="006A692F">
          <w:pPr>
            <w:rPr>
              <w:rFonts w:ascii="Arial Narrow" w:hAnsi="Arial Narrow" w:cs="Times New Roman"/>
            </w:rPr>
          </w:pPr>
        </w:p>
        <w:p w14:paraId="6ED11838" w14:textId="2E95BB74" w:rsidR="00E04891" w:rsidRPr="00314EFA" w:rsidRDefault="00DA435B" w:rsidP="006A692F">
          <w:pPr>
            <w:rPr>
              <w:rFonts w:ascii="Arial Narrow" w:hAnsi="Arial Narrow" w:cs="Times New Roman"/>
            </w:rPr>
          </w:pPr>
          <w:r w:rsidRPr="00314EFA">
            <w:rPr>
              <w:rFonts w:ascii="Arial Narrow" w:hAnsi="Arial Narrow" w:cs="Times New Roman"/>
              <w:noProof/>
            </w:rPr>
            <mc:AlternateContent>
              <mc:Choice Requires="wps">
                <w:drawing>
                  <wp:anchor distT="0" distB="0" distL="114300" distR="114300" simplePos="0" relativeHeight="251658242" behindDoc="0" locked="0" layoutInCell="1" allowOverlap="1" wp14:anchorId="0E60807A" wp14:editId="64C37845">
                    <wp:simplePos x="0" y="0"/>
                    <wp:positionH relativeFrom="margin">
                      <wp:align>center</wp:align>
                    </wp:positionH>
                    <wp:positionV relativeFrom="margin">
                      <wp:posOffset>3229745</wp:posOffset>
                    </wp:positionV>
                    <wp:extent cx="5900420" cy="2256790"/>
                    <wp:effectExtent l="0" t="0" r="508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0420" cy="2256790"/>
                            </a:xfrm>
                            <a:prstGeom prst="rect">
                              <a:avLst/>
                            </a:prstGeom>
                            <a:solidFill>
                              <a:srgbClr val="FFFFFF"/>
                            </a:solidFill>
                            <a:ln w="9525">
                              <a:noFill/>
                              <a:miter lim="800000"/>
                              <a:headEnd/>
                              <a:tailEnd/>
                            </a:ln>
                          </wps:spPr>
                          <wps:txbx>
                            <w:txbxContent>
                              <w:p w14:paraId="3A333CD6" w14:textId="5E724B9D" w:rsidR="00ED568D" w:rsidRPr="00563530" w:rsidRDefault="00136160" w:rsidP="00F837A1">
                                <w:pPr>
                                  <w:jc w:val="center"/>
                                  <w:rPr>
                                    <w:rFonts w:ascii="Arial" w:hAnsi="Arial" w:cs="Arial"/>
                                    <w:b/>
                                    <w:sz w:val="56"/>
                                    <w:szCs w:val="60"/>
                                  </w:rPr>
                                </w:pPr>
                                <w:r>
                                  <w:rPr>
                                    <w:rFonts w:ascii="Arial" w:hAnsi="Arial" w:cs="Arial"/>
                                    <w:b/>
                                    <w:sz w:val="56"/>
                                    <w:szCs w:val="60"/>
                                  </w:rPr>
                                  <w:t>Alipay</w:t>
                                </w:r>
                              </w:p>
                              <w:p w14:paraId="0900AFEC" w14:textId="77777777" w:rsidR="00DA435B" w:rsidRDefault="00DA435B" w:rsidP="00F837A1">
                                <w:pPr>
                                  <w:jc w:val="center"/>
                                  <w:rPr>
                                    <w:rFonts w:ascii="Arial" w:hAnsi="Arial" w:cs="Arial"/>
                                    <w:b/>
                                    <w:sz w:val="36"/>
                                    <w:szCs w:val="40"/>
                                    <w:highlight w:val="yellow"/>
                                  </w:rPr>
                                </w:pPr>
                              </w:p>
                              <w:p w14:paraId="5E423F19" w14:textId="7B9B1CE2" w:rsidR="00F147B7" w:rsidRPr="00701055" w:rsidRDefault="00D01D09" w:rsidP="00F837A1">
                                <w:pPr>
                                  <w:jc w:val="center"/>
                                  <w:rPr>
                                    <w:rFonts w:ascii="Arial" w:hAnsi="Arial" w:cs="Arial"/>
                                    <w:b/>
                                    <w:sz w:val="36"/>
                                    <w:szCs w:val="40"/>
                                  </w:rPr>
                                </w:pPr>
                                <w:r w:rsidRPr="00D01D09">
                                  <w:rPr>
                                    <w:rFonts w:ascii="Arial" w:hAnsi="Arial" w:cs="Arial"/>
                                    <w:b/>
                                    <w:sz w:val="36"/>
                                    <w:szCs w:val="40"/>
                                  </w:rPr>
                                  <w:t>Digital Banking</w:t>
                                </w:r>
                              </w:p>
                              <w:p w14:paraId="690593E8" w14:textId="77777777" w:rsidR="00D01D09" w:rsidRDefault="00D01D09" w:rsidP="00F837A1">
                                <w:pPr>
                                  <w:jc w:val="center"/>
                                  <w:rPr>
                                    <w:rFonts w:ascii="Arial" w:hAnsi="Arial" w:cs="Arial"/>
                                    <w:b/>
                                    <w:sz w:val="36"/>
                                    <w:szCs w:val="40"/>
                                  </w:rPr>
                                </w:pPr>
                              </w:p>
                              <w:p w14:paraId="59E3F30A" w14:textId="26A109DF" w:rsidR="00ED568D" w:rsidRPr="00701055" w:rsidRDefault="00F817CF" w:rsidP="00F837A1">
                                <w:pPr>
                                  <w:jc w:val="center"/>
                                  <w:rPr>
                                    <w:rFonts w:ascii="Arial" w:hAnsi="Arial" w:cs="Arial"/>
                                    <w:b/>
                                    <w:sz w:val="48"/>
                                    <w:szCs w:val="50"/>
                                  </w:rPr>
                                </w:pPr>
                                <w:r>
                                  <w:rPr>
                                    <w:rFonts w:ascii="Arial" w:hAnsi="Arial" w:cs="Arial"/>
                                    <w:b/>
                                    <w:sz w:val="36"/>
                                    <w:szCs w:val="40"/>
                                  </w:rPr>
                                  <w:t>February</w:t>
                                </w:r>
                                <w:r w:rsidR="00D01D09">
                                  <w:rPr>
                                    <w:rFonts w:ascii="Arial" w:hAnsi="Arial" w:cs="Arial"/>
                                    <w:b/>
                                    <w:sz w:val="36"/>
                                    <w:szCs w:val="40"/>
                                  </w:rPr>
                                  <w:t>/2025</w:t>
                                </w:r>
                              </w:p>
                              <w:p w14:paraId="18EFACB0" w14:textId="77777777" w:rsidR="00ED568D" w:rsidRPr="00F31030" w:rsidRDefault="00ED568D" w:rsidP="00710FDA">
                                <w:pPr>
                                  <w:jc w:val="center"/>
                                  <w:rPr>
                                    <w:rFonts w:ascii="Arial Narrow" w:hAnsi="Arial Narrow" w:cs="Times New Roman"/>
                                    <w:b/>
                                    <w:sz w:val="48"/>
                                    <w:szCs w:val="50"/>
                                  </w:rPr>
                                </w:pPr>
                              </w:p>
                              <w:p w14:paraId="3DC09E8D" w14:textId="77777777" w:rsidR="00ED568D" w:rsidRPr="00F31030" w:rsidRDefault="00ED568D" w:rsidP="00710FDA">
                                <w:pPr>
                                  <w:jc w:val="center"/>
                                  <w:rPr>
                                    <w:rFonts w:ascii="Arial Narrow" w:hAnsi="Arial Narrow" w:cs="Times New Roman"/>
                                    <w:b/>
                                    <w:sz w:val="48"/>
                                    <w:szCs w:val="50"/>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E60807A" id="_x0000_t202" coordsize="21600,21600" o:spt="202" path="m,l,21600r21600,l21600,xe">
                    <v:stroke joinstyle="miter"/>
                    <v:path gradientshapeok="t" o:connecttype="rect"/>
                  </v:shapetype>
                  <v:shape id="Text Box 2" o:spid="_x0000_s1026" type="#_x0000_t202" style="position:absolute;margin-left:0;margin-top:254.3pt;width:464.6pt;height:177.7pt;z-index:25165824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" stroked="f">
                    <v:textbox>
                      <w:txbxContent>
                        <w:p w14:paraId="3A333CD6" w14:textId="5E724B9D" w:rsidR="00ED568D" w:rsidRPr="00563530" w:rsidRDefault="00136160" w:rsidP="00F837A1">
                          <w:pPr>
                            <w:jc w:val="center"/>
                            <w:rPr>
                              <w:rFonts w:ascii="Arial" w:hAnsi="Arial" w:cs="Arial"/>
                              <w:b/>
                              <w:sz w:val="56"/>
                              <w:szCs w:val="60"/>
                            </w:rPr>
                          </w:pPr>
                          <w:r>
                            <w:rPr>
                              <w:rFonts w:ascii="Arial" w:hAnsi="Arial" w:cs="Arial"/>
                              <w:b/>
                              <w:sz w:val="56"/>
                              <w:szCs w:val="60"/>
                            </w:rPr>
                            <w:t>Alipay</w:t>
                          </w:r>
                        </w:p>
                        <w:p w14:paraId="0900AFEC" w14:textId="77777777" w:rsidR="00DA435B" w:rsidRDefault="00DA435B" w:rsidP="00F837A1">
                          <w:pPr>
                            <w:jc w:val="center"/>
                            <w:rPr>
                              <w:rFonts w:ascii="Arial" w:hAnsi="Arial" w:cs="Arial"/>
                              <w:b/>
                              <w:sz w:val="36"/>
                              <w:szCs w:val="40"/>
                              <w:highlight w:val="yellow"/>
                            </w:rPr>
                          </w:pPr>
                        </w:p>
                        <w:p w14:paraId="5E423F19" w14:textId="7B9B1CE2" w:rsidR="00F147B7" w:rsidRPr="00701055" w:rsidRDefault="00D01D09" w:rsidP="00F837A1">
                          <w:pPr>
                            <w:jc w:val="center"/>
                            <w:rPr>
                              <w:rFonts w:ascii="Arial" w:hAnsi="Arial" w:cs="Arial"/>
                              <w:b/>
                              <w:sz w:val="36"/>
                              <w:szCs w:val="40"/>
                            </w:rPr>
                          </w:pPr>
                          <w:r w:rsidRPr="00D01D09">
                            <w:rPr>
                              <w:rFonts w:ascii="Arial" w:hAnsi="Arial" w:cs="Arial"/>
                              <w:b/>
                              <w:sz w:val="36"/>
                              <w:szCs w:val="40"/>
                            </w:rPr>
                            <w:t>Digital Banking</w:t>
                          </w:r>
                        </w:p>
                        <w:p w14:paraId="690593E8" w14:textId="77777777" w:rsidR="00D01D09" w:rsidRDefault="00D01D09" w:rsidP="00F837A1">
                          <w:pPr>
                            <w:jc w:val="center"/>
                            <w:rPr>
                              <w:rFonts w:ascii="Arial" w:hAnsi="Arial" w:cs="Arial"/>
                              <w:b/>
                              <w:sz w:val="36"/>
                              <w:szCs w:val="40"/>
                            </w:rPr>
                          </w:pPr>
                        </w:p>
                        <w:p w14:paraId="59E3F30A" w14:textId="26A109DF" w:rsidR="00ED568D" w:rsidRPr="00701055" w:rsidRDefault="00F817CF" w:rsidP="00F837A1">
                          <w:pPr>
                            <w:jc w:val="center"/>
                            <w:rPr>
                              <w:rFonts w:ascii="Arial" w:hAnsi="Arial" w:cs="Arial"/>
                              <w:b/>
                              <w:sz w:val="48"/>
                              <w:szCs w:val="50"/>
                            </w:rPr>
                          </w:pPr>
                          <w:r>
                            <w:rPr>
                              <w:rFonts w:ascii="Arial" w:hAnsi="Arial" w:cs="Arial"/>
                              <w:b/>
                              <w:sz w:val="36"/>
                              <w:szCs w:val="40"/>
                            </w:rPr>
                            <w:t>February</w:t>
                          </w:r>
                          <w:r w:rsidR="00D01D09">
                            <w:rPr>
                              <w:rFonts w:ascii="Arial" w:hAnsi="Arial" w:cs="Arial"/>
                              <w:b/>
                              <w:sz w:val="36"/>
                              <w:szCs w:val="40"/>
                            </w:rPr>
                            <w:t>/2025</w:t>
                          </w:r>
                        </w:p>
                        <w:p w14:paraId="18EFACB0" w14:textId="77777777" w:rsidR="00ED568D" w:rsidRPr="00F31030" w:rsidRDefault="00ED568D" w:rsidP="00710FDA">
                          <w:pPr>
                            <w:jc w:val="center"/>
                            <w:rPr>
                              <w:rFonts w:ascii="Arial Narrow" w:hAnsi="Arial Narrow" w:cs="Times New Roman"/>
                              <w:b/>
                              <w:sz w:val="48"/>
                              <w:szCs w:val="50"/>
                            </w:rPr>
                          </w:pPr>
                        </w:p>
                        <w:p w14:paraId="3DC09E8D" w14:textId="77777777" w:rsidR="00ED568D" w:rsidRPr="00F31030" w:rsidRDefault="00ED568D" w:rsidP="00710FDA">
                          <w:pPr>
                            <w:jc w:val="center"/>
                            <w:rPr>
                              <w:rFonts w:ascii="Arial Narrow" w:hAnsi="Arial Narrow" w:cs="Times New Roman"/>
                              <w:b/>
                              <w:sz w:val="48"/>
                              <w:szCs w:val="50"/>
                            </w:rPr>
                          </w:pPr>
                        </w:p>
                      </w:txbxContent>
                    </v:textbox>
                    <w10:wrap anchorx="margin" anchory="margin"/>
                  </v:shape>
                </w:pict>
              </mc:Fallback>
            </mc:AlternateContent>
          </w:r>
        </w:p>
        <w:p w14:paraId="669B19D9" w14:textId="77777777" w:rsidR="00E04891" w:rsidRPr="00314EFA" w:rsidRDefault="00E04891" w:rsidP="006A692F">
          <w:pPr>
            <w:rPr>
              <w:rFonts w:ascii="Arial Narrow" w:hAnsi="Arial Narrow" w:cs="Times New Roman"/>
            </w:rPr>
          </w:pPr>
        </w:p>
        <w:p w14:paraId="673B7D43" w14:textId="77777777" w:rsidR="00E04891" w:rsidRPr="00314EFA" w:rsidRDefault="00E04891" w:rsidP="006A692F">
          <w:pPr>
            <w:rPr>
              <w:rFonts w:ascii="Arial Narrow" w:hAnsi="Arial Narrow" w:cs="Times New Roman"/>
            </w:rPr>
          </w:pPr>
        </w:p>
        <w:p w14:paraId="70414E9A" w14:textId="77777777" w:rsidR="00E04891" w:rsidRPr="00314EFA" w:rsidRDefault="00E04891" w:rsidP="006A692F">
          <w:pPr>
            <w:rPr>
              <w:rFonts w:ascii="Arial Narrow" w:hAnsi="Arial Narrow" w:cs="Times New Roman"/>
            </w:rPr>
          </w:pPr>
        </w:p>
        <w:p w14:paraId="14714CEE" w14:textId="77777777" w:rsidR="00F440EB" w:rsidRPr="00314EFA" w:rsidRDefault="00F440EB" w:rsidP="006A692F">
          <w:pPr>
            <w:rPr>
              <w:rFonts w:ascii="Arial Narrow" w:hAnsi="Arial Narrow" w:cs="Times New Roman"/>
            </w:rPr>
          </w:pPr>
        </w:p>
        <w:p w14:paraId="59A0F7FD" w14:textId="77777777" w:rsidR="00F440EB" w:rsidRPr="00314EFA" w:rsidRDefault="00F440EB" w:rsidP="006A692F">
          <w:pPr>
            <w:rPr>
              <w:rFonts w:ascii="Arial Narrow" w:hAnsi="Arial Narrow" w:cs="Times New Roman"/>
            </w:rPr>
          </w:pPr>
        </w:p>
        <w:p w14:paraId="0F56813A" w14:textId="77777777" w:rsidR="00F440EB" w:rsidRPr="00314EFA" w:rsidRDefault="00F440EB" w:rsidP="006A692F">
          <w:pPr>
            <w:rPr>
              <w:rFonts w:ascii="Arial Narrow" w:hAnsi="Arial Narrow" w:cs="Times New Roman"/>
            </w:rPr>
          </w:pPr>
        </w:p>
        <w:p w14:paraId="04A83928" w14:textId="77777777" w:rsidR="00D37BEF" w:rsidRPr="00314EFA" w:rsidRDefault="00D37BEF" w:rsidP="006A692F">
          <w:pPr>
            <w:rPr>
              <w:rFonts w:ascii="Arial Narrow" w:hAnsi="Arial Narrow" w:cs="Times New Roman"/>
            </w:rPr>
          </w:pPr>
        </w:p>
        <w:p w14:paraId="55A8AAC7" w14:textId="77777777" w:rsidR="00DA435B" w:rsidRDefault="00DA435B" w:rsidP="006A692F">
          <w:pPr>
            <w:rPr>
              <w:rFonts w:ascii="Arial Narrow" w:hAnsi="Arial Narrow" w:cs="Times New Roman"/>
            </w:rPr>
          </w:pPr>
        </w:p>
        <w:p w14:paraId="4A0D7AF4" w14:textId="77777777" w:rsidR="00DA435B" w:rsidRDefault="00DA435B" w:rsidP="006A692F">
          <w:pPr>
            <w:rPr>
              <w:rFonts w:ascii="Arial Narrow" w:hAnsi="Arial Narrow" w:cs="Times New Roman"/>
            </w:rPr>
          </w:pPr>
        </w:p>
        <w:p w14:paraId="52AF9FE5" w14:textId="77777777" w:rsidR="00DA435B" w:rsidRDefault="00DA435B" w:rsidP="006A692F">
          <w:pPr>
            <w:rPr>
              <w:rFonts w:ascii="Arial Narrow" w:hAnsi="Arial Narrow" w:cs="Times New Roman"/>
            </w:rPr>
          </w:pPr>
        </w:p>
        <w:p w14:paraId="3F6E0368" w14:textId="77777777" w:rsidR="00DA435B" w:rsidRDefault="00DA435B" w:rsidP="006A692F">
          <w:pPr>
            <w:rPr>
              <w:rFonts w:ascii="Arial Narrow" w:hAnsi="Arial Narrow" w:cs="Times New Roman"/>
            </w:rPr>
          </w:pPr>
        </w:p>
        <w:p w14:paraId="719E1B81" w14:textId="77777777" w:rsidR="00DA435B" w:rsidRDefault="00DA435B" w:rsidP="006A692F">
          <w:pPr>
            <w:rPr>
              <w:rFonts w:ascii="Arial Narrow" w:hAnsi="Arial Narrow" w:cs="Times New Roman"/>
            </w:rPr>
          </w:pPr>
        </w:p>
        <w:p w14:paraId="184B0CF7" w14:textId="77777777" w:rsidR="00DA435B" w:rsidRDefault="00DA435B" w:rsidP="006A692F">
          <w:pPr>
            <w:rPr>
              <w:rFonts w:ascii="Arial Narrow" w:hAnsi="Arial Narrow" w:cs="Times New Roman"/>
            </w:rPr>
          </w:pPr>
        </w:p>
        <w:p w14:paraId="1BBAD668" w14:textId="77777777" w:rsidR="00DA435B" w:rsidRDefault="00DA435B" w:rsidP="006A692F">
          <w:pPr>
            <w:rPr>
              <w:rFonts w:ascii="Arial Narrow" w:hAnsi="Arial Narrow" w:cs="Times New Roman"/>
            </w:rPr>
          </w:pPr>
        </w:p>
        <w:p w14:paraId="481EFAA4" w14:textId="77777777" w:rsidR="00DA435B" w:rsidRDefault="00DA435B" w:rsidP="006A692F">
          <w:pPr>
            <w:rPr>
              <w:rFonts w:ascii="Arial Narrow" w:hAnsi="Arial Narrow" w:cs="Times New Roman"/>
            </w:rPr>
          </w:pPr>
        </w:p>
        <w:p w14:paraId="124F3AB1" w14:textId="77777777" w:rsidR="00DA435B" w:rsidRDefault="00DA435B" w:rsidP="006A692F">
          <w:pPr>
            <w:rPr>
              <w:rFonts w:ascii="Arial Narrow" w:hAnsi="Arial Narrow" w:cs="Times New Roman"/>
            </w:rPr>
          </w:pPr>
        </w:p>
        <w:p w14:paraId="32792E71" w14:textId="77777777" w:rsidR="00DA435B" w:rsidRDefault="00DA435B" w:rsidP="006A692F">
          <w:pPr>
            <w:rPr>
              <w:rFonts w:ascii="Arial Narrow" w:hAnsi="Arial Narrow" w:cs="Times New Roman"/>
            </w:rPr>
          </w:pPr>
        </w:p>
        <w:p w14:paraId="3B80E41C" w14:textId="77777777" w:rsidR="00DA435B" w:rsidRDefault="00DA435B" w:rsidP="006A692F">
          <w:pPr>
            <w:rPr>
              <w:rFonts w:ascii="Arial Narrow" w:hAnsi="Arial Narrow" w:cs="Times New Roman"/>
            </w:rPr>
          </w:pPr>
        </w:p>
        <w:p w14:paraId="1A8C92A0" w14:textId="77777777" w:rsidR="00DA435B" w:rsidRDefault="00DA435B" w:rsidP="006A692F">
          <w:pPr>
            <w:rPr>
              <w:rFonts w:ascii="Arial Narrow" w:hAnsi="Arial Narrow" w:cs="Times New Roman"/>
            </w:rPr>
          </w:pPr>
        </w:p>
        <w:p w14:paraId="3F9700F2" w14:textId="77777777" w:rsidR="00DA435B" w:rsidRDefault="00DA435B" w:rsidP="006A692F">
          <w:pPr>
            <w:rPr>
              <w:rFonts w:ascii="Arial Narrow" w:hAnsi="Arial Narrow" w:cs="Times New Roman"/>
            </w:rPr>
          </w:pPr>
        </w:p>
        <w:p w14:paraId="7457E2CD" w14:textId="77777777" w:rsidR="00DA435B" w:rsidRDefault="00DA435B" w:rsidP="006A692F">
          <w:pPr>
            <w:rPr>
              <w:rFonts w:ascii="Arial Narrow" w:hAnsi="Arial Narrow" w:cs="Times New Roman"/>
            </w:rPr>
          </w:pPr>
        </w:p>
        <w:p w14:paraId="79E934F0" w14:textId="77777777" w:rsidR="00DA435B" w:rsidRDefault="00DA435B" w:rsidP="006A692F">
          <w:pPr>
            <w:rPr>
              <w:rFonts w:ascii="Arial Narrow" w:hAnsi="Arial Narrow" w:cs="Times New Roman"/>
            </w:rPr>
          </w:pPr>
        </w:p>
        <w:p w14:paraId="434E373B" w14:textId="77777777" w:rsidR="00DA435B" w:rsidRDefault="00DA435B" w:rsidP="006A692F">
          <w:pPr>
            <w:rPr>
              <w:rFonts w:ascii="Arial Narrow" w:hAnsi="Arial Narrow" w:cs="Times New Roman"/>
            </w:rPr>
          </w:pPr>
        </w:p>
        <w:p w14:paraId="4FB8F2FE" w14:textId="77777777" w:rsidR="00DA435B" w:rsidRDefault="00DA435B" w:rsidP="006A692F">
          <w:pPr>
            <w:rPr>
              <w:rFonts w:ascii="Arial Narrow" w:hAnsi="Arial Narrow" w:cs="Times New Roman"/>
            </w:rPr>
          </w:pPr>
        </w:p>
        <w:p w14:paraId="3642BFA6" w14:textId="77777777" w:rsidR="00DA435B" w:rsidRDefault="00DA435B" w:rsidP="006A692F">
          <w:pPr>
            <w:rPr>
              <w:rFonts w:ascii="Arial Narrow" w:hAnsi="Arial Narrow" w:cs="Times New Roman"/>
            </w:rPr>
          </w:pPr>
        </w:p>
        <w:p w14:paraId="18D0DB08" w14:textId="77777777" w:rsidR="00DA435B" w:rsidRDefault="00DA435B" w:rsidP="006A692F">
          <w:pPr>
            <w:rPr>
              <w:rFonts w:ascii="Arial Narrow" w:hAnsi="Arial Narrow" w:cs="Times New Roman"/>
            </w:rPr>
          </w:pPr>
        </w:p>
        <w:p w14:paraId="40CF0F59" w14:textId="77777777" w:rsidR="00DA435B" w:rsidRPr="00E668D5" w:rsidRDefault="00DA435B" w:rsidP="00DA435B">
          <w:pPr>
            <w:pStyle w:val="Subtitle"/>
            <w:rPr>
              <w:rStyle w:val="Strong"/>
              <w:rFonts w:ascii="Aptos" w:hAnsi="Aptos"/>
            </w:rPr>
          </w:pPr>
          <w:r w:rsidRPr="00E668D5">
            <w:rPr>
              <w:rStyle w:val="Strong"/>
              <w:rFonts w:ascii="Aptos" w:hAnsi="Aptos"/>
            </w:rPr>
            <w:lastRenderedPageBreak/>
            <w:t>Model Documentation Change Log</w:t>
          </w:r>
        </w:p>
        <w:tbl>
          <w:tblPr>
            <w:tblStyle w:val="TableGrid"/>
            <w:tblW w:w="10075" w:type="dxa"/>
            <w:tblLook w:val="04A0" w:firstRow="1" w:lastRow="0" w:firstColumn="1" w:lastColumn="0" w:noHBand="0" w:noVBand="1"/>
          </w:tblPr>
          <w:tblGrid>
            <w:gridCol w:w="1458"/>
            <w:gridCol w:w="1530"/>
            <w:gridCol w:w="1890"/>
            <w:gridCol w:w="5197"/>
          </w:tblGrid>
          <w:tr w:rsidR="001A06DC" w:rsidRPr="00E668D5" w14:paraId="697E1931" w14:textId="77777777" w:rsidTr="005D0A91">
            <w:tc>
              <w:tcPr>
                <w:tcW w:w="1458"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28C9A54" w14:textId="77777777" w:rsidR="00DA435B" w:rsidRPr="00E668D5" w:rsidRDefault="00DA435B">
                <w:pPr>
                  <w:rPr>
                    <w:rFonts w:ascii="Aptos" w:hAnsi="Aptos"/>
                    <w:color w:val="FFFFFF" w:themeColor="background1"/>
                  </w:rPr>
                </w:pPr>
                <w:r w:rsidRPr="00E668D5">
                  <w:rPr>
                    <w:rFonts w:ascii="Aptos" w:hAnsi="Aptos"/>
                    <w:b/>
                    <w:color w:val="FFFFFF" w:themeColor="background1"/>
                  </w:rPr>
                  <w:t>Author</w:t>
                </w:r>
              </w:p>
            </w:tc>
            <w:tc>
              <w:tcPr>
                <w:tcW w:w="153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7096FEB" w14:textId="77777777" w:rsidR="00DA435B" w:rsidRPr="00E668D5" w:rsidRDefault="00DA435B">
                <w:pPr>
                  <w:rPr>
                    <w:rFonts w:ascii="Aptos" w:hAnsi="Aptos"/>
                    <w:b/>
                    <w:color w:val="FFFFFF" w:themeColor="background1"/>
                  </w:rPr>
                </w:pPr>
                <w:r w:rsidRPr="00E668D5">
                  <w:rPr>
                    <w:rFonts w:ascii="Aptos" w:hAnsi="Aptos"/>
                    <w:b/>
                    <w:color w:val="FFFFFF" w:themeColor="background1"/>
                  </w:rPr>
                  <w:t>Reviewer</w:t>
                </w:r>
              </w:p>
            </w:tc>
            <w:tc>
              <w:tcPr>
                <w:tcW w:w="189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0175752" w14:textId="77777777" w:rsidR="00DA435B" w:rsidRPr="00E668D5" w:rsidRDefault="00DA435B">
                <w:pPr>
                  <w:rPr>
                    <w:rFonts w:ascii="Aptos" w:hAnsi="Aptos"/>
                    <w:b/>
                    <w:color w:val="FFFFFF" w:themeColor="background1"/>
                  </w:rPr>
                </w:pPr>
                <w:r w:rsidRPr="00E668D5">
                  <w:rPr>
                    <w:rFonts w:ascii="Aptos" w:hAnsi="Aptos"/>
                    <w:b/>
                    <w:color w:val="FFFFFF" w:themeColor="background1"/>
                  </w:rPr>
                  <w:t>Date</w:t>
                </w:r>
              </w:p>
            </w:tc>
            <w:tc>
              <w:tcPr>
                <w:tcW w:w="5197"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A7DD389" w14:textId="77777777" w:rsidR="00DA435B" w:rsidRPr="00E668D5" w:rsidRDefault="00DA435B">
                <w:pPr>
                  <w:rPr>
                    <w:rFonts w:ascii="Aptos" w:hAnsi="Aptos"/>
                    <w:b/>
                    <w:color w:val="FFFFFF" w:themeColor="background1"/>
                  </w:rPr>
                </w:pPr>
                <w:r w:rsidRPr="00E668D5">
                  <w:rPr>
                    <w:rFonts w:ascii="Aptos" w:hAnsi="Aptos"/>
                    <w:b/>
                    <w:color w:val="FFFFFF" w:themeColor="background1"/>
                  </w:rPr>
                  <w:t>Details of the Changes</w:t>
                </w:r>
              </w:p>
            </w:tc>
          </w:tr>
          <w:tr w:rsidR="00A05765" w:rsidRPr="00E668D5" w14:paraId="26AFB1F0" w14:textId="77777777" w:rsidTr="005D0A91">
            <w:tc>
              <w:tcPr>
                <w:tcW w:w="1458" w:type="dxa"/>
                <w:tcBorders>
                  <w:top w:val="single" w:sz="4" w:space="0" w:color="auto"/>
                  <w:left w:val="single" w:sz="4" w:space="0" w:color="auto"/>
                  <w:bottom w:val="single" w:sz="4" w:space="0" w:color="auto"/>
                  <w:right w:val="single" w:sz="4" w:space="0" w:color="auto"/>
                </w:tcBorders>
              </w:tcPr>
              <w:p w14:paraId="16287DC8" w14:textId="14F3D3F4" w:rsidR="00DA435B" w:rsidRPr="00E668D5" w:rsidRDefault="00D01D09">
                <w:pPr>
                  <w:rPr>
                    <w:rFonts w:ascii="Aptos" w:hAnsi="Aptos"/>
                  </w:rPr>
                </w:pPr>
                <w:r>
                  <w:rPr>
                    <w:rFonts w:ascii="Aptos" w:hAnsi="Aptos"/>
                  </w:rPr>
                  <w:t>EWB</w:t>
                </w:r>
              </w:p>
            </w:tc>
            <w:tc>
              <w:tcPr>
                <w:tcW w:w="1530" w:type="dxa"/>
                <w:tcBorders>
                  <w:top w:val="single" w:sz="4" w:space="0" w:color="auto"/>
                  <w:left w:val="single" w:sz="4" w:space="0" w:color="auto"/>
                  <w:bottom w:val="single" w:sz="4" w:space="0" w:color="auto"/>
                  <w:right w:val="single" w:sz="4" w:space="0" w:color="auto"/>
                </w:tcBorders>
              </w:tcPr>
              <w:p w14:paraId="2A6E2551" w14:textId="30C47765" w:rsidR="00DA435B" w:rsidRPr="00E668D5" w:rsidRDefault="00DA435B">
                <w:pPr>
                  <w:rPr>
                    <w:rFonts w:ascii="Aptos" w:hAnsi="Aptos"/>
                  </w:rPr>
                </w:pPr>
              </w:p>
            </w:tc>
            <w:tc>
              <w:tcPr>
                <w:tcW w:w="1890" w:type="dxa"/>
                <w:tcBorders>
                  <w:top w:val="single" w:sz="4" w:space="0" w:color="auto"/>
                  <w:left w:val="single" w:sz="4" w:space="0" w:color="auto"/>
                  <w:bottom w:val="single" w:sz="4" w:space="0" w:color="auto"/>
                  <w:right w:val="single" w:sz="4" w:space="0" w:color="auto"/>
                </w:tcBorders>
              </w:tcPr>
              <w:p w14:paraId="5E9A6F16" w14:textId="0C4AE875" w:rsidR="00DA435B" w:rsidRPr="00E668D5" w:rsidRDefault="00F817CF">
                <w:pPr>
                  <w:rPr>
                    <w:rFonts w:ascii="Aptos" w:hAnsi="Aptos"/>
                  </w:rPr>
                </w:pPr>
                <w:r>
                  <w:rPr>
                    <w:rFonts w:ascii="Aptos" w:hAnsi="Aptos"/>
                  </w:rPr>
                  <w:t>2-</w:t>
                </w:r>
                <w:r w:rsidR="008C1954">
                  <w:rPr>
                    <w:rFonts w:ascii="Aptos" w:hAnsi="Aptos"/>
                  </w:rPr>
                  <w:t>14-</w:t>
                </w:r>
                <w:r>
                  <w:rPr>
                    <w:rFonts w:ascii="Aptos" w:hAnsi="Aptos"/>
                  </w:rPr>
                  <w:t>2025</w:t>
                </w:r>
              </w:p>
            </w:tc>
            <w:tc>
              <w:tcPr>
                <w:tcW w:w="5197" w:type="dxa"/>
                <w:tcBorders>
                  <w:top w:val="single" w:sz="4" w:space="0" w:color="auto"/>
                  <w:left w:val="single" w:sz="4" w:space="0" w:color="auto"/>
                  <w:bottom w:val="single" w:sz="4" w:space="0" w:color="auto"/>
                  <w:right w:val="single" w:sz="4" w:space="0" w:color="auto"/>
                </w:tcBorders>
              </w:tcPr>
              <w:p w14:paraId="65A496F3" w14:textId="787300B8" w:rsidR="00DA435B" w:rsidRPr="00E668D5" w:rsidRDefault="00D01D09">
                <w:pPr>
                  <w:rPr>
                    <w:rFonts w:ascii="Aptos" w:hAnsi="Aptos"/>
                  </w:rPr>
                </w:pPr>
                <w:r>
                  <w:rPr>
                    <w:rFonts w:ascii="Aptos" w:hAnsi="Aptos"/>
                  </w:rPr>
                  <w:t>Initial draft report created</w:t>
                </w:r>
              </w:p>
            </w:tc>
          </w:tr>
          <w:tr w:rsidR="00A05765" w:rsidRPr="00E668D5" w14:paraId="3B142D04" w14:textId="77777777" w:rsidTr="005D0A91">
            <w:tc>
              <w:tcPr>
                <w:tcW w:w="1458" w:type="dxa"/>
                <w:tcBorders>
                  <w:top w:val="single" w:sz="4" w:space="0" w:color="auto"/>
                  <w:left w:val="single" w:sz="4" w:space="0" w:color="auto"/>
                  <w:bottom w:val="single" w:sz="4" w:space="0" w:color="auto"/>
                  <w:right w:val="single" w:sz="4" w:space="0" w:color="auto"/>
                </w:tcBorders>
              </w:tcPr>
              <w:p w14:paraId="0BA9F52A" w14:textId="32EC4584" w:rsidR="00DA435B" w:rsidRPr="00E668D5" w:rsidRDefault="008C1954">
                <w:pPr>
                  <w:rPr>
                    <w:rFonts w:ascii="Aptos" w:hAnsi="Aptos"/>
                  </w:rPr>
                </w:pPr>
                <w:r>
                  <w:rPr>
                    <w:rFonts w:ascii="Aptos" w:hAnsi="Aptos"/>
                  </w:rPr>
                  <w:t>EWB</w:t>
                </w:r>
              </w:p>
            </w:tc>
            <w:tc>
              <w:tcPr>
                <w:tcW w:w="1530" w:type="dxa"/>
                <w:tcBorders>
                  <w:top w:val="single" w:sz="4" w:space="0" w:color="auto"/>
                  <w:left w:val="single" w:sz="4" w:space="0" w:color="auto"/>
                  <w:bottom w:val="single" w:sz="4" w:space="0" w:color="auto"/>
                  <w:right w:val="single" w:sz="4" w:space="0" w:color="auto"/>
                </w:tcBorders>
              </w:tcPr>
              <w:p w14:paraId="122EF15A" w14:textId="77777777" w:rsidR="00DA435B" w:rsidRPr="00E668D5" w:rsidRDefault="00DA435B">
                <w:pPr>
                  <w:rPr>
                    <w:rFonts w:ascii="Aptos" w:hAnsi="Aptos"/>
                  </w:rPr>
                </w:pPr>
              </w:p>
            </w:tc>
            <w:tc>
              <w:tcPr>
                <w:tcW w:w="1890" w:type="dxa"/>
                <w:tcBorders>
                  <w:top w:val="single" w:sz="4" w:space="0" w:color="auto"/>
                  <w:left w:val="single" w:sz="4" w:space="0" w:color="auto"/>
                  <w:bottom w:val="single" w:sz="4" w:space="0" w:color="auto"/>
                  <w:right w:val="single" w:sz="4" w:space="0" w:color="auto"/>
                </w:tcBorders>
              </w:tcPr>
              <w:p w14:paraId="2DEDB9CD" w14:textId="7A4D149A" w:rsidR="00DA435B" w:rsidRPr="00E668D5" w:rsidRDefault="008C1954">
                <w:pPr>
                  <w:rPr>
                    <w:rFonts w:ascii="Aptos" w:hAnsi="Aptos"/>
                  </w:rPr>
                </w:pPr>
                <w:r>
                  <w:rPr>
                    <w:rFonts w:ascii="Aptos" w:hAnsi="Aptos"/>
                  </w:rPr>
                  <w:t>2-20-2025</w:t>
                </w:r>
              </w:p>
            </w:tc>
            <w:tc>
              <w:tcPr>
                <w:tcW w:w="5197" w:type="dxa"/>
                <w:tcBorders>
                  <w:top w:val="single" w:sz="4" w:space="0" w:color="auto"/>
                  <w:left w:val="single" w:sz="4" w:space="0" w:color="auto"/>
                  <w:bottom w:val="single" w:sz="4" w:space="0" w:color="auto"/>
                  <w:right w:val="single" w:sz="4" w:space="0" w:color="auto"/>
                </w:tcBorders>
              </w:tcPr>
              <w:p w14:paraId="13FDB87B" w14:textId="676B19E5" w:rsidR="00DA435B" w:rsidRPr="00E668D5" w:rsidRDefault="008C1954">
                <w:pPr>
                  <w:rPr>
                    <w:rFonts w:ascii="Aptos" w:hAnsi="Aptos"/>
                  </w:rPr>
                </w:pPr>
                <w:r>
                  <w:rPr>
                    <w:rFonts w:ascii="Aptos" w:hAnsi="Aptos"/>
                  </w:rPr>
                  <w:t>Revision</w:t>
                </w:r>
                <w:ins w:id="0" w:author="Charles Lin" w:date="2025-02-20T23:58:00Z" w16du:dateUtc="2025-02-21T07:58:00Z">
                  <w:r w:rsidR="00705221">
                    <w:rPr>
                      <w:rFonts w:ascii="Aptos" w:hAnsi="Aptos"/>
                    </w:rPr>
                    <w:t xml:space="preserve"> </w:t>
                  </w:r>
                </w:ins>
                <w:r w:rsidR="00705221">
                  <w:rPr>
                    <w:rFonts w:ascii="Aptos" w:hAnsi="Aptos"/>
                  </w:rPr>
                  <w:t>and updates</w:t>
                </w:r>
              </w:p>
            </w:tc>
          </w:tr>
          <w:tr w:rsidR="00A05765" w:rsidRPr="00E668D5" w14:paraId="17C4BA97" w14:textId="77777777" w:rsidTr="005D0A91">
            <w:tc>
              <w:tcPr>
                <w:tcW w:w="1458" w:type="dxa"/>
                <w:tcBorders>
                  <w:top w:val="single" w:sz="4" w:space="0" w:color="auto"/>
                  <w:left w:val="single" w:sz="4" w:space="0" w:color="auto"/>
                  <w:bottom w:val="single" w:sz="4" w:space="0" w:color="auto"/>
                  <w:right w:val="single" w:sz="4" w:space="0" w:color="auto"/>
                </w:tcBorders>
              </w:tcPr>
              <w:p w14:paraId="5E763455" w14:textId="49178537" w:rsidR="00DA435B" w:rsidRPr="00E668D5" w:rsidRDefault="00AB2E79">
                <w:pPr>
                  <w:rPr>
                    <w:rFonts w:ascii="Aptos" w:hAnsi="Aptos"/>
                  </w:rPr>
                </w:pPr>
                <w:r>
                  <w:rPr>
                    <w:rFonts w:ascii="Aptos" w:hAnsi="Aptos"/>
                  </w:rPr>
                  <w:t>EWB</w:t>
                </w:r>
              </w:p>
            </w:tc>
            <w:tc>
              <w:tcPr>
                <w:tcW w:w="1530" w:type="dxa"/>
                <w:tcBorders>
                  <w:top w:val="single" w:sz="4" w:space="0" w:color="auto"/>
                  <w:left w:val="single" w:sz="4" w:space="0" w:color="auto"/>
                  <w:bottom w:val="single" w:sz="4" w:space="0" w:color="auto"/>
                  <w:right w:val="single" w:sz="4" w:space="0" w:color="auto"/>
                </w:tcBorders>
              </w:tcPr>
              <w:p w14:paraId="77C29803" w14:textId="77777777" w:rsidR="00DA435B" w:rsidRPr="00E668D5" w:rsidRDefault="00DA435B">
                <w:pPr>
                  <w:rPr>
                    <w:rFonts w:ascii="Aptos" w:hAnsi="Aptos"/>
                  </w:rPr>
                </w:pPr>
              </w:p>
            </w:tc>
            <w:tc>
              <w:tcPr>
                <w:tcW w:w="1890" w:type="dxa"/>
                <w:tcBorders>
                  <w:top w:val="single" w:sz="4" w:space="0" w:color="auto"/>
                  <w:left w:val="single" w:sz="4" w:space="0" w:color="auto"/>
                  <w:bottom w:val="single" w:sz="4" w:space="0" w:color="auto"/>
                  <w:right w:val="single" w:sz="4" w:space="0" w:color="auto"/>
                </w:tcBorders>
              </w:tcPr>
              <w:p w14:paraId="7F4EA3F2" w14:textId="06E5C909" w:rsidR="00DA435B" w:rsidRPr="00E668D5" w:rsidRDefault="00AB2E79">
                <w:pPr>
                  <w:rPr>
                    <w:rFonts w:ascii="Aptos" w:hAnsi="Aptos"/>
                  </w:rPr>
                </w:pPr>
                <w:r>
                  <w:rPr>
                    <w:rFonts w:ascii="Aptos" w:hAnsi="Aptos"/>
                  </w:rPr>
                  <w:t>2-28-2025</w:t>
                </w:r>
              </w:p>
            </w:tc>
            <w:tc>
              <w:tcPr>
                <w:tcW w:w="5197" w:type="dxa"/>
                <w:tcBorders>
                  <w:top w:val="single" w:sz="4" w:space="0" w:color="auto"/>
                  <w:left w:val="single" w:sz="4" w:space="0" w:color="auto"/>
                  <w:bottom w:val="single" w:sz="4" w:space="0" w:color="auto"/>
                  <w:right w:val="single" w:sz="4" w:space="0" w:color="auto"/>
                </w:tcBorders>
              </w:tcPr>
              <w:p w14:paraId="06F47AAC" w14:textId="20C995E9" w:rsidR="00DA435B" w:rsidRPr="00E668D5" w:rsidRDefault="00AB2E79">
                <w:pPr>
                  <w:rPr>
                    <w:rFonts w:ascii="Aptos" w:hAnsi="Aptos"/>
                  </w:rPr>
                </w:pPr>
                <w:r>
                  <w:rPr>
                    <w:rFonts w:ascii="Aptos" w:hAnsi="Aptos"/>
                  </w:rPr>
                  <w:t>Minor Edits</w:t>
                </w:r>
              </w:p>
            </w:tc>
          </w:tr>
          <w:tr w:rsidR="00A05765" w:rsidRPr="00E668D5" w14:paraId="60CCE6E2" w14:textId="77777777" w:rsidTr="005D0A91">
            <w:tc>
              <w:tcPr>
                <w:tcW w:w="1458" w:type="dxa"/>
                <w:tcBorders>
                  <w:top w:val="single" w:sz="4" w:space="0" w:color="auto"/>
                  <w:left w:val="single" w:sz="4" w:space="0" w:color="auto"/>
                  <w:bottom w:val="single" w:sz="4" w:space="0" w:color="auto"/>
                  <w:right w:val="single" w:sz="4" w:space="0" w:color="auto"/>
                </w:tcBorders>
              </w:tcPr>
              <w:p w14:paraId="266CC1F5" w14:textId="77777777" w:rsidR="00DA435B" w:rsidRPr="00E668D5" w:rsidRDefault="00DA435B">
                <w:pPr>
                  <w:rPr>
                    <w:rFonts w:ascii="Aptos" w:hAnsi="Aptos"/>
                  </w:rPr>
                </w:pPr>
              </w:p>
            </w:tc>
            <w:tc>
              <w:tcPr>
                <w:tcW w:w="1530" w:type="dxa"/>
                <w:tcBorders>
                  <w:top w:val="single" w:sz="4" w:space="0" w:color="auto"/>
                  <w:left w:val="single" w:sz="4" w:space="0" w:color="auto"/>
                  <w:bottom w:val="single" w:sz="4" w:space="0" w:color="auto"/>
                  <w:right w:val="single" w:sz="4" w:space="0" w:color="auto"/>
                </w:tcBorders>
              </w:tcPr>
              <w:p w14:paraId="35599BDC" w14:textId="77777777" w:rsidR="00DA435B" w:rsidRPr="00E668D5" w:rsidRDefault="00DA435B">
                <w:pPr>
                  <w:rPr>
                    <w:rFonts w:ascii="Aptos" w:hAnsi="Aptos"/>
                  </w:rPr>
                </w:pPr>
              </w:p>
            </w:tc>
            <w:tc>
              <w:tcPr>
                <w:tcW w:w="1890" w:type="dxa"/>
                <w:tcBorders>
                  <w:top w:val="single" w:sz="4" w:space="0" w:color="auto"/>
                  <w:left w:val="single" w:sz="4" w:space="0" w:color="auto"/>
                  <w:bottom w:val="single" w:sz="4" w:space="0" w:color="auto"/>
                  <w:right w:val="single" w:sz="4" w:space="0" w:color="auto"/>
                </w:tcBorders>
              </w:tcPr>
              <w:p w14:paraId="49BD282E" w14:textId="77777777" w:rsidR="00DA435B" w:rsidRPr="00E668D5" w:rsidRDefault="00DA435B">
                <w:pPr>
                  <w:rPr>
                    <w:rFonts w:ascii="Aptos" w:hAnsi="Aptos"/>
                  </w:rPr>
                </w:pPr>
              </w:p>
            </w:tc>
            <w:tc>
              <w:tcPr>
                <w:tcW w:w="5197" w:type="dxa"/>
                <w:tcBorders>
                  <w:top w:val="single" w:sz="4" w:space="0" w:color="auto"/>
                  <w:left w:val="single" w:sz="4" w:space="0" w:color="auto"/>
                  <w:bottom w:val="single" w:sz="4" w:space="0" w:color="auto"/>
                  <w:right w:val="single" w:sz="4" w:space="0" w:color="auto"/>
                </w:tcBorders>
              </w:tcPr>
              <w:p w14:paraId="78BB3DB5" w14:textId="77777777" w:rsidR="00DA435B" w:rsidRPr="00E668D5" w:rsidRDefault="00DA435B">
                <w:pPr>
                  <w:rPr>
                    <w:rFonts w:ascii="Aptos" w:hAnsi="Aptos"/>
                  </w:rPr>
                </w:pPr>
              </w:p>
            </w:tc>
          </w:tr>
          <w:tr w:rsidR="00A05765" w:rsidRPr="00E668D5" w14:paraId="671F0EAE" w14:textId="77777777" w:rsidTr="005D0A91">
            <w:tc>
              <w:tcPr>
                <w:tcW w:w="1458" w:type="dxa"/>
                <w:tcBorders>
                  <w:top w:val="single" w:sz="4" w:space="0" w:color="auto"/>
                  <w:left w:val="single" w:sz="4" w:space="0" w:color="auto"/>
                  <w:bottom w:val="single" w:sz="4" w:space="0" w:color="auto"/>
                  <w:right w:val="single" w:sz="4" w:space="0" w:color="auto"/>
                </w:tcBorders>
              </w:tcPr>
              <w:p w14:paraId="73B33B7B" w14:textId="77777777" w:rsidR="00DA435B" w:rsidRPr="00E668D5" w:rsidRDefault="00DA435B">
                <w:pPr>
                  <w:rPr>
                    <w:rFonts w:ascii="Aptos" w:hAnsi="Aptos"/>
                  </w:rPr>
                </w:pPr>
              </w:p>
            </w:tc>
            <w:tc>
              <w:tcPr>
                <w:tcW w:w="1530" w:type="dxa"/>
                <w:tcBorders>
                  <w:top w:val="single" w:sz="4" w:space="0" w:color="auto"/>
                  <w:left w:val="single" w:sz="4" w:space="0" w:color="auto"/>
                  <w:bottom w:val="single" w:sz="4" w:space="0" w:color="auto"/>
                  <w:right w:val="single" w:sz="4" w:space="0" w:color="auto"/>
                </w:tcBorders>
              </w:tcPr>
              <w:p w14:paraId="3DFDCC6E" w14:textId="77777777" w:rsidR="00DA435B" w:rsidRPr="00E668D5" w:rsidRDefault="00DA435B">
                <w:pPr>
                  <w:rPr>
                    <w:rFonts w:ascii="Aptos" w:hAnsi="Aptos"/>
                  </w:rPr>
                </w:pPr>
              </w:p>
            </w:tc>
            <w:tc>
              <w:tcPr>
                <w:tcW w:w="1890" w:type="dxa"/>
                <w:tcBorders>
                  <w:top w:val="single" w:sz="4" w:space="0" w:color="auto"/>
                  <w:left w:val="single" w:sz="4" w:space="0" w:color="auto"/>
                  <w:bottom w:val="single" w:sz="4" w:space="0" w:color="auto"/>
                  <w:right w:val="single" w:sz="4" w:space="0" w:color="auto"/>
                </w:tcBorders>
              </w:tcPr>
              <w:p w14:paraId="4C985D6B" w14:textId="77777777" w:rsidR="00DA435B" w:rsidRPr="00E668D5" w:rsidRDefault="00DA435B">
                <w:pPr>
                  <w:rPr>
                    <w:rFonts w:ascii="Aptos" w:hAnsi="Aptos"/>
                  </w:rPr>
                </w:pPr>
              </w:p>
            </w:tc>
            <w:tc>
              <w:tcPr>
                <w:tcW w:w="5197" w:type="dxa"/>
                <w:tcBorders>
                  <w:top w:val="single" w:sz="4" w:space="0" w:color="auto"/>
                  <w:left w:val="single" w:sz="4" w:space="0" w:color="auto"/>
                  <w:bottom w:val="single" w:sz="4" w:space="0" w:color="auto"/>
                  <w:right w:val="single" w:sz="4" w:space="0" w:color="auto"/>
                </w:tcBorders>
              </w:tcPr>
              <w:p w14:paraId="0C44BA53" w14:textId="77777777" w:rsidR="00DA435B" w:rsidRPr="00E668D5" w:rsidRDefault="00DA435B">
                <w:pPr>
                  <w:rPr>
                    <w:rFonts w:ascii="Aptos" w:hAnsi="Aptos"/>
                  </w:rPr>
                </w:pPr>
              </w:p>
            </w:tc>
          </w:tr>
          <w:tr w:rsidR="00A05765" w:rsidRPr="00E668D5" w14:paraId="6682D034" w14:textId="77777777" w:rsidTr="005D0A91">
            <w:tc>
              <w:tcPr>
                <w:tcW w:w="1458" w:type="dxa"/>
                <w:tcBorders>
                  <w:top w:val="single" w:sz="4" w:space="0" w:color="auto"/>
                  <w:left w:val="single" w:sz="4" w:space="0" w:color="auto"/>
                  <w:bottom w:val="single" w:sz="4" w:space="0" w:color="auto"/>
                  <w:right w:val="single" w:sz="4" w:space="0" w:color="auto"/>
                </w:tcBorders>
              </w:tcPr>
              <w:p w14:paraId="54F16573" w14:textId="77777777" w:rsidR="00DA435B" w:rsidRPr="00E668D5" w:rsidRDefault="00DA435B">
                <w:pPr>
                  <w:rPr>
                    <w:rFonts w:ascii="Aptos" w:hAnsi="Aptos"/>
                  </w:rPr>
                </w:pPr>
              </w:p>
            </w:tc>
            <w:tc>
              <w:tcPr>
                <w:tcW w:w="1530" w:type="dxa"/>
                <w:tcBorders>
                  <w:top w:val="single" w:sz="4" w:space="0" w:color="auto"/>
                  <w:left w:val="single" w:sz="4" w:space="0" w:color="auto"/>
                  <w:bottom w:val="single" w:sz="4" w:space="0" w:color="auto"/>
                  <w:right w:val="single" w:sz="4" w:space="0" w:color="auto"/>
                </w:tcBorders>
              </w:tcPr>
              <w:p w14:paraId="4BCDDDB2" w14:textId="77777777" w:rsidR="00DA435B" w:rsidRPr="00E668D5" w:rsidRDefault="00DA435B">
                <w:pPr>
                  <w:rPr>
                    <w:rFonts w:ascii="Aptos" w:hAnsi="Aptos"/>
                  </w:rPr>
                </w:pPr>
              </w:p>
            </w:tc>
            <w:tc>
              <w:tcPr>
                <w:tcW w:w="1890" w:type="dxa"/>
                <w:tcBorders>
                  <w:top w:val="single" w:sz="4" w:space="0" w:color="auto"/>
                  <w:left w:val="single" w:sz="4" w:space="0" w:color="auto"/>
                  <w:bottom w:val="single" w:sz="4" w:space="0" w:color="auto"/>
                  <w:right w:val="single" w:sz="4" w:space="0" w:color="auto"/>
                </w:tcBorders>
              </w:tcPr>
              <w:p w14:paraId="33BEC53D" w14:textId="77777777" w:rsidR="00DA435B" w:rsidRPr="00E668D5" w:rsidRDefault="00DA435B">
                <w:pPr>
                  <w:rPr>
                    <w:rFonts w:ascii="Aptos" w:hAnsi="Aptos"/>
                  </w:rPr>
                </w:pPr>
              </w:p>
            </w:tc>
            <w:tc>
              <w:tcPr>
                <w:tcW w:w="5197" w:type="dxa"/>
                <w:tcBorders>
                  <w:top w:val="single" w:sz="4" w:space="0" w:color="auto"/>
                  <w:left w:val="single" w:sz="4" w:space="0" w:color="auto"/>
                  <w:bottom w:val="single" w:sz="4" w:space="0" w:color="auto"/>
                  <w:right w:val="single" w:sz="4" w:space="0" w:color="auto"/>
                </w:tcBorders>
              </w:tcPr>
              <w:p w14:paraId="38A18B41" w14:textId="77777777" w:rsidR="00DA435B" w:rsidRPr="00E668D5" w:rsidRDefault="00DA435B">
                <w:pPr>
                  <w:rPr>
                    <w:rFonts w:ascii="Aptos" w:hAnsi="Aptos"/>
                  </w:rPr>
                </w:pPr>
              </w:p>
            </w:tc>
          </w:tr>
          <w:tr w:rsidR="00A05765" w:rsidRPr="00E668D5" w14:paraId="3CDDF656" w14:textId="77777777" w:rsidTr="005D0A91">
            <w:tc>
              <w:tcPr>
                <w:tcW w:w="1458" w:type="dxa"/>
                <w:tcBorders>
                  <w:top w:val="single" w:sz="4" w:space="0" w:color="auto"/>
                  <w:left w:val="single" w:sz="4" w:space="0" w:color="auto"/>
                  <w:bottom w:val="single" w:sz="4" w:space="0" w:color="auto"/>
                  <w:right w:val="single" w:sz="4" w:space="0" w:color="auto"/>
                </w:tcBorders>
              </w:tcPr>
              <w:p w14:paraId="3A802557" w14:textId="77777777" w:rsidR="00DA435B" w:rsidRPr="00E668D5" w:rsidRDefault="00DA435B">
                <w:pPr>
                  <w:rPr>
                    <w:rFonts w:ascii="Aptos" w:hAnsi="Aptos"/>
                  </w:rPr>
                </w:pPr>
              </w:p>
            </w:tc>
            <w:tc>
              <w:tcPr>
                <w:tcW w:w="1530" w:type="dxa"/>
                <w:tcBorders>
                  <w:top w:val="single" w:sz="4" w:space="0" w:color="auto"/>
                  <w:left w:val="single" w:sz="4" w:space="0" w:color="auto"/>
                  <w:bottom w:val="single" w:sz="4" w:space="0" w:color="auto"/>
                  <w:right w:val="single" w:sz="4" w:space="0" w:color="auto"/>
                </w:tcBorders>
              </w:tcPr>
              <w:p w14:paraId="61255C76" w14:textId="77777777" w:rsidR="00DA435B" w:rsidRPr="00E668D5" w:rsidRDefault="00DA435B">
                <w:pPr>
                  <w:rPr>
                    <w:rFonts w:ascii="Aptos" w:hAnsi="Aptos"/>
                  </w:rPr>
                </w:pPr>
              </w:p>
            </w:tc>
            <w:tc>
              <w:tcPr>
                <w:tcW w:w="1890" w:type="dxa"/>
                <w:tcBorders>
                  <w:top w:val="single" w:sz="4" w:space="0" w:color="auto"/>
                  <w:left w:val="single" w:sz="4" w:space="0" w:color="auto"/>
                  <w:bottom w:val="single" w:sz="4" w:space="0" w:color="auto"/>
                  <w:right w:val="single" w:sz="4" w:space="0" w:color="auto"/>
                </w:tcBorders>
              </w:tcPr>
              <w:p w14:paraId="7158FD3F" w14:textId="77777777" w:rsidR="00DA435B" w:rsidRPr="00E668D5" w:rsidRDefault="00DA435B">
                <w:pPr>
                  <w:rPr>
                    <w:rFonts w:ascii="Aptos" w:hAnsi="Aptos"/>
                  </w:rPr>
                </w:pPr>
              </w:p>
            </w:tc>
            <w:tc>
              <w:tcPr>
                <w:tcW w:w="5197" w:type="dxa"/>
                <w:tcBorders>
                  <w:top w:val="single" w:sz="4" w:space="0" w:color="auto"/>
                  <w:left w:val="single" w:sz="4" w:space="0" w:color="auto"/>
                  <w:bottom w:val="single" w:sz="4" w:space="0" w:color="auto"/>
                  <w:right w:val="single" w:sz="4" w:space="0" w:color="auto"/>
                </w:tcBorders>
              </w:tcPr>
              <w:p w14:paraId="7DF846AE" w14:textId="77777777" w:rsidR="00DA435B" w:rsidRPr="00E668D5" w:rsidRDefault="00DA435B">
                <w:pPr>
                  <w:rPr>
                    <w:rFonts w:ascii="Aptos" w:hAnsi="Aptos"/>
                  </w:rPr>
                </w:pPr>
              </w:p>
            </w:tc>
          </w:tr>
        </w:tbl>
        <w:p w14:paraId="31422254" w14:textId="77777777" w:rsidR="00DA435B" w:rsidRDefault="00DA435B" w:rsidP="00DA435B">
          <w:pPr>
            <w:rPr>
              <w:sz w:val="20"/>
              <w:lang w:eastAsia="en-US"/>
            </w:rPr>
          </w:pPr>
        </w:p>
        <w:p w14:paraId="44A57804" w14:textId="2A8C8636" w:rsidR="00944F52" w:rsidRPr="00314EFA" w:rsidRDefault="00944F52" w:rsidP="006A692F">
          <w:pPr>
            <w:rPr>
              <w:rFonts w:ascii="Arial Narrow" w:hAnsi="Arial Narrow" w:cs="Times New Roman"/>
            </w:rPr>
          </w:pPr>
          <w:r w:rsidRPr="00314EFA">
            <w:rPr>
              <w:rFonts w:ascii="Arial Narrow" w:hAnsi="Arial Narrow" w:cs="Times New Roman"/>
            </w:rPr>
            <w:br w:type="page"/>
          </w:r>
        </w:p>
      </w:sdtContent>
    </w:sdt>
    <w:sdt>
      <w:sdtPr>
        <w:rPr>
          <w:rFonts w:ascii="Aptos Narrow" w:eastAsiaTheme="minorEastAsia" w:hAnsi="Aptos Narrow" w:cstheme="minorBidi"/>
          <w:b w:val="0"/>
          <w:bCs w:val="0"/>
          <w:color w:val="auto"/>
          <w:sz w:val="22"/>
          <w:szCs w:val="22"/>
        </w:rPr>
        <w:id w:val="194282629"/>
        <w:docPartObj>
          <w:docPartGallery w:val="Table of Contents"/>
          <w:docPartUnique/>
        </w:docPartObj>
      </w:sdtPr>
      <w:sdtEndPr>
        <w:rPr>
          <w:noProof/>
        </w:rPr>
      </w:sdtEndPr>
      <w:sdtContent>
        <w:p w14:paraId="468D14A3" w14:textId="6DB8B22A" w:rsidR="00AA2D71" w:rsidRPr="00D2045A" w:rsidRDefault="00AD5BD3">
          <w:pPr>
            <w:pStyle w:val="TOCHeading"/>
            <w:numPr>
              <w:ilvl w:val="0"/>
              <w:numId w:val="0"/>
            </w:numPr>
            <w:spacing w:after="240"/>
            <w:rPr>
              <w:rFonts w:ascii="Aptos Narrow" w:hAnsi="Aptos Narrow"/>
              <w:b w:val="0"/>
              <w:bCs w:val="0"/>
            </w:rPr>
          </w:pPr>
          <w:r w:rsidRPr="00D2045A">
            <w:rPr>
              <w:rFonts w:ascii="Aptos Narrow" w:hAnsi="Aptos Narrow"/>
            </w:rPr>
            <w:t>Table of Contents</w:t>
          </w:r>
        </w:p>
        <w:p w14:paraId="20724EDA" w14:textId="4E6D5700" w:rsidR="0005766E" w:rsidRDefault="00AD5BD3">
          <w:pPr>
            <w:pStyle w:val="TOC1"/>
            <w:rPr>
              <w:noProof/>
              <w:kern w:val="2"/>
              <w:sz w:val="24"/>
              <w:szCs w:val="24"/>
              <w:lang w:eastAsia="en-US"/>
              <w14:ligatures w14:val="standardContextual"/>
            </w:rPr>
          </w:pPr>
          <w:r w:rsidRPr="00D2045A">
            <w:rPr>
              <w:rFonts w:ascii="Aptos Narrow" w:hAnsi="Aptos Narrow"/>
            </w:rPr>
            <w:fldChar w:fldCharType="begin"/>
          </w:r>
          <w:r w:rsidRPr="00D2045A">
            <w:rPr>
              <w:rFonts w:ascii="Aptos Narrow" w:hAnsi="Aptos Narrow"/>
            </w:rPr>
            <w:instrText xml:space="preserve"> TOC \o "1-3" \h \z \u </w:instrText>
          </w:r>
          <w:r w:rsidRPr="00D2045A">
            <w:rPr>
              <w:rFonts w:ascii="Aptos Narrow" w:hAnsi="Aptos Narrow"/>
            </w:rPr>
            <w:fldChar w:fldCharType="separate"/>
          </w:r>
          <w:hyperlink w:anchor="_Toc191977158" w:history="1">
            <w:r w:rsidR="0005766E" w:rsidRPr="00B65B8F">
              <w:rPr>
                <w:rStyle w:val="Hyperlink"/>
                <w:rFonts w:ascii="Arial" w:hAnsi="Arial" w:cs="Arial"/>
                <w:noProof/>
              </w:rPr>
              <w:t>1.</w:t>
            </w:r>
            <w:r w:rsidR="0005766E">
              <w:rPr>
                <w:noProof/>
                <w:kern w:val="2"/>
                <w:sz w:val="24"/>
                <w:szCs w:val="24"/>
                <w:lang w:eastAsia="en-US"/>
                <w14:ligatures w14:val="standardContextual"/>
              </w:rPr>
              <w:tab/>
            </w:r>
            <w:r w:rsidR="0005766E" w:rsidRPr="00B65B8F">
              <w:rPr>
                <w:rStyle w:val="Hyperlink"/>
                <w:rFonts w:ascii="Arial" w:hAnsi="Arial" w:cs="Arial"/>
                <w:noProof/>
              </w:rPr>
              <w:t>EXECUTIVE SUMMARY</w:t>
            </w:r>
            <w:r w:rsidR="0005766E">
              <w:rPr>
                <w:noProof/>
                <w:webHidden/>
              </w:rPr>
              <w:tab/>
            </w:r>
            <w:r w:rsidR="0005766E">
              <w:rPr>
                <w:noProof/>
                <w:webHidden/>
              </w:rPr>
              <w:fldChar w:fldCharType="begin"/>
            </w:r>
            <w:r w:rsidR="0005766E">
              <w:rPr>
                <w:noProof/>
                <w:webHidden/>
              </w:rPr>
              <w:instrText xml:space="preserve"> PAGEREF _Toc191977158 \h </w:instrText>
            </w:r>
            <w:r w:rsidR="0005766E">
              <w:rPr>
                <w:noProof/>
                <w:webHidden/>
              </w:rPr>
            </w:r>
            <w:r w:rsidR="0005766E">
              <w:rPr>
                <w:noProof/>
                <w:webHidden/>
              </w:rPr>
              <w:fldChar w:fldCharType="separate"/>
            </w:r>
            <w:r w:rsidR="0005766E">
              <w:rPr>
                <w:noProof/>
                <w:webHidden/>
              </w:rPr>
              <w:t>5</w:t>
            </w:r>
            <w:r w:rsidR="0005766E">
              <w:rPr>
                <w:noProof/>
                <w:webHidden/>
              </w:rPr>
              <w:fldChar w:fldCharType="end"/>
            </w:r>
          </w:hyperlink>
        </w:p>
        <w:p w14:paraId="5C47C00F" w14:textId="5BD4C261" w:rsidR="0005766E" w:rsidRDefault="0005766E">
          <w:pPr>
            <w:pStyle w:val="TOC2"/>
            <w:rPr>
              <w:noProof/>
              <w:kern w:val="2"/>
              <w:sz w:val="24"/>
              <w:szCs w:val="24"/>
              <w:lang w:eastAsia="en-US"/>
              <w14:ligatures w14:val="standardContextual"/>
            </w:rPr>
          </w:pPr>
          <w:hyperlink w:anchor="_Toc191977160" w:history="1">
            <w:r w:rsidRPr="00B65B8F">
              <w:rPr>
                <w:rStyle w:val="Hyperlink"/>
                <w:rFonts w:cs="Arial"/>
                <w:noProof/>
              </w:rPr>
              <w:t>1.1</w:t>
            </w:r>
            <w:r>
              <w:rPr>
                <w:noProof/>
                <w:kern w:val="2"/>
                <w:sz w:val="24"/>
                <w:szCs w:val="24"/>
                <w:lang w:eastAsia="en-US"/>
                <w14:ligatures w14:val="standardContextual"/>
              </w:rPr>
              <w:tab/>
            </w:r>
            <w:r w:rsidRPr="00B65B8F">
              <w:rPr>
                <w:rStyle w:val="Hyperlink"/>
                <w:rFonts w:cs="Arial"/>
                <w:noProof/>
              </w:rPr>
              <w:t>Objective and Background</w:t>
            </w:r>
            <w:r>
              <w:rPr>
                <w:noProof/>
                <w:webHidden/>
              </w:rPr>
              <w:tab/>
            </w:r>
            <w:r>
              <w:rPr>
                <w:noProof/>
                <w:webHidden/>
              </w:rPr>
              <w:fldChar w:fldCharType="begin"/>
            </w:r>
            <w:r>
              <w:rPr>
                <w:noProof/>
                <w:webHidden/>
              </w:rPr>
              <w:instrText xml:space="preserve"> PAGEREF _Toc191977160 \h </w:instrText>
            </w:r>
            <w:r>
              <w:rPr>
                <w:noProof/>
                <w:webHidden/>
              </w:rPr>
            </w:r>
            <w:r>
              <w:rPr>
                <w:noProof/>
                <w:webHidden/>
              </w:rPr>
              <w:fldChar w:fldCharType="separate"/>
            </w:r>
            <w:r>
              <w:rPr>
                <w:noProof/>
                <w:webHidden/>
              </w:rPr>
              <w:t>5</w:t>
            </w:r>
            <w:r>
              <w:rPr>
                <w:noProof/>
                <w:webHidden/>
              </w:rPr>
              <w:fldChar w:fldCharType="end"/>
            </w:r>
          </w:hyperlink>
        </w:p>
        <w:p w14:paraId="479FE880" w14:textId="6EFD0D0E" w:rsidR="0005766E" w:rsidRDefault="0005766E">
          <w:pPr>
            <w:pStyle w:val="TOC2"/>
            <w:rPr>
              <w:noProof/>
              <w:kern w:val="2"/>
              <w:sz w:val="24"/>
              <w:szCs w:val="24"/>
              <w:lang w:eastAsia="en-US"/>
              <w14:ligatures w14:val="standardContextual"/>
            </w:rPr>
          </w:pPr>
          <w:hyperlink w:anchor="_Toc191977161" w:history="1">
            <w:r w:rsidRPr="00B65B8F">
              <w:rPr>
                <w:rStyle w:val="Hyperlink"/>
                <w:noProof/>
              </w:rPr>
              <w:t>1.2</w:t>
            </w:r>
            <w:r>
              <w:rPr>
                <w:noProof/>
                <w:kern w:val="2"/>
                <w:sz w:val="24"/>
                <w:szCs w:val="24"/>
                <w:lang w:eastAsia="en-US"/>
                <w14:ligatures w14:val="standardContextual"/>
              </w:rPr>
              <w:tab/>
            </w:r>
            <w:r w:rsidRPr="00B65B8F">
              <w:rPr>
                <w:rStyle w:val="Hyperlink"/>
                <w:noProof/>
              </w:rPr>
              <w:t>Model Purpose &amp; Use</w:t>
            </w:r>
            <w:r>
              <w:rPr>
                <w:noProof/>
                <w:webHidden/>
              </w:rPr>
              <w:tab/>
            </w:r>
            <w:r>
              <w:rPr>
                <w:noProof/>
                <w:webHidden/>
              </w:rPr>
              <w:fldChar w:fldCharType="begin"/>
            </w:r>
            <w:r>
              <w:rPr>
                <w:noProof/>
                <w:webHidden/>
              </w:rPr>
              <w:instrText xml:space="preserve"> PAGEREF _Toc191977161 \h </w:instrText>
            </w:r>
            <w:r>
              <w:rPr>
                <w:noProof/>
                <w:webHidden/>
              </w:rPr>
            </w:r>
            <w:r>
              <w:rPr>
                <w:noProof/>
                <w:webHidden/>
              </w:rPr>
              <w:fldChar w:fldCharType="separate"/>
            </w:r>
            <w:r>
              <w:rPr>
                <w:noProof/>
                <w:webHidden/>
              </w:rPr>
              <w:t>6</w:t>
            </w:r>
            <w:r>
              <w:rPr>
                <w:noProof/>
                <w:webHidden/>
              </w:rPr>
              <w:fldChar w:fldCharType="end"/>
            </w:r>
          </w:hyperlink>
        </w:p>
        <w:p w14:paraId="5CA7434D" w14:textId="012CE51D" w:rsidR="0005766E" w:rsidRDefault="0005766E">
          <w:pPr>
            <w:pStyle w:val="TOC3"/>
            <w:rPr>
              <w:noProof/>
              <w:kern w:val="2"/>
              <w:sz w:val="24"/>
              <w:szCs w:val="24"/>
              <w:lang w:eastAsia="en-US"/>
              <w14:ligatures w14:val="standardContextual"/>
            </w:rPr>
          </w:pPr>
          <w:hyperlink w:anchor="_Toc191977162" w:history="1">
            <w:r w:rsidRPr="00B65B8F">
              <w:rPr>
                <w:rStyle w:val="Hyperlink"/>
                <w:noProof/>
              </w:rPr>
              <w:t>1.2.1</w:t>
            </w:r>
            <w:r>
              <w:rPr>
                <w:noProof/>
                <w:kern w:val="2"/>
                <w:sz w:val="24"/>
                <w:szCs w:val="24"/>
                <w:lang w:eastAsia="en-US"/>
                <w14:ligatures w14:val="standardContextual"/>
              </w:rPr>
              <w:tab/>
            </w:r>
            <w:r w:rsidRPr="00B65B8F">
              <w:rPr>
                <w:rStyle w:val="Hyperlink"/>
                <w:noProof/>
              </w:rPr>
              <w:t>Model Purpose</w:t>
            </w:r>
            <w:r>
              <w:rPr>
                <w:noProof/>
                <w:webHidden/>
              </w:rPr>
              <w:tab/>
            </w:r>
            <w:r>
              <w:rPr>
                <w:noProof/>
                <w:webHidden/>
              </w:rPr>
              <w:fldChar w:fldCharType="begin"/>
            </w:r>
            <w:r>
              <w:rPr>
                <w:noProof/>
                <w:webHidden/>
              </w:rPr>
              <w:instrText xml:space="preserve"> PAGEREF _Toc191977162 \h </w:instrText>
            </w:r>
            <w:r>
              <w:rPr>
                <w:noProof/>
                <w:webHidden/>
              </w:rPr>
            </w:r>
            <w:r>
              <w:rPr>
                <w:noProof/>
                <w:webHidden/>
              </w:rPr>
              <w:fldChar w:fldCharType="separate"/>
            </w:r>
            <w:r>
              <w:rPr>
                <w:noProof/>
                <w:webHidden/>
              </w:rPr>
              <w:t>6</w:t>
            </w:r>
            <w:r>
              <w:rPr>
                <w:noProof/>
                <w:webHidden/>
              </w:rPr>
              <w:fldChar w:fldCharType="end"/>
            </w:r>
          </w:hyperlink>
        </w:p>
        <w:p w14:paraId="17CDC1C8" w14:textId="0F6AF476" w:rsidR="0005766E" w:rsidRDefault="0005766E">
          <w:pPr>
            <w:pStyle w:val="TOC3"/>
            <w:rPr>
              <w:noProof/>
              <w:kern w:val="2"/>
              <w:sz w:val="24"/>
              <w:szCs w:val="24"/>
              <w:lang w:eastAsia="en-US"/>
              <w14:ligatures w14:val="standardContextual"/>
            </w:rPr>
          </w:pPr>
          <w:hyperlink w:anchor="_Toc191977163" w:history="1">
            <w:r w:rsidRPr="00B65B8F">
              <w:rPr>
                <w:rStyle w:val="Hyperlink"/>
                <w:noProof/>
              </w:rPr>
              <w:t>1.2.2</w:t>
            </w:r>
            <w:r>
              <w:rPr>
                <w:noProof/>
                <w:kern w:val="2"/>
                <w:sz w:val="24"/>
                <w:szCs w:val="24"/>
                <w:lang w:eastAsia="en-US"/>
                <w14:ligatures w14:val="standardContextual"/>
              </w:rPr>
              <w:tab/>
            </w:r>
            <w:r w:rsidRPr="00B65B8F">
              <w:rPr>
                <w:rStyle w:val="Hyperlink"/>
                <w:noProof/>
              </w:rPr>
              <w:t>Portfolio/Product/Transactions Overview</w:t>
            </w:r>
            <w:r>
              <w:rPr>
                <w:noProof/>
                <w:webHidden/>
              </w:rPr>
              <w:tab/>
            </w:r>
            <w:r>
              <w:rPr>
                <w:noProof/>
                <w:webHidden/>
              </w:rPr>
              <w:fldChar w:fldCharType="begin"/>
            </w:r>
            <w:r>
              <w:rPr>
                <w:noProof/>
                <w:webHidden/>
              </w:rPr>
              <w:instrText xml:space="preserve"> PAGEREF _Toc191977163 \h </w:instrText>
            </w:r>
            <w:r>
              <w:rPr>
                <w:noProof/>
                <w:webHidden/>
              </w:rPr>
            </w:r>
            <w:r>
              <w:rPr>
                <w:noProof/>
                <w:webHidden/>
              </w:rPr>
              <w:fldChar w:fldCharType="separate"/>
            </w:r>
            <w:r>
              <w:rPr>
                <w:noProof/>
                <w:webHidden/>
              </w:rPr>
              <w:t>7</w:t>
            </w:r>
            <w:r>
              <w:rPr>
                <w:noProof/>
                <w:webHidden/>
              </w:rPr>
              <w:fldChar w:fldCharType="end"/>
            </w:r>
          </w:hyperlink>
        </w:p>
        <w:p w14:paraId="4B8FE335" w14:textId="12E2D044" w:rsidR="0005766E" w:rsidRDefault="0005766E">
          <w:pPr>
            <w:pStyle w:val="TOC3"/>
            <w:rPr>
              <w:noProof/>
              <w:kern w:val="2"/>
              <w:sz w:val="24"/>
              <w:szCs w:val="24"/>
              <w:lang w:eastAsia="en-US"/>
              <w14:ligatures w14:val="standardContextual"/>
            </w:rPr>
          </w:pPr>
          <w:hyperlink w:anchor="_Toc191977164" w:history="1">
            <w:r w:rsidRPr="00B65B8F">
              <w:rPr>
                <w:rStyle w:val="Hyperlink"/>
                <w:noProof/>
              </w:rPr>
              <w:t>1.2.3</w:t>
            </w:r>
            <w:r>
              <w:rPr>
                <w:noProof/>
                <w:kern w:val="2"/>
                <w:sz w:val="24"/>
                <w:szCs w:val="24"/>
                <w:lang w:eastAsia="en-US"/>
                <w14:ligatures w14:val="standardContextual"/>
              </w:rPr>
              <w:tab/>
            </w:r>
            <w:r w:rsidRPr="00B65B8F">
              <w:rPr>
                <w:rStyle w:val="Hyperlink"/>
                <w:noProof/>
              </w:rPr>
              <w:t>Applicable Policies and Regulations</w:t>
            </w:r>
            <w:r>
              <w:rPr>
                <w:noProof/>
                <w:webHidden/>
              </w:rPr>
              <w:tab/>
            </w:r>
            <w:r>
              <w:rPr>
                <w:noProof/>
                <w:webHidden/>
              </w:rPr>
              <w:fldChar w:fldCharType="begin"/>
            </w:r>
            <w:r>
              <w:rPr>
                <w:noProof/>
                <w:webHidden/>
              </w:rPr>
              <w:instrText xml:space="preserve"> PAGEREF _Toc191977164 \h </w:instrText>
            </w:r>
            <w:r>
              <w:rPr>
                <w:noProof/>
                <w:webHidden/>
              </w:rPr>
            </w:r>
            <w:r>
              <w:rPr>
                <w:noProof/>
                <w:webHidden/>
              </w:rPr>
              <w:fldChar w:fldCharType="separate"/>
            </w:r>
            <w:r>
              <w:rPr>
                <w:noProof/>
                <w:webHidden/>
              </w:rPr>
              <w:t>8</w:t>
            </w:r>
            <w:r>
              <w:rPr>
                <w:noProof/>
                <w:webHidden/>
              </w:rPr>
              <w:fldChar w:fldCharType="end"/>
            </w:r>
          </w:hyperlink>
        </w:p>
        <w:p w14:paraId="6A0C4204" w14:textId="33D3F770" w:rsidR="0005766E" w:rsidRDefault="0005766E">
          <w:pPr>
            <w:pStyle w:val="TOC3"/>
            <w:rPr>
              <w:noProof/>
              <w:kern w:val="2"/>
              <w:sz w:val="24"/>
              <w:szCs w:val="24"/>
              <w:lang w:eastAsia="en-US"/>
              <w14:ligatures w14:val="standardContextual"/>
            </w:rPr>
          </w:pPr>
          <w:hyperlink w:anchor="_Toc191977165" w:history="1">
            <w:r w:rsidRPr="00B65B8F">
              <w:rPr>
                <w:rStyle w:val="Hyperlink"/>
                <w:noProof/>
              </w:rPr>
              <w:t>1.2.4</w:t>
            </w:r>
            <w:r>
              <w:rPr>
                <w:noProof/>
                <w:kern w:val="2"/>
                <w:sz w:val="24"/>
                <w:szCs w:val="24"/>
                <w:lang w:eastAsia="en-US"/>
                <w14:ligatures w14:val="standardContextual"/>
              </w:rPr>
              <w:tab/>
            </w:r>
            <w:r w:rsidRPr="00B65B8F">
              <w:rPr>
                <w:rStyle w:val="Hyperlink"/>
                <w:noProof/>
              </w:rPr>
              <w:t>Existing Models</w:t>
            </w:r>
            <w:r>
              <w:rPr>
                <w:noProof/>
                <w:webHidden/>
              </w:rPr>
              <w:tab/>
            </w:r>
            <w:r>
              <w:rPr>
                <w:noProof/>
                <w:webHidden/>
              </w:rPr>
              <w:fldChar w:fldCharType="begin"/>
            </w:r>
            <w:r>
              <w:rPr>
                <w:noProof/>
                <w:webHidden/>
              </w:rPr>
              <w:instrText xml:space="preserve"> PAGEREF _Toc191977165 \h </w:instrText>
            </w:r>
            <w:r>
              <w:rPr>
                <w:noProof/>
                <w:webHidden/>
              </w:rPr>
            </w:r>
            <w:r>
              <w:rPr>
                <w:noProof/>
                <w:webHidden/>
              </w:rPr>
              <w:fldChar w:fldCharType="separate"/>
            </w:r>
            <w:r>
              <w:rPr>
                <w:noProof/>
                <w:webHidden/>
              </w:rPr>
              <w:t>8</w:t>
            </w:r>
            <w:r>
              <w:rPr>
                <w:noProof/>
                <w:webHidden/>
              </w:rPr>
              <w:fldChar w:fldCharType="end"/>
            </w:r>
          </w:hyperlink>
        </w:p>
        <w:p w14:paraId="734D8484" w14:textId="7C332803" w:rsidR="0005766E" w:rsidRDefault="0005766E">
          <w:pPr>
            <w:pStyle w:val="TOC3"/>
            <w:rPr>
              <w:noProof/>
              <w:kern w:val="2"/>
              <w:sz w:val="24"/>
              <w:szCs w:val="24"/>
              <w:lang w:eastAsia="en-US"/>
              <w14:ligatures w14:val="standardContextual"/>
            </w:rPr>
          </w:pPr>
          <w:hyperlink w:anchor="_Toc191977166" w:history="1">
            <w:r w:rsidRPr="00B65B8F">
              <w:rPr>
                <w:rStyle w:val="Hyperlink"/>
                <w:noProof/>
              </w:rPr>
              <w:t>1.2.5</w:t>
            </w:r>
            <w:r>
              <w:rPr>
                <w:noProof/>
                <w:kern w:val="2"/>
                <w:sz w:val="24"/>
                <w:szCs w:val="24"/>
                <w:lang w:eastAsia="en-US"/>
                <w14:ligatures w14:val="standardContextual"/>
              </w:rPr>
              <w:tab/>
            </w:r>
            <w:r w:rsidRPr="00B65B8F">
              <w:rPr>
                <w:rStyle w:val="Hyperlink"/>
                <w:noProof/>
              </w:rPr>
              <w:t>Upstream/Downstream Model Dependencies</w:t>
            </w:r>
            <w:r>
              <w:rPr>
                <w:noProof/>
                <w:webHidden/>
              </w:rPr>
              <w:tab/>
            </w:r>
            <w:r>
              <w:rPr>
                <w:noProof/>
                <w:webHidden/>
              </w:rPr>
              <w:fldChar w:fldCharType="begin"/>
            </w:r>
            <w:r>
              <w:rPr>
                <w:noProof/>
                <w:webHidden/>
              </w:rPr>
              <w:instrText xml:space="preserve"> PAGEREF _Toc191977166 \h </w:instrText>
            </w:r>
            <w:r>
              <w:rPr>
                <w:noProof/>
                <w:webHidden/>
              </w:rPr>
            </w:r>
            <w:r>
              <w:rPr>
                <w:noProof/>
                <w:webHidden/>
              </w:rPr>
              <w:fldChar w:fldCharType="separate"/>
            </w:r>
            <w:r>
              <w:rPr>
                <w:noProof/>
                <w:webHidden/>
              </w:rPr>
              <w:t>8</w:t>
            </w:r>
            <w:r>
              <w:rPr>
                <w:noProof/>
                <w:webHidden/>
              </w:rPr>
              <w:fldChar w:fldCharType="end"/>
            </w:r>
          </w:hyperlink>
        </w:p>
        <w:p w14:paraId="7FE1BFD3" w14:textId="7DA9BA46" w:rsidR="0005766E" w:rsidRDefault="0005766E">
          <w:pPr>
            <w:pStyle w:val="TOC3"/>
            <w:rPr>
              <w:noProof/>
              <w:kern w:val="2"/>
              <w:sz w:val="24"/>
              <w:szCs w:val="24"/>
              <w:lang w:eastAsia="en-US"/>
              <w14:ligatures w14:val="standardContextual"/>
            </w:rPr>
          </w:pPr>
          <w:hyperlink w:anchor="_Toc191977167" w:history="1">
            <w:r w:rsidRPr="00B65B8F">
              <w:rPr>
                <w:rStyle w:val="Hyperlink"/>
                <w:noProof/>
              </w:rPr>
              <w:t>1.2.6</w:t>
            </w:r>
            <w:r>
              <w:rPr>
                <w:noProof/>
                <w:kern w:val="2"/>
                <w:sz w:val="24"/>
                <w:szCs w:val="24"/>
                <w:lang w:eastAsia="en-US"/>
                <w14:ligatures w14:val="standardContextual"/>
              </w:rPr>
              <w:tab/>
            </w:r>
            <w:r w:rsidRPr="00B65B8F">
              <w:rPr>
                <w:rStyle w:val="Hyperlink"/>
                <w:noProof/>
              </w:rPr>
              <w:t>Process Flow Diagram</w:t>
            </w:r>
            <w:r>
              <w:rPr>
                <w:noProof/>
                <w:webHidden/>
              </w:rPr>
              <w:tab/>
            </w:r>
            <w:r>
              <w:rPr>
                <w:noProof/>
                <w:webHidden/>
              </w:rPr>
              <w:fldChar w:fldCharType="begin"/>
            </w:r>
            <w:r>
              <w:rPr>
                <w:noProof/>
                <w:webHidden/>
              </w:rPr>
              <w:instrText xml:space="preserve"> PAGEREF _Toc191977167 \h </w:instrText>
            </w:r>
            <w:r>
              <w:rPr>
                <w:noProof/>
                <w:webHidden/>
              </w:rPr>
            </w:r>
            <w:r>
              <w:rPr>
                <w:noProof/>
                <w:webHidden/>
              </w:rPr>
              <w:fldChar w:fldCharType="separate"/>
            </w:r>
            <w:r>
              <w:rPr>
                <w:noProof/>
                <w:webHidden/>
              </w:rPr>
              <w:t>9</w:t>
            </w:r>
            <w:r>
              <w:rPr>
                <w:noProof/>
                <w:webHidden/>
              </w:rPr>
              <w:fldChar w:fldCharType="end"/>
            </w:r>
          </w:hyperlink>
        </w:p>
        <w:p w14:paraId="1288F5DF" w14:textId="18EEEB45" w:rsidR="0005766E" w:rsidRDefault="0005766E">
          <w:pPr>
            <w:pStyle w:val="TOC2"/>
            <w:rPr>
              <w:noProof/>
              <w:kern w:val="2"/>
              <w:sz w:val="24"/>
              <w:szCs w:val="24"/>
              <w:lang w:eastAsia="en-US"/>
              <w14:ligatures w14:val="standardContextual"/>
            </w:rPr>
          </w:pPr>
          <w:hyperlink w:anchor="_Toc191977168" w:history="1">
            <w:r w:rsidRPr="00B65B8F">
              <w:rPr>
                <w:rStyle w:val="Hyperlink"/>
                <w:rFonts w:cs="Arial"/>
                <w:noProof/>
              </w:rPr>
              <w:t>1.3</w:t>
            </w:r>
            <w:r>
              <w:rPr>
                <w:noProof/>
                <w:kern w:val="2"/>
                <w:sz w:val="24"/>
                <w:szCs w:val="24"/>
                <w:lang w:eastAsia="en-US"/>
                <w14:ligatures w14:val="standardContextual"/>
              </w:rPr>
              <w:tab/>
            </w:r>
            <w:r w:rsidRPr="00B65B8F">
              <w:rPr>
                <w:rStyle w:val="Hyperlink"/>
                <w:rFonts w:cs="Arial"/>
                <w:noProof/>
              </w:rPr>
              <w:t>Model Key Stakeholders, Change Management, &amp; Outstanding Issues</w:t>
            </w:r>
            <w:r>
              <w:rPr>
                <w:noProof/>
                <w:webHidden/>
              </w:rPr>
              <w:tab/>
            </w:r>
            <w:r>
              <w:rPr>
                <w:noProof/>
                <w:webHidden/>
              </w:rPr>
              <w:fldChar w:fldCharType="begin"/>
            </w:r>
            <w:r>
              <w:rPr>
                <w:noProof/>
                <w:webHidden/>
              </w:rPr>
              <w:instrText xml:space="preserve"> PAGEREF _Toc191977168 \h </w:instrText>
            </w:r>
            <w:r>
              <w:rPr>
                <w:noProof/>
                <w:webHidden/>
              </w:rPr>
            </w:r>
            <w:r>
              <w:rPr>
                <w:noProof/>
                <w:webHidden/>
              </w:rPr>
              <w:fldChar w:fldCharType="separate"/>
            </w:r>
            <w:r>
              <w:rPr>
                <w:noProof/>
                <w:webHidden/>
              </w:rPr>
              <w:t>10</w:t>
            </w:r>
            <w:r>
              <w:rPr>
                <w:noProof/>
                <w:webHidden/>
              </w:rPr>
              <w:fldChar w:fldCharType="end"/>
            </w:r>
          </w:hyperlink>
        </w:p>
        <w:p w14:paraId="2B4D1500" w14:textId="177EBC0F" w:rsidR="0005766E" w:rsidRDefault="0005766E">
          <w:pPr>
            <w:pStyle w:val="TOC1"/>
            <w:rPr>
              <w:noProof/>
              <w:kern w:val="2"/>
              <w:sz w:val="24"/>
              <w:szCs w:val="24"/>
              <w:lang w:eastAsia="en-US"/>
              <w14:ligatures w14:val="standardContextual"/>
            </w:rPr>
          </w:pPr>
          <w:hyperlink w:anchor="_Toc191977169" w:history="1">
            <w:r w:rsidRPr="00B65B8F">
              <w:rPr>
                <w:rStyle w:val="Hyperlink"/>
                <w:rFonts w:ascii="Arial" w:hAnsi="Arial" w:cs="Arial"/>
                <w:noProof/>
              </w:rPr>
              <w:t>2</w:t>
            </w:r>
            <w:r>
              <w:rPr>
                <w:noProof/>
                <w:kern w:val="2"/>
                <w:sz w:val="24"/>
                <w:szCs w:val="24"/>
                <w:lang w:eastAsia="en-US"/>
                <w14:ligatures w14:val="standardContextual"/>
              </w:rPr>
              <w:tab/>
            </w:r>
            <w:r w:rsidRPr="00B65B8F">
              <w:rPr>
                <w:rStyle w:val="Hyperlink"/>
                <w:rFonts w:ascii="Arial" w:hAnsi="Arial" w:cs="Arial"/>
                <w:noProof/>
              </w:rPr>
              <w:t>INPUT DATA INTEGRITY &amp; APPROPRIATENESS</w:t>
            </w:r>
            <w:r>
              <w:rPr>
                <w:noProof/>
                <w:webHidden/>
              </w:rPr>
              <w:tab/>
            </w:r>
            <w:r>
              <w:rPr>
                <w:noProof/>
                <w:webHidden/>
              </w:rPr>
              <w:fldChar w:fldCharType="begin"/>
            </w:r>
            <w:r>
              <w:rPr>
                <w:noProof/>
                <w:webHidden/>
              </w:rPr>
              <w:instrText xml:space="preserve"> PAGEREF _Toc191977169 \h </w:instrText>
            </w:r>
            <w:r>
              <w:rPr>
                <w:noProof/>
                <w:webHidden/>
              </w:rPr>
            </w:r>
            <w:r>
              <w:rPr>
                <w:noProof/>
                <w:webHidden/>
              </w:rPr>
              <w:fldChar w:fldCharType="separate"/>
            </w:r>
            <w:r>
              <w:rPr>
                <w:noProof/>
                <w:webHidden/>
              </w:rPr>
              <w:t>10</w:t>
            </w:r>
            <w:r>
              <w:rPr>
                <w:noProof/>
                <w:webHidden/>
              </w:rPr>
              <w:fldChar w:fldCharType="end"/>
            </w:r>
          </w:hyperlink>
        </w:p>
        <w:p w14:paraId="472B6230" w14:textId="0166134E" w:rsidR="0005766E" w:rsidRDefault="0005766E">
          <w:pPr>
            <w:pStyle w:val="TOC2"/>
            <w:rPr>
              <w:noProof/>
              <w:kern w:val="2"/>
              <w:sz w:val="24"/>
              <w:szCs w:val="24"/>
              <w:lang w:eastAsia="en-US"/>
              <w14:ligatures w14:val="standardContextual"/>
            </w:rPr>
          </w:pPr>
          <w:hyperlink w:anchor="_Toc191977170" w:history="1">
            <w:r w:rsidRPr="00B65B8F">
              <w:rPr>
                <w:rStyle w:val="Hyperlink"/>
                <w:rFonts w:cs="Arial"/>
                <w:noProof/>
              </w:rPr>
              <w:t>2.1</w:t>
            </w:r>
            <w:r>
              <w:rPr>
                <w:noProof/>
                <w:kern w:val="2"/>
                <w:sz w:val="24"/>
                <w:szCs w:val="24"/>
                <w:lang w:eastAsia="en-US"/>
                <w14:ligatures w14:val="standardContextual"/>
              </w:rPr>
              <w:tab/>
            </w:r>
            <w:r w:rsidRPr="00B65B8F">
              <w:rPr>
                <w:rStyle w:val="Hyperlink"/>
                <w:rFonts w:cs="Arial"/>
                <w:noProof/>
              </w:rPr>
              <w:t>MODEL DEVELOPMENT DATA</w:t>
            </w:r>
            <w:r>
              <w:rPr>
                <w:noProof/>
                <w:webHidden/>
              </w:rPr>
              <w:tab/>
            </w:r>
            <w:r>
              <w:rPr>
                <w:noProof/>
                <w:webHidden/>
              </w:rPr>
              <w:fldChar w:fldCharType="begin"/>
            </w:r>
            <w:r>
              <w:rPr>
                <w:noProof/>
                <w:webHidden/>
              </w:rPr>
              <w:instrText xml:space="preserve"> PAGEREF _Toc191977170 \h </w:instrText>
            </w:r>
            <w:r>
              <w:rPr>
                <w:noProof/>
                <w:webHidden/>
              </w:rPr>
            </w:r>
            <w:r>
              <w:rPr>
                <w:noProof/>
                <w:webHidden/>
              </w:rPr>
              <w:fldChar w:fldCharType="separate"/>
            </w:r>
            <w:r>
              <w:rPr>
                <w:noProof/>
                <w:webHidden/>
              </w:rPr>
              <w:t>10</w:t>
            </w:r>
            <w:r>
              <w:rPr>
                <w:noProof/>
                <w:webHidden/>
              </w:rPr>
              <w:fldChar w:fldCharType="end"/>
            </w:r>
          </w:hyperlink>
        </w:p>
        <w:p w14:paraId="6662A653" w14:textId="38634C15" w:rsidR="0005766E" w:rsidRDefault="0005766E">
          <w:pPr>
            <w:pStyle w:val="TOC3"/>
            <w:rPr>
              <w:noProof/>
              <w:kern w:val="2"/>
              <w:sz w:val="24"/>
              <w:szCs w:val="24"/>
              <w:lang w:eastAsia="en-US"/>
              <w14:ligatures w14:val="standardContextual"/>
            </w:rPr>
          </w:pPr>
          <w:hyperlink w:anchor="_Toc191977171" w:history="1">
            <w:r w:rsidRPr="00B65B8F">
              <w:rPr>
                <w:rStyle w:val="Hyperlink"/>
                <w:noProof/>
              </w:rPr>
              <w:t>2.1.1</w:t>
            </w:r>
            <w:r>
              <w:rPr>
                <w:noProof/>
                <w:kern w:val="2"/>
                <w:sz w:val="24"/>
                <w:szCs w:val="24"/>
                <w:lang w:eastAsia="en-US"/>
                <w14:ligatures w14:val="standardContextual"/>
              </w:rPr>
              <w:tab/>
            </w:r>
            <w:r w:rsidRPr="00B65B8F">
              <w:rPr>
                <w:rStyle w:val="Hyperlink"/>
                <w:noProof/>
              </w:rPr>
              <w:t>Overview of Model Development Data</w:t>
            </w:r>
            <w:r>
              <w:rPr>
                <w:noProof/>
                <w:webHidden/>
              </w:rPr>
              <w:tab/>
            </w:r>
            <w:r>
              <w:rPr>
                <w:noProof/>
                <w:webHidden/>
              </w:rPr>
              <w:fldChar w:fldCharType="begin"/>
            </w:r>
            <w:r>
              <w:rPr>
                <w:noProof/>
                <w:webHidden/>
              </w:rPr>
              <w:instrText xml:space="preserve"> PAGEREF _Toc191977171 \h </w:instrText>
            </w:r>
            <w:r>
              <w:rPr>
                <w:noProof/>
                <w:webHidden/>
              </w:rPr>
            </w:r>
            <w:r>
              <w:rPr>
                <w:noProof/>
                <w:webHidden/>
              </w:rPr>
              <w:fldChar w:fldCharType="separate"/>
            </w:r>
            <w:r>
              <w:rPr>
                <w:noProof/>
                <w:webHidden/>
              </w:rPr>
              <w:t>12</w:t>
            </w:r>
            <w:r>
              <w:rPr>
                <w:noProof/>
                <w:webHidden/>
              </w:rPr>
              <w:fldChar w:fldCharType="end"/>
            </w:r>
          </w:hyperlink>
        </w:p>
        <w:p w14:paraId="7193A4A7" w14:textId="18E666F1" w:rsidR="0005766E" w:rsidRDefault="0005766E">
          <w:pPr>
            <w:pStyle w:val="TOC3"/>
            <w:rPr>
              <w:noProof/>
              <w:kern w:val="2"/>
              <w:sz w:val="24"/>
              <w:szCs w:val="24"/>
              <w:lang w:eastAsia="en-US"/>
              <w14:ligatures w14:val="standardContextual"/>
            </w:rPr>
          </w:pPr>
          <w:hyperlink w:anchor="_Toc191977172" w:history="1">
            <w:r w:rsidRPr="00B65B8F">
              <w:rPr>
                <w:rStyle w:val="Hyperlink"/>
                <w:noProof/>
              </w:rPr>
              <w:t>2.1.2</w:t>
            </w:r>
            <w:r>
              <w:rPr>
                <w:noProof/>
                <w:kern w:val="2"/>
                <w:sz w:val="24"/>
                <w:szCs w:val="24"/>
                <w:lang w:eastAsia="en-US"/>
                <w14:ligatures w14:val="standardContextual"/>
              </w:rPr>
              <w:tab/>
            </w:r>
            <w:r w:rsidRPr="00B65B8F">
              <w:rPr>
                <w:rStyle w:val="Hyperlink"/>
                <w:noProof/>
              </w:rPr>
              <w:t>Development Data Sources, Extraction Process, and Reconciliation</w:t>
            </w:r>
            <w:r>
              <w:rPr>
                <w:noProof/>
                <w:webHidden/>
              </w:rPr>
              <w:tab/>
            </w:r>
            <w:r>
              <w:rPr>
                <w:noProof/>
                <w:webHidden/>
              </w:rPr>
              <w:fldChar w:fldCharType="begin"/>
            </w:r>
            <w:r>
              <w:rPr>
                <w:noProof/>
                <w:webHidden/>
              </w:rPr>
              <w:instrText xml:space="preserve"> PAGEREF _Toc191977172 \h </w:instrText>
            </w:r>
            <w:r>
              <w:rPr>
                <w:noProof/>
                <w:webHidden/>
              </w:rPr>
            </w:r>
            <w:r>
              <w:rPr>
                <w:noProof/>
                <w:webHidden/>
              </w:rPr>
              <w:fldChar w:fldCharType="separate"/>
            </w:r>
            <w:r>
              <w:rPr>
                <w:noProof/>
                <w:webHidden/>
              </w:rPr>
              <w:t>13</w:t>
            </w:r>
            <w:r>
              <w:rPr>
                <w:noProof/>
                <w:webHidden/>
              </w:rPr>
              <w:fldChar w:fldCharType="end"/>
            </w:r>
          </w:hyperlink>
        </w:p>
        <w:p w14:paraId="48208717" w14:textId="4A88AB8E" w:rsidR="0005766E" w:rsidRDefault="0005766E">
          <w:pPr>
            <w:pStyle w:val="TOC3"/>
            <w:rPr>
              <w:noProof/>
              <w:kern w:val="2"/>
              <w:sz w:val="24"/>
              <w:szCs w:val="24"/>
              <w:lang w:eastAsia="en-US"/>
              <w14:ligatures w14:val="standardContextual"/>
            </w:rPr>
          </w:pPr>
          <w:hyperlink w:anchor="_Toc191977173" w:history="1">
            <w:r w:rsidRPr="00B65B8F">
              <w:rPr>
                <w:rStyle w:val="Hyperlink"/>
                <w:noProof/>
              </w:rPr>
              <w:t>2.1.3</w:t>
            </w:r>
            <w:r>
              <w:rPr>
                <w:noProof/>
                <w:kern w:val="2"/>
                <w:sz w:val="24"/>
                <w:szCs w:val="24"/>
                <w:lang w:eastAsia="en-US"/>
                <w14:ligatures w14:val="standardContextual"/>
              </w:rPr>
              <w:tab/>
            </w:r>
            <w:r w:rsidRPr="00B65B8F">
              <w:rPr>
                <w:rStyle w:val="Hyperlink"/>
                <w:noProof/>
              </w:rPr>
              <w:t>Development Data Preparation</w:t>
            </w:r>
            <w:r>
              <w:rPr>
                <w:noProof/>
                <w:webHidden/>
              </w:rPr>
              <w:tab/>
            </w:r>
            <w:r>
              <w:rPr>
                <w:noProof/>
                <w:webHidden/>
              </w:rPr>
              <w:fldChar w:fldCharType="begin"/>
            </w:r>
            <w:r>
              <w:rPr>
                <w:noProof/>
                <w:webHidden/>
              </w:rPr>
              <w:instrText xml:space="preserve"> PAGEREF _Toc191977173 \h </w:instrText>
            </w:r>
            <w:r>
              <w:rPr>
                <w:noProof/>
                <w:webHidden/>
              </w:rPr>
            </w:r>
            <w:r>
              <w:rPr>
                <w:noProof/>
                <w:webHidden/>
              </w:rPr>
              <w:fldChar w:fldCharType="separate"/>
            </w:r>
            <w:r>
              <w:rPr>
                <w:noProof/>
                <w:webHidden/>
              </w:rPr>
              <w:t>15</w:t>
            </w:r>
            <w:r>
              <w:rPr>
                <w:noProof/>
                <w:webHidden/>
              </w:rPr>
              <w:fldChar w:fldCharType="end"/>
            </w:r>
          </w:hyperlink>
        </w:p>
        <w:p w14:paraId="22EB50E7" w14:textId="41FF5A6C" w:rsidR="0005766E" w:rsidRDefault="0005766E">
          <w:pPr>
            <w:pStyle w:val="TOC3"/>
            <w:rPr>
              <w:noProof/>
              <w:kern w:val="2"/>
              <w:sz w:val="24"/>
              <w:szCs w:val="24"/>
              <w:lang w:eastAsia="en-US"/>
              <w14:ligatures w14:val="standardContextual"/>
            </w:rPr>
          </w:pPr>
          <w:hyperlink w:anchor="_Toc191977174" w:history="1">
            <w:r w:rsidRPr="00B65B8F">
              <w:rPr>
                <w:rStyle w:val="Hyperlink"/>
                <w:noProof/>
              </w:rPr>
              <w:t>2.1.4</w:t>
            </w:r>
            <w:r>
              <w:rPr>
                <w:noProof/>
                <w:kern w:val="2"/>
                <w:sz w:val="24"/>
                <w:szCs w:val="24"/>
                <w:lang w:eastAsia="en-US"/>
                <w14:ligatures w14:val="standardContextual"/>
              </w:rPr>
              <w:tab/>
            </w:r>
            <w:r w:rsidRPr="00B65B8F">
              <w:rPr>
                <w:rStyle w:val="Hyperlink"/>
                <w:noProof/>
              </w:rPr>
              <w:t>Data Limitations</w:t>
            </w:r>
            <w:r>
              <w:rPr>
                <w:noProof/>
                <w:webHidden/>
              </w:rPr>
              <w:tab/>
            </w:r>
            <w:r>
              <w:rPr>
                <w:noProof/>
                <w:webHidden/>
              </w:rPr>
              <w:fldChar w:fldCharType="begin"/>
            </w:r>
            <w:r>
              <w:rPr>
                <w:noProof/>
                <w:webHidden/>
              </w:rPr>
              <w:instrText xml:space="preserve"> PAGEREF _Toc191977174 \h </w:instrText>
            </w:r>
            <w:r>
              <w:rPr>
                <w:noProof/>
                <w:webHidden/>
              </w:rPr>
            </w:r>
            <w:r>
              <w:rPr>
                <w:noProof/>
                <w:webHidden/>
              </w:rPr>
              <w:fldChar w:fldCharType="separate"/>
            </w:r>
            <w:r>
              <w:rPr>
                <w:noProof/>
                <w:webHidden/>
              </w:rPr>
              <w:t>19</w:t>
            </w:r>
            <w:r>
              <w:rPr>
                <w:noProof/>
                <w:webHidden/>
              </w:rPr>
              <w:fldChar w:fldCharType="end"/>
            </w:r>
          </w:hyperlink>
        </w:p>
        <w:p w14:paraId="388B75B3" w14:textId="63063A89" w:rsidR="0005766E" w:rsidRDefault="0005766E">
          <w:pPr>
            <w:pStyle w:val="TOC3"/>
            <w:rPr>
              <w:noProof/>
              <w:kern w:val="2"/>
              <w:sz w:val="24"/>
              <w:szCs w:val="24"/>
              <w:lang w:eastAsia="en-US"/>
              <w14:ligatures w14:val="standardContextual"/>
            </w:rPr>
          </w:pPr>
          <w:hyperlink w:anchor="_Toc191977175" w:history="1">
            <w:r w:rsidRPr="00B65B8F">
              <w:rPr>
                <w:rStyle w:val="Hyperlink"/>
                <w:noProof/>
              </w:rPr>
              <w:t>2.1.5</w:t>
            </w:r>
            <w:r>
              <w:rPr>
                <w:noProof/>
                <w:kern w:val="2"/>
                <w:sz w:val="24"/>
                <w:szCs w:val="24"/>
                <w:lang w:eastAsia="en-US"/>
                <w14:ligatures w14:val="standardContextual"/>
              </w:rPr>
              <w:tab/>
            </w:r>
            <w:r w:rsidRPr="00B65B8F">
              <w:rPr>
                <w:rStyle w:val="Hyperlink"/>
                <w:noProof/>
              </w:rPr>
              <w:t>Data Preparation Software / Platform</w:t>
            </w:r>
            <w:r>
              <w:rPr>
                <w:noProof/>
                <w:webHidden/>
              </w:rPr>
              <w:tab/>
            </w:r>
            <w:r>
              <w:rPr>
                <w:noProof/>
                <w:webHidden/>
              </w:rPr>
              <w:fldChar w:fldCharType="begin"/>
            </w:r>
            <w:r>
              <w:rPr>
                <w:noProof/>
                <w:webHidden/>
              </w:rPr>
              <w:instrText xml:space="preserve"> PAGEREF _Toc191977175 \h </w:instrText>
            </w:r>
            <w:r>
              <w:rPr>
                <w:noProof/>
                <w:webHidden/>
              </w:rPr>
            </w:r>
            <w:r>
              <w:rPr>
                <w:noProof/>
                <w:webHidden/>
              </w:rPr>
              <w:fldChar w:fldCharType="separate"/>
            </w:r>
            <w:r>
              <w:rPr>
                <w:noProof/>
                <w:webHidden/>
              </w:rPr>
              <w:t>19</w:t>
            </w:r>
            <w:r>
              <w:rPr>
                <w:noProof/>
                <w:webHidden/>
              </w:rPr>
              <w:fldChar w:fldCharType="end"/>
            </w:r>
          </w:hyperlink>
        </w:p>
        <w:p w14:paraId="592F2E51" w14:textId="37CF7882" w:rsidR="0005766E" w:rsidRDefault="0005766E">
          <w:pPr>
            <w:pStyle w:val="TOC3"/>
            <w:rPr>
              <w:noProof/>
              <w:kern w:val="2"/>
              <w:sz w:val="24"/>
              <w:szCs w:val="24"/>
              <w:lang w:eastAsia="en-US"/>
              <w14:ligatures w14:val="standardContextual"/>
            </w:rPr>
          </w:pPr>
          <w:hyperlink w:anchor="_Toc191977176" w:history="1">
            <w:r w:rsidRPr="00B65B8F">
              <w:rPr>
                <w:rStyle w:val="Hyperlink"/>
                <w:noProof/>
              </w:rPr>
              <w:t>2.1.6</w:t>
            </w:r>
            <w:r>
              <w:rPr>
                <w:noProof/>
                <w:kern w:val="2"/>
                <w:sz w:val="24"/>
                <w:szCs w:val="24"/>
                <w:lang w:eastAsia="en-US"/>
                <w14:ligatures w14:val="standardContextual"/>
              </w:rPr>
              <w:tab/>
            </w:r>
            <w:r w:rsidRPr="00B65B8F">
              <w:rPr>
                <w:rStyle w:val="Hyperlink"/>
                <w:noProof/>
              </w:rPr>
              <w:t>Data Retention</w:t>
            </w:r>
            <w:r>
              <w:rPr>
                <w:noProof/>
                <w:webHidden/>
              </w:rPr>
              <w:tab/>
            </w:r>
            <w:r>
              <w:rPr>
                <w:noProof/>
                <w:webHidden/>
              </w:rPr>
              <w:fldChar w:fldCharType="begin"/>
            </w:r>
            <w:r>
              <w:rPr>
                <w:noProof/>
                <w:webHidden/>
              </w:rPr>
              <w:instrText xml:space="preserve"> PAGEREF _Toc191977176 \h </w:instrText>
            </w:r>
            <w:r>
              <w:rPr>
                <w:noProof/>
                <w:webHidden/>
              </w:rPr>
            </w:r>
            <w:r>
              <w:rPr>
                <w:noProof/>
                <w:webHidden/>
              </w:rPr>
              <w:fldChar w:fldCharType="separate"/>
            </w:r>
            <w:r>
              <w:rPr>
                <w:noProof/>
                <w:webHidden/>
              </w:rPr>
              <w:t>19</w:t>
            </w:r>
            <w:r>
              <w:rPr>
                <w:noProof/>
                <w:webHidden/>
              </w:rPr>
              <w:fldChar w:fldCharType="end"/>
            </w:r>
          </w:hyperlink>
        </w:p>
        <w:p w14:paraId="0210AE8C" w14:textId="70DB6003" w:rsidR="0005766E" w:rsidRDefault="0005766E">
          <w:pPr>
            <w:pStyle w:val="TOC1"/>
            <w:rPr>
              <w:noProof/>
              <w:kern w:val="2"/>
              <w:sz w:val="24"/>
              <w:szCs w:val="24"/>
              <w:lang w:eastAsia="en-US"/>
              <w14:ligatures w14:val="standardContextual"/>
            </w:rPr>
          </w:pPr>
          <w:hyperlink w:anchor="_Toc191977177" w:history="1">
            <w:r w:rsidRPr="00B65B8F">
              <w:rPr>
                <w:rStyle w:val="Hyperlink"/>
                <w:rFonts w:ascii="Arial" w:hAnsi="Arial" w:cs="Arial"/>
                <w:noProof/>
              </w:rPr>
              <w:t>3</w:t>
            </w:r>
            <w:r>
              <w:rPr>
                <w:noProof/>
                <w:kern w:val="2"/>
                <w:sz w:val="24"/>
                <w:szCs w:val="24"/>
                <w:lang w:eastAsia="en-US"/>
                <w14:ligatures w14:val="standardContextual"/>
              </w:rPr>
              <w:tab/>
            </w:r>
            <w:r w:rsidRPr="00B65B8F">
              <w:rPr>
                <w:rStyle w:val="Hyperlink"/>
                <w:rFonts w:ascii="Arial" w:hAnsi="Arial" w:cs="Arial"/>
                <w:noProof/>
              </w:rPr>
              <w:t>CONCEPTUAL SOUNDNESS</w:t>
            </w:r>
            <w:r>
              <w:rPr>
                <w:noProof/>
                <w:webHidden/>
              </w:rPr>
              <w:tab/>
            </w:r>
            <w:r>
              <w:rPr>
                <w:noProof/>
                <w:webHidden/>
              </w:rPr>
              <w:fldChar w:fldCharType="begin"/>
            </w:r>
            <w:r>
              <w:rPr>
                <w:noProof/>
                <w:webHidden/>
              </w:rPr>
              <w:instrText xml:space="preserve"> PAGEREF _Toc191977177 \h </w:instrText>
            </w:r>
            <w:r>
              <w:rPr>
                <w:noProof/>
                <w:webHidden/>
              </w:rPr>
            </w:r>
            <w:r>
              <w:rPr>
                <w:noProof/>
                <w:webHidden/>
              </w:rPr>
              <w:fldChar w:fldCharType="separate"/>
            </w:r>
            <w:r>
              <w:rPr>
                <w:noProof/>
                <w:webHidden/>
              </w:rPr>
              <w:t>20</w:t>
            </w:r>
            <w:r>
              <w:rPr>
                <w:noProof/>
                <w:webHidden/>
              </w:rPr>
              <w:fldChar w:fldCharType="end"/>
            </w:r>
          </w:hyperlink>
        </w:p>
        <w:p w14:paraId="5504F186" w14:textId="3F608BC9" w:rsidR="0005766E" w:rsidRDefault="0005766E">
          <w:pPr>
            <w:pStyle w:val="TOC2"/>
            <w:rPr>
              <w:noProof/>
              <w:kern w:val="2"/>
              <w:sz w:val="24"/>
              <w:szCs w:val="24"/>
              <w:lang w:eastAsia="en-US"/>
              <w14:ligatures w14:val="standardContextual"/>
            </w:rPr>
          </w:pPr>
          <w:hyperlink w:anchor="_Toc191977178" w:history="1">
            <w:r w:rsidRPr="00B65B8F">
              <w:rPr>
                <w:rStyle w:val="Hyperlink"/>
                <w:rFonts w:cs="Arial"/>
                <w:noProof/>
              </w:rPr>
              <w:t>3.1</w:t>
            </w:r>
            <w:r>
              <w:rPr>
                <w:noProof/>
                <w:kern w:val="2"/>
                <w:sz w:val="24"/>
                <w:szCs w:val="24"/>
                <w:lang w:eastAsia="en-US"/>
                <w14:ligatures w14:val="standardContextual"/>
              </w:rPr>
              <w:tab/>
            </w:r>
            <w:r w:rsidRPr="00B65B8F">
              <w:rPr>
                <w:rStyle w:val="Hyperlink"/>
                <w:rFonts w:cs="Arial"/>
                <w:noProof/>
              </w:rPr>
              <w:t>MODEL THEORY AND ASSUMPTIONS</w:t>
            </w:r>
            <w:r>
              <w:rPr>
                <w:noProof/>
                <w:webHidden/>
              </w:rPr>
              <w:tab/>
            </w:r>
            <w:r>
              <w:rPr>
                <w:noProof/>
                <w:webHidden/>
              </w:rPr>
              <w:fldChar w:fldCharType="begin"/>
            </w:r>
            <w:r>
              <w:rPr>
                <w:noProof/>
                <w:webHidden/>
              </w:rPr>
              <w:instrText xml:space="preserve"> PAGEREF _Toc191977178 \h </w:instrText>
            </w:r>
            <w:r>
              <w:rPr>
                <w:noProof/>
                <w:webHidden/>
              </w:rPr>
            </w:r>
            <w:r>
              <w:rPr>
                <w:noProof/>
                <w:webHidden/>
              </w:rPr>
              <w:fldChar w:fldCharType="separate"/>
            </w:r>
            <w:r>
              <w:rPr>
                <w:noProof/>
                <w:webHidden/>
              </w:rPr>
              <w:t>20</w:t>
            </w:r>
            <w:r>
              <w:rPr>
                <w:noProof/>
                <w:webHidden/>
              </w:rPr>
              <w:fldChar w:fldCharType="end"/>
            </w:r>
          </w:hyperlink>
        </w:p>
        <w:p w14:paraId="39B27228" w14:textId="585AFB11" w:rsidR="0005766E" w:rsidRDefault="0005766E">
          <w:pPr>
            <w:pStyle w:val="TOC3"/>
            <w:rPr>
              <w:noProof/>
              <w:kern w:val="2"/>
              <w:sz w:val="24"/>
              <w:szCs w:val="24"/>
              <w:lang w:eastAsia="en-US"/>
              <w14:ligatures w14:val="standardContextual"/>
            </w:rPr>
          </w:pPr>
          <w:hyperlink w:anchor="_Toc191977179" w:history="1">
            <w:r w:rsidRPr="00B65B8F">
              <w:rPr>
                <w:rStyle w:val="Hyperlink"/>
                <w:noProof/>
              </w:rPr>
              <w:t>3.1.1</w:t>
            </w:r>
            <w:r>
              <w:rPr>
                <w:noProof/>
                <w:kern w:val="2"/>
                <w:sz w:val="24"/>
                <w:szCs w:val="24"/>
                <w:lang w:eastAsia="en-US"/>
                <w14:ligatures w14:val="standardContextual"/>
              </w:rPr>
              <w:tab/>
            </w:r>
            <w:r w:rsidRPr="00B65B8F">
              <w:rPr>
                <w:rStyle w:val="Hyperlink"/>
                <w:noProof/>
              </w:rPr>
              <w:t>Model Theory and Methodology</w:t>
            </w:r>
            <w:r>
              <w:rPr>
                <w:noProof/>
                <w:webHidden/>
              </w:rPr>
              <w:tab/>
            </w:r>
            <w:r>
              <w:rPr>
                <w:noProof/>
                <w:webHidden/>
              </w:rPr>
              <w:fldChar w:fldCharType="begin"/>
            </w:r>
            <w:r>
              <w:rPr>
                <w:noProof/>
                <w:webHidden/>
              </w:rPr>
              <w:instrText xml:space="preserve"> PAGEREF _Toc191977179 \h </w:instrText>
            </w:r>
            <w:r>
              <w:rPr>
                <w:noProof/>
                <w:webHidden/>
              </w:rPr>
            </w:r>
            <w:r>
              <w:rPr>
                <w:noProof/>
                <w:webHidden/>
              </w:rPr>
              <w:fldChar w:fldCharType="separate"/>
            </w:r>
            <w:r>
              <w:rPr>
                <w:noProof/>
                <w:webHidden/>
              </w:rPr>
              <w:t>21</w:t>
            </w:r>
            <w:r>
              <w:rPr>
                <w:noProof/>
                <w:webHidden/>
              </w:rPr>
              <w:fldChar w:fldCharType="end"/>
            </w:r>
          </w:hyperlink>
        </w:p>
        <w:p w14:paraId="0DD23629" w14:textId="7C203C51" w:rsidR="0005766E" w:rsidRDefault="0005766E">
          <w:pPr>
            <w:pStyle w:val="TOC3"/>
            <w:rPr>
              <w:noProof/>
              <w:kern w:val="2"/>
              <w:sz w:val="24"/>
              <w:szCs w:val="24"/>
              <w:lang w:eastAsia="en-US"/>
              <w14:ligatures w14:val="standardContextual"/>
            </w:rPr>
          </w:pPr>
          <w:hyperlink w:anchor="_Toc191977180" w:history="1">
            <w:r w:rsidRPr="00B65B8F">
              <w:rPr>
                <w:rStyle w:val="Hyperlink"/>
                <w:noProof/>
              </w:rPr>
              <w:t>3.1.2</w:t>
            </w:r>
            <w:r>
              <w:rPr>
                <w:noProof/>
                <w:kern w:val="2"/>
                <w:sz w:val="24"/>
                <w:szCs w:val="24"/>
                <w:lang w:eastAsia="en-US"/>
                <w14:ligatures w14:val="standardContextual"/>
              </w:rPr>
              <w:tab/>
            </w:r>
            <w:r w:rsidRPr="00B65B8F">
              <w:rPr>
                <w:rStyle w:val="Hyperlink"/>
                <w:noProof/>
              </w:rPr>
              <w:t>Segmentation Approach</w:t>
            </w:r>
            <w:r>
              <w:rPr>
                <w:noProof/>
                <w:webHidden/>
              </w:rPr>
              <w:tab/>
            </w:r>
            <w:r>
              <w:rPr>
                <w:noProof/>
                <w:webHidden/>
              </w:rPr>
              <w:fldChar w:fldCharType="begin"/>
            </w:r>
            <w:r>
              <w:rPr>
                <w:noProof/>
                <w:webHidden/>
              </w:rPr>
              <w:instrText xml:space="preserve"> PAGEREF _Toc191977180 \h </w:instrText>
            </w:r>
            <w:r>
              <w:rPr>
                <w:noProof/>
                <w:webHidden/>
              </w:rPr>
            </w:r>
            <w:r>
              <w:rPr>
                <w:noProof/>
                <w:webHidden/>
              </w:rPr>
              <w:fldChar w:fldCharType="separate"/>
            </w:r>
            <w:r>
              <w:rPr>
                <w:noProof/>
                <w:webHidden/>
              </w:rPr>
              <w:t>24</w:t>
            </w:r>
            <w:r>
              <w:rPr>
                <w:noProof/>
                <w:webHidden/>
              </w:rPr>
              <w:fldChar w:fldCharType="end"/>
            </w:r>
          </w:hyperlink>
        </w:p>
        <w:p w14:paraId="54747D43" w14:textId="64646AA7" w:rsidR="0005766E" w:rsidRDefault="0005766E">
          <w:pPr>
            <w:pStyle w:val="TOC3"/>
            <w:rPr>
              <w:noProof/>
              <w:kern w:val="2"/>
              <w:sz w:val="24"/>
              <w:szCs w:val="24"/>
              <w:lang w:eastAsia="en-US"/>
              <w14:ligatures w14:val="standardContextual"/>
            </w:rPr>
          </w:pPr>
          <w:hyperlink w:anchor="_Toc191977181" w:history="1">
            <w:r w:rsidRPr="00B65B8F">
              <w:rPr>
                <w:rStyle w:val="Hyperlink"/>
                <w:noProof/>
              </w:rPr>
              <w:t>3.1.3</w:t>
            </w:r>
            <w:r>
              <w:rPr>
                <w:noProof/>
                <w:kern w:val="2"/>
                <w:sz w:val="24"/>
                <w:szCs w:val="24"/>
                <w:lang w:eastAsia="en-US"/>
                <w14:ligatures w14:val="standardContextual"/>
              </w:rPr>
              <w:tab/>
            </w:r>
            <w:r w:rsidRPr="00B65B8F">
              <w:rPr>
                <w:rStyle w:val="Hyperlink"/>
                <w:noProof/>
              </w:rPr>
              <w:t>Model Settings</w:t>
            </w:r>
            <w:r>
              <w:rPr>
                <w:noProof/>
                <w:webHidden/>
              </w:rPr>
              <w:tab/>
            </w:r>
            <w:r>
              <w:rPr>
                <w:noProof/>
                <w:webHidden/>
              </w:rPr>
              <w:fldChar w:fldCharType="begin"/>
            </w:r>
            <w:r>
              <w:rPr>
                <w:noProof/>
                <w:webHidden/>
              </w:rPr>
              <w:instrText xml:space="preserve"> PAGEREF _Toc191977181 \h </w:instrText>
            </w:r>
            <w:r>
              <w:rPr>
                <w:noProof/>
                <w:webHidden/>
              </w:rPr>
            </w:r>
            <w:r>
              <w:rPr>
                <w:noProof/>
                <w:webHidden/>
              </w:rPr>
              <w:fldChar w:fldCharType="separate"/>
            </w:r>
            <w:r>
              <w:rPr>
                <w:noProof/>
                <w:webHidden/>
              </w:rPr>
              <w:t>24</w:t>
            </w:r>
            <w:r>
              <w:rPr>
                <w:noProof/>
                <w:webHidden/>
              </w:rPr>
              <w:fldChar w:fldCharType="end"/>
            </w:r>
          </w:hyperlink>
        </w:p>
        <w:p w14:paraId="13F6604A" w14:textId="66A08303" w:rsidR="0005766E" w:rsidRDefault="0005766E">
          <w:pPr>
            <w:pStyle w:val="TOC3"/>
            <w:rPr>
              <w:noProof/>
              <w:kern w:val="2"/>
              <w:sz w:val="24"/>
              <w:szCs w:val="24"/>
              <w:lang w:eastAsia="en-US"/>
              <w14:ligatures w14:val="standardContextual"/>
            </w:rPr>
          </w:pPr>
          <w:hyperlink w:anchor="_Toc191977182" w:history="1">
            <w:r w:rsidRPr="00B65B8F">
              <w:rPr>
                <w:rStyle w:val="Hyperlink"/>
                <w:noProof/>
              </w:rPr>
              <w:t>3.1.4</w:t>
            </w:r>
            <w:r>
              <w:rPr>
                <w:noProof/>
                <w:kern w:val="2"/>
                <w:sz w:val="24"/>
                <w:szCs w:val="24"/>
                <w:lang w:eastAsia="en-US"/>
                <w14:ligatures w14:val="standardContextual"/>
              </w:rPr>
              <w:tab/>
            </w:r>
            <w:r w:rsidRPr="00B65B8F">
              <w:rPr>
                <w:rStyle w:val="Hyperlink"/>
                <w:noProof/>
              </w:rPr>
              <w:t>Model Assumptions</w:t>
            </w:r>
            <w:r>
              <w:rPr>
                <w:noProof/>
                <w:webHidden/>
              </w:rPr>
              <w:tab/>
            </w:r>
            <w:r>
              <w:rPr>
                <w:noProof/>
                <w:webHidden/>
              </w:rPr>
              <w:fldChar w:fldCharType="begin"/>
            </w:r>
            <w:r>
              <w:rPr>
                <w:noProof/>
                <w:webHidden/>
              </w:rPr>
              <w:instrText xml:space="preserve"> PAGEREF _Toc191977182 \h </w:instrText>
            </w:r>
            <w:r>
              <w:rPr>
                <w:noProof/>
                <w:webHidden/>
              </w:rPr>
            </w:r>
            <w:r>
              <w:rPr>
                <w:noProof/>
                <w:webHidden/>
              </w:rPr>
              <w:fldChar w:fldCharType="separate"/>
            </w:r>
            <w:r>
              <w:rPr>
                <w:noProof/>
                <w:webHidden/>
              </w:rPr>
              <w:t>25</w:t>
            </w:r>
            <w:r>
              <w:rPr>
                <w:noProof/>
                <w:webHidden/>
              </w:rPr>
              <w:fldChar w:fldCharType="end"/>
            </w:r>
          </w:hyperlink>
        </w:p>
        <w:p w14:paraId="6DD8AE67" w14:textId="581E3776" w:rsidR="0005766E" w:rsidRDefault="0005766E">
          <w:pPr>
            <w:pStyle w:val="TOC3"/>
            <w:rPr>
              <w:noProof/>
              <w:kern w:val="2"/>
              <w:sz w:val="24"/>
              <w:szCs w:val="24"/>
              <w:lang w:eastAsia="en-US"/>
              <w14:ligatures w14:val="standardContextual"/>
            </w:rPr>
          </w:pPr>
          <w:hyperlink w:anchor="_Toc191977183" w:history="1">
            <w:r w:rsidRPr="00B65B8F">
              <w:rPr>
                <w:rStyle w:val="Hyperlink"/>
                <w:noProof/>
              </w:rPr>
              <w:t>3.1.5</w:t>
            </w:r>
            <w:r>
              <w:rPr>
                <w:noProof/>
                <w:kern w:val="2"/>
                <w:sz w:val="24"/>
                <w:szCs w:val="24"/>
                <w:lang w:eastAsia="en-US"/>
                <w14:ligatures w14:val="standardContextual"/>
              </w:rPr>
              <w:tab/>
            </w:r>
            <w:r w:rsidRPr="00B65B8F">
              <w:rPr>
                <w:rStyle w:val="Hyperlink"/>
                <w:noProof/>
              </w:rPr>
              <w:t>Model Limitations and Weaknesses</w:t>
            </w:r>
            <w:r>
              <w:rPr>
                <w:noProof/>
                <w:webHidden/>
              </w:rPr>
              <w:tab/>
            </w:r>
            <w:r>
              <w:rPr>
                <w:noProof/>
                <w:webHidden/>
              </w:rPr>
              <w:fldChar w:fldCharType="begin"/>
            </w:r>
            <w:r>
              <w:rPr>
                <w:noProof/>
                <w:webHidden/>
              </w:rPr>
              <w:instrText xml:space="preserve"> PAGEREF _Toc191977183 \h </w:instrText>
            </w:r>
            <w:r>
              <w:rPr>
                <w:noProof/>
                <w:webHidden/>
              </w:rPr>
            </w:r>
            <w:r>
              <w:rPr>
                <w:noProof/>
                <w:webHidden/>
              </w:rPr>
              <w:fldChar w:fldCharType="separate"/>
            </w:r>
            <w:r>
              <w:rPr>
                <w:noProof/>
                <w:webHidden/>
              </w:rPr>
              <w:t>25</w:t>
            </w:r>
            <w:r>
              <w:rPr>
                <w:noProof/>
                <w:webHidden/>
              </w:rPr>
              <w:fldChar w:fldCharType="end"/>
            </w:r>
          </w:hyperlink>
        </w:p>
        <w:p w14:paraId="2CA7961D" w14:textId="07645377" w:rsidR="0005766E" w:rsidRDefault="0005766E">
          <w:pPr>
            <w:pStyle w:val="TOC2"/>
            <w:rPr>
              <w:noProof/>
              <w:kern w:val="2"/>
              <w:sz w:val="24"/>
              <w:szCs w:val="24"/>
              <w:lang w:eastAsia="en-US"/>
              <w14:ligatures w14:val="standardContextual"/>
            </w:rPr>
          </w:pPr>
          <w:hyperlink w:anchor="_Toc191977184" w:history="1">
            <w:r w:rsidRPr="00B65B8F">
              <w:rPr>
                <w:rStyle w:val="Hyperlink"/>
                <w:rFonts w:cs="Arial"/>
                <w:noProof/>
              </w:rPr>
              <w:t>3.2</w:t>
            </w:r>
            <w:r>
              <w:rPr>
                <w:noProof/>
                <w:kern w:val="2"/>
                <w:sz w:val="24"/>
                <w:szCs w:val="24"/>
                <w:lang w:eastAsia="en-US"/>
                <w14:ligatures w14:val="standardContextual"/>
              </w:rPr>
              <w:tab/>
            </w:r>
            <w:r w:rsidRPr="00B65B8F">
              <w:rPr>
                <w:rStyle w:val="Hyperlink"/>
                <w:rFonts w:cs="Arial"/>
                <w:noProof/>
              </w:rPr>
              <w:t>MODEL ESTIMATION / TRAINING AND SELECTION</w:t>
            </w:r>
            <w:r>
              <w:rPr>
                <w:noProof/>
                <w:webHidden/>
              </w:rPr>
              <w:tab/>
            </w:r>
            <w:r>
              <w:rPr>
                <w:noProof/>
                <w:webHidden/>
              </w:rPr>
              <w:fldChar w:fldCharType="begin"/>
            </w:r>
            <w:r>
              <w:rPr>
                <w:noProof/>
                <w:webHidden/>
              </w:rPr>
              <w:instrText xml:space="preserve"> PAGEREF _Toc191977184 \h </w:instrText>
            </w:r>
            <w:r>
              <w:rPr>
                <w:noProof/>
                <w:webHidden/>
              </w:rPr>
            </w:r>
            <w:r>
              <w:rPr>
                <w:noProof/>
                <w:webHidden/>
              </w:rPr>
              <w:fldChar w:fldCharType="separate"/>
            </w:r>
            <w:r>
              <w:rPr>
                <w:noProof/>
                <w:webHidden/>
              </w:rPr>
              <w:t>27</w:t>
            </w:r>
            <w:r>
              <w:rPr>
                <w:noProof/>
                <w:webHidden/>
              </w:rPr>
              <w:fldChar w:fldCharType="end"/>
            </w:r>
          </w:hyperlink>
        </w:p>
        <w:p w14:paraId="34369134" w14:textId="2867EC4A" w:rsidR="0005766E" w:rsidRDefault="0005766E">
          <w:pPr>
            <w:pStyle w:val="TOC3"/>
            <w:rPr>
              <w:noProof/>
              <w:kern w:val="2"/>
              <w:sz w:val="24"/>
              <w:szCs w:val="24"/>
              <w:lang w:eastAsia="en-US"/>
              <w14:ligatures w14:val="standardContextual"/>
            </w:rPr>
          </w:pPr>
          <w:hyperlink w:anchor="_Toc191977185" w:history="1">
            <w:r w:rsidRPr="00B65B8F">
              <w:rPr>
                <w:rStyle w:val="Hyperlink"/>
                <w:noProof/>
              </w:rPr>
              <w:t>3.2.1</w:t>
            </w:r>
            <w:r>
              <w:rPr>
                <w:noProof/>
                <w:kern w:val="2"/>
                <w:sz w:val="24"/>
                <w:szCs w:val="24"/>
                <w:lang w:eastAsia="en-US"/>
                <w14:ligatures w14:val="standardContextual"/>
              </w:rPr>
              <w:tab/>
            </w:r>
            <w:r w:rsidRPr="00B65B8F">
              <w:rPr>
                <w:rStyle w:val="Hyperlink"/>
                <w:noProof/>
              </w:rPr>
              <w:t>Estimation Methodology and Assumptions</w:t>
            </w:r>
            <w:r>
              <w:rPr>
                <w:noProof/>
                <w:webHidden/>
              </w:rPr>
              <w:tab/>
            </w:r>
            <w:r>
              <w:rPr>
                <w:noProof/>
                <w:webHidden/>
              </w:rPr>
              <w:fldChar w:fldCharType="begin"/>
            </w:r>
            <w:r>
              <w:rPr>
                <w:noProof/>
                <w:webHidden/>
              </w:rPr>
              <w:instrText xml:space="preserve"> PAGEREF _Toc191977185 \h </w:instrText>
            </w:r>
            <w:r>
              <w:rPr>
                <w:noProof/>
                <w:webHidden/>
              </w:rPr>
            </w:r>
            <w:r>
              <w:rPr>
                <w:noProof/>
                <w:webHidden/>
              </w:rPr>
              <w:fldChar w:fldCharType="separate"/>
            </w:r>
            <w:r>
              <w:rPr>
                <w:noProof/>
                <w:webHidden/>
              </w:rPr>
              <w:t>27</w:t>
            </w:r>
            <w:r>
              <w:rPr>
                <w:noProof/>
                <w:webHidden/>
              </w:rPr>
              <w:fldChar w:fldCharType="end"/>
            </w:r>
          </w:hyperlink>
        </w:p>
        <w:p w14:paraId="2C6D5A59" w14:textId="4974C88C" w:rsidR="0005766E" w:rsidRDefault="0005766E">
          <w:pPr>
            <w:pStyle w:val="TOC3"/>
            <w:rPr>
              <w:noProof/>
              <w:kern w:val="2"/>
              <w:sz w:val="24"/>
              <w:szCs w:val="24"/>
              <w:lang w:eastAsia="en-US"/>
              <w14:ligatures w14:val="standardContextual"/>
            </w:rPr>
          </w:pPr>
          <w:hyperlink w:anchor="_Toc191977186" w:history="1">
            <w:r w:rsidRPr="00B65B8F">
              <w:rPr>
                <w:rStyle w:val="Hyperlink"/>
                <w:noProof/>
              </w:rPr>
              <w:t>3.2.2</w:t>
            </w:r>
            <w:r>
              <w:rPr>
                <w:noProof/>
                <w:kern w:val="2"/>
                <w:sz w:val="24"/>
                <w:szCs w:val="24"/>
                <w:lang w:eastAsia="en-US"/>
                <w14:ligatures w14:val="standardContextual"/>
              </w:rPr>
              <w:tab/>
            </w:r>
            <w:r w:rsidRPr="00B65B8F">
              <w:rPr>
                <w:rStyle w:val="Hyperlink"/>
                <w:noProof/>
              </w:rPr>
              <w:t>Modeling Software / Platform</w:t>
            </w:r>
            <w:r>
              <w:rPr>
                <w:noProof/>
                <w:webHidden/>
              </w:rPr>
              <w:tab/>
            </w:r>
            <w:r>
              <w:rPr>
                <w:noProof/>
                <w:webHidden/>
              </w:rPr>
              <w:fldChar w:fldCharType="begin"/>
            </w:r>
            <w:r>
              <w:rPr>
                <w:noProof/>
                <w:webHidden/>
              </w:rPr>
              <w:instrText xml:space="preserve"> PAGEREF _Toc191977186 \h </w:instrText>
            </w:r>
            <w:r>
              <w:rPr>
                <w:noProof/>
                <w:webHidden/>
              </w:rPr>
            </w:r>
            <w:r>
              <w:rPr>
                <w:noProof/>
                <w:webHidden/>
              </w:rPr>
              <w:fldChar w:fldCharType="separate"/>
            </w:r>
            <w:r>
              <w:rPr>
                <w:noProof/>
                <w:webHidden/>
              </w:rPr>
              <w:t>28</w:t>
            </w:r>
            <w:r>
              <w:rPr>
                <w:noProof/>
                <w:webHidden/>
              </w:rPr>
              <w:fldChar w:fldCharType="end"/>
            </w:r>
          </w:hyperlink>
        </w:p>
        <w:p w14:paraId="7A2FD5BB" w14:textId="4AD60EDC" w:rsidR="0005766E" w:rsidRDefault="0005766E">
          <w:pPr>
            <w:pStyle w:val="TOC3"/>
            <w:rPr>
              <w:noProof/>
              <w:kern w:val="2"/>
              <w:sz w:val="24"/>
              <w:szCs w:val="24"/>
              <w:lang w:eastAsia="en-US"/>
              <w14:ligatures w14:val="standardContextual"/>
            </w:rPr>
          </w:pPr>
          <w:hyperlink w:anchor="_Toc191977187" w:history="1">
            <w:r w:rsidRPr="00B65B8F">
              <w:rPr>
                <w:rStyle w:val="Hyperlink"/>
                <w:noProof/>
              </w:rPr>
              <w:t>3.2.3</w:t>
            </w:r>
            <w:r>
              <w:rPr>
                <w:noProof/>
                <w:kern w:val="2"/>
                <w:sz w:val="24"/>
                <w:szCs w:val="24"/>
                <w:lang w:eastAsia="en-US"/>
                <w14:ligatures w14:val="standardContextual"/>
              </w:rPr>
              <w:tab/>
            </w:r>
            <w:r w:rsidRPr="00B65B8F">
              <w:rPr>
                <w:rStyle w:val="Hyperlink"/>
                <w:noProof/>
              </w:rPr>
              <w:t>Hyper-parameter Tuning</w:t>
            </w:r>
            <w:r>
              <w:rPr>
                <w:noProof/>
                <w:webHidden/>
              </w:rPr>
              <w:tab/>
            </w:r>
            <w:r>
              <w:rPr>
                <w:noProof/>
                <w:webHidden/>
              </w:rPr>
              <w:fldChar w:fldCharType="begin"/>
            </w:r>
            <w:r>
              <w:rPr>
                <w:noProof/>
                <w:webHidden/>
              </w:rPr>
              <w:instrText xml:space="preserve"> PAGEREF _Toc191977187 \h </w:instrText>
            </w:r>
            <w:r>
              <w:rPr>
                <w:noProof/>
                <w:webHidden/>
              </w:rPr>
            </w:r>
            <w:r>
              <w:rPr>
                <w:noProof/>
                <w:webHidden/>
              </w:rPr>
              <w:fldChar w:fldCharType="separate"/>
            </w:r>
            <w:r>
              <w:rPr>
                <w:noProof/>
                <w:webHidden/>
              </w:rPr>
              <w:t>28</w:t>
            </w:r>
            <w:r>
              <w:rPr>
                <w:noProof/>
                <w:webHidden/>
              </w:rPr>
              <w:fldChar w:fldCharType="end"/>
            </w:r>
          </w:hyperlink>
        </w:p>
        <w:p w14:paraId="18275921" w14:textId="4441066F" w:rsidR="0005766E" w:rsidRDefault="0005766E">
          <w:pPr>
            <w:pStyle w:val="TOC3"/>
            <w:rPr>
              <w:noProof/>
              <w:kern w:val="2"/>
              <w:sz w:val="24"/>
              <w:szCs w:val="24"/>
              <w:lang w:eastAsia="en-US"/>
              <w14:ligatures w14:val="standardContextual"/>
            </w:rPr>
          </w:pPr>
          <w:hyperlink w:anchor="_Toc191977188" w:history="1">
            <w:r w:rsidRPr="00B65B8F">
              <w:rPr>
                <w:rStyle w:val="Hyperlink"/>
                <w:noProof/>
              </w:rPr>
              <w:t>3.2.4</w:t>
            </w:r>
            <w:r>
              <w:rPr>
                <w:noProof/>
                <w:kern w:val="2"/>
                <w:sz w:val="24"/>
                <w:szCs w:val="24"/>
                <w:lang w:eastAsia="en-US"/>
                <w14:ligatures w14:val="standardContextual"/>
              </w:rPr>
              <w:tab/>
            </w:r>
            <w:r w:rsidRPr="00B65B8F">
              <w:rPr>
                <w:rStyle w:val="Hyperlink"/>
                <w:noProof/>
              </w:rPr>
              <w:t>Feature / Variable Selection</w:t>
            </w:r>
            <w:r>
              <w:rPr>
                <w:noProof/>
                <w:webHidden/>
              </w:rPr>
              <w:tab/>
            </w:r>
            <w:r>
              <w:rPr>
                <w:noProof/>
                <w:webHidden/>
              </w:rPr>
              <w:fldChar w:fldCharType="begin"/>
            </w:r>
            <w:r>
              <w:rPr>
                <w:noProof/>
                <w:webHidden/>
              </w:rPr>
              <w:instrText xml:space="preserve"> PAGEREF _Toc191977188 \h </w:instrText>
            </w:r>
            <w:r>
              <w:rPr>
                <w:noProof/>
                <w:webHidden/>
              </w:rPr>
            </w:r>
            <w:r>
              <w:rPr>
                <w:noProof/>
                <w:webHidden/>
              </w:rPr>
              <w:fldChar w:fldCharType="separate"/>
            </w:r>
            <w:r>
              <w:rPr>
                <w:noProof/>
                <w:webHidden/>
              </w:rPr>
              <w:t>29</w:t>
            </w:r>
            <w:r>
              <w:rPr>
                <w:noProof/>
                <w:webHidden/>
              </w:rPr>
              <w:fldChar w:fldCharType="end"/>
            </w:r>
          </w:hyperlink>
        </w:p>
        <w:p w14:paraId="3892F392" w14:textId="4633C114" w:rsidR="0005766E" w:rsidRDefault="0005766E">
          <w:pPr>
            <w:pStyle w:val="TOC3"/>
            <w:rPr>
              <w:noProof/>
              <w:kern w:val="2"/>
              <w:sz w:val="24"/>
              <w:szCs w:val="24"/>
              <w:lang w:eastAsia="en-US"/>
              <w14:ligatures w14:val="standardContextual"/>
            </w:rPr>
          </w:pPr>
          <w:hyperlink w:anchor="_Toc191977189" w:history="1">
            <w:r w:rsidRPr="00B65B8F">
              <w:rPr>
                <w:rStyle w:val="Hyperlink"/>
                <w:noProof/>
              </w:rPr>
              <w:t>3.2.5</w:t>
            </w:r>
            <w:r>
              <w:rPr>
                <w:noProof/>
                <w:kern w:val="2"/>
                <w:sz w:val="24"/>
                <w:szCs w:val="24"/>
                <w:lang w:eastAsia="en-US"/>
                <w14:ligatures w14:val="standardContextual"/>
              </w:rPr>
              <w:tab/>
            </w:r>
            <w:r w:rsidRPr="00B65B8F">
              <w:rPr>
                <w:rStyle w:val="Hyperlink"/>
                <w:noProof/>
              </w:rPr>
              <w:t>Model Estimation / Training Results</w:t>
            </w:r>
            <w:r>
              <w:rPr>
                <w:noProof/>
                <w:webHidden/>
              </w:rPr>
              <w:tab/>
            </w:r>
            <w:r>
              <w:rPr>
                <w:noProof/>
                <w:webHidden/>
              </w:rPr>
              <w:fldChar w:fldCharType="begin"/>
            </w:r>
            <w:r>
              <w:rPr>
                <w:noProof/>
                <w:webHidden/>
              </w:rPr>
              <w:instrText xml:space="preserve"> PAGEREF _Toc191977189 \h </w:instrText>
            </w:r>
            <w:r>
              <w:rPr>
                <w:noProof/>
                <w:webHidden/>
              </w:rPr>
            </w:r>
            <w:r>
              <w:rPr>
                <w:noProof/>
                <w:webHidden/>
              </w:rPr>
              <w:fldChar w:fldCharType="separate"/>
            </w:r>
            <w:r>
              <w:rPr>
                <w:noProof/>
                <w:webHidden/>
              </w:rPr>
              <w:t>30</w:t>
            </w:r>
            <w:r>
              <w:rPr>
                <w:noProof/>
                <w:webHidden/>
              </w:rPr>
              <w:fldChar w:fldCharType="end"/>
            </w:r>
          </w:hyperlink>
        </w:p>
        <w:p w14:paraId="789704CC" w14:textId="0681FE1D" w:rsidR="0005766E" w:rsidRDefault="0005766E">
          <w:pPr>
            <w:pStyle w:val="TOC3"/>
            <w:rPr>
              <w:noProof/>
              <w:kern w:val="2"/>
              <w:sz w:val="24"/>
              <w:szCs w:val="24"/>
              <w:lang w:eastAsia="en-US"/>
              <w14:ligatures w14:val="standardContextual"/>
            </w:rPr>
          </w:pPr>
          <w:hyperlink w:anchor="_Toc191977190" w:history="1">
            <w:r w:rsidRPr="00B65B8F">
              <w:rPr>
                <w:rStyle w:val="Hyperlink"/>
                <w:noProof/>
              </w:rPr>
              <w:t>3.2.6</w:t>
            </w:r>
            <w:r>
              <w:rPr>
                <w:noProof/>
                <w:kern w:val="2"/>
                <w:sz w:val="24"/>
                <w:szCs w:val="24"/>
                <w:lang w:eastAsia="en-US"/>
                <w14:ligatures w14:val="standardContextual"/>
              </w:rPr>
              <w:tab/>
            </w:r>
            <w:r w:rsidRPr="00B65B8F">
              <w:rPr>
                <w:rStyle w:val="Hyperlink"/>
                <w:noProof/>
              </w:rPr>
              <w:t>Other Types of Model Estimation</w:t>
            </w:r>
            <w:r>
              <w:rPr>
                <w:noProof/>
                <w:webHidden/>
              </w:rPr>
              <w:tab/>
            </w:r>
            <w:r>
              <w:rPr>
                <w:noProof/>
                <w:webHidden/>
              </w:rPr>
              <w:fldChar w:fldCharType="begin"/>
            </w:r>
            <w:r>
              <w:rPr>
                <w:noProof/>
                <w:webHidden/>
              </w:rPr>
              <w:instrText xml:space="preserve"> PAGEREF _Toc191977190 \h </w:instrText>
            </w:r>
            <w:r>
              <w:rPr>
                <w:noProof/>
                <w:webHidden/>
              </w:rPr>
            </w:r>
            <w:r>
              <w:rPr>
                <w:noProof/>
                <w:webHidden/>
              </w:rPr>
              <w:fldChar w:fldCharType="separate"/>
            </w:r>
            <w:r>
              <w:rPr>
                <w:noProof/>
                <w:webHidden/>
              </w:rPr>
              <w:t>31</w:t>
            </w:r>
            <w:r>
              <w:rPr>
                <w:noProof/>
                <w:webHidden/>
              </w:rPr>
              <w:fldChar w:fldCharType="end"/>
            </w:r>
          </w:hyperlink>
        </w:p>
        <w:p w14:paraId="54A0015E" w14:textId="6335C66D" w:rsidR="0005766E" w:rsidRDefault="0005766E">
          <w:pPr>
            <w:pStyle w:val="TOC2"/>
            <w:rPr>
              <w:noProof/>
              <w:kern w:val="2"/>
              <w:sz w:val="24"/>
              <w:szCs w:val="24"/>
              <w:lang w:eastAsia="en-US"/>
              <w14:ligatures w14:val="standardContextual"/>
            </w:rPr>
          </w:pPr>
          <w:hyperlink w:anchor="_Toc191977191" w:history="1">
            <w:r w:rsidRPr="00B65B8F">
              <w:rPr>
                <w:rStyle w:val="Hyperlink"/>
                <w:rFonts w:cs="Arial"/>
                <w:noProof/>
              </w:rPr>
              <w:t>3.3</w:t>
            </w:r>
            <w:r>
              <w:rPr>
                <w:noProof/>
                <w:kern w:val="2"/>
                <w:sz w:val="24"/>
                <w:szCs w:val="24"/>
                <w:lang w:eastAsia="en-US"/>
                <w14:ligatures w14:val="standardContextual"/>
              </w:rPr>
              <w:tab/>
            </w:r>
            <w:r w:rsidRPr="00B65B8F">
              <w:rPr>
                <w:rStyle w:val="Hyperlink"/>
                <w:rFonts w:cs="Arial"/>
                <w:noProof/>
              </w:rPr>
              <w:t>Model Development Testing</w:t>
            </w:r>
            <w:r>
              <w:rPr>
                <w:noProof/>
                <w:webHidden/>
              </w:rPr>
              <w:tab/>
            </w:r>
            <w:r>
              <w:rPr>
                <w:noProof/>
                <w:webHidden/>
              </w:rPr>
              <w:fldChar w:fldCharType="begin"/>
            </w:r>
            <w:r>
              <w:rPr>
                <w:noProof/>
                <w:webHidden/>
              </w:rPr>
              <w:instrText xml:space="preserve"> PAGEREF _Toc191977191 \h </w:instrText>
            </w:r>
            <w:r>
              <w:rPr>
                <w:noProof/>
                <w:webHidden/>
              </w:rPr>
            </w:r>
            <w:r>
              <w:rPr>
                <w:noProof/>
                <w:webHidden/>
              </w:rPr>
              <w:fldChar w:fldCharType="separate"/>
            </w:r>
            <w:r>
              <w:rPr>
                <w:noProof/>
                <w:webHidden/>
              </w:rPr>
              <w:t>32</w:t>
            </w:r>
            <w:r>
              <w:rPr>
                <w:noProof/>
                <w:webHidden/>
              </w:rPr>
              <w:fldChar w:fldCharType="end"/>
            </w:r>
          </w:hyperlink>
        </w:p>
        <w:p w14:paraId="19614559" w14:textId="5357C3B3" w:rsidR="0005766E" w:rsidRDefault="0005766E">
          <w:pPr>
            <w:pStyle w:val="TOC3"/>
            <w:rPr>
              <w:noProof/>
              <w:kern w:val="2"/>
              <w:sz w:val="24"/>
              <w:szCs w:val="24"/>
              <w:lang w:eastAsia="en-US"/>
              <w14:ligatures w14:val="standardContextual"/>
            </w:rPr>
          </w:pPr>
          <w:hyperlink w:anchor="_Toc191977192" w:history="1">
            <w:r w:rsidRPr="00B65B8F">
              <w:rPr>
                <w:rStyle w:val="Hyperlink"/>
                <w:noProof/>
              </w:rPr>
              <w:t>3.3.1</w:t>
            </w:r>
            <w:r>
              <w:rPr>
                <w:noProof/>
                <w:kern w:val="2"/>
                <w:sz w:val="24"/>
                <w:szCs w:val="24"/>
                <w:lang w:eastAsia="en-US"/>
                <w14:ligatures w14:val="standardContextual"/>
              </w:rPr>
              <w:tab/>
            </w:r>
            <w:r w:rsidRPr="00B65B8F">
              <w:rPr>
                <w:rStyle w:val="Hyperlink"/>
                <w:noProof/>
              </w:rPr>
              <w:t>Statistical and Technical Assumptions Testing</w:t>
            </w:r>
            <w:r>
              <w:rPr>
                <w:noProof/>
                <w:webHidden/>
              </w:rPr>
              <w:tab/>
            </w:r>
            <w:r>
              <w:rPr>
                <w:noProof/>
                <w:webHidden/>
              </w:rPr>
              <w:fldChar w:fldCharType="begin"/>
            </w:r>
            <w:r>
              <w:rPr>
                <w:noProof/>
                <w:webHidden/>
              </w:rPr>
              <w:instrText xml:space="preserve"> PAGEREF _Toc191977192 \h </w:instrText>
            </w:r>
            <w:r>
              <w:rPr>
                <w:noProof/>
                <w:webHidden/>
              </w:rPr>
            </w:r>
            <w:r>
              <w:rPr>
                <w:noProof/>
                <w:webHidden/>
              </w:rPr>
              <w:fldChar w:fldCharType="separate"/>
            </w:r>
            <w:r>
              <w:rPr>
                <w:noProof/>
                <w:webHidden/>
              </w:rPr>
              <w:t>33</w:t>
            </w:r>
            <w:r>
              <w:rPr>
                <w:noProof/>
                <w:webHidden/>
              </w:rPr>
              <w:fldChar w:fldCharType="end"/>
            </w:r>
          </w:hyperlink>
        </w:p>
        <w:p w14:paraId="43AE24C6" w14:textId="1BDDB89A" w:rsidR="0005766E" w:rsidRDefault="0005766E">
          <w:pPr>
            <w:pStyle w:val="TOC3"/>
            <w:rPr>
              <w:noProof/>
              <w:kern w:val="2"/>
              <w:sz w:val="24"/>
              <w:szCs w:val="24"/>
              <w:lang w:eastAsia="en-US"/>
              <w14:ligatures w14:val="standardContextual"/>
            </w:rPr>
          </w:pPr>
          <w:hyperlink w:anchor="_Toc191977193" w:history="1">
            <w:r w:rsidRPr="00B65B8F">
              <w:rPr>
                <w:rStyle w:val="Hyperlink"/>
                <w:noProof/>
              </w:rPr>
              <w:t>3.3.2</w:t>
            </w:r>
            <w:r>
              <w:rPr>
                <w:noProof/>
                <w:kern w:val="2"/>
                <w:sz w:val="24"/>
                <w:szCs w:val="24"/>
                <w:lang w:eastAsia="en-US"/>
                <w14:ligatures w14:val="standardContextual"/>
              </w:rPr>
              <w:tab/>
            </w:r>
            <w:r w:rsidRPr="00B65B8F">
              <w:rPr>
                <w:rStyle w:val="Hyperlink"/>
                <w:noProof/>
              </w:rPr>
              <w:t>Model Performance / Fit Testing</w:t>
            </w:r>
            <w:r>
              <w:rPr>
                <w:noProof/>
                <w:webHidden/>
              </w:rPr>
              <w:tab/>
            </w:r>
            <w:r>
              <w:rPr>
                <w:noProof/>
                <w:webHidden/>
              </w:rPr>
              <w:fldChar w:fldCharType="begin"/>
            </w:r>
            <w:r>
              <w:rPr>
                <w:noProof/>
                <w:webHidden/>
              </w:rPr>
              <w:instrText xml:space="preserve"> PAGEREF _Toc191977193 \h </w:instrText>
            </w:r>
            <w:r>
              <w:rPr>
                <w:noProof/>
                <w:webHidden/>
              </w:rPr>
            </w:r>
            <w:r>
              <w:rPr>
                <w:noProof/>
                <w:webHidden/>
              </w:rPr>
              <w:fldChar w:fldCharType="separate"/>
            </w:r>
            <w:r>
              <w:rPr>
                <w:noProof/>
                <w:webHidden/>
              </w:rPr>
              <w:t>33</w:t>
            </w:r>
            <w:r>
              <w:rPr>
                <w:noProof/>
                <w:webHidden/>
              </w:rPr>
              <w:fldChar w:fldCharType="end"/>
            </w:r>
          </w:hyperlink>
        </w:p>
        <w:p w14:paraId="0AC597AD" w14:textId="228AADA9" w:rsidR="0005766E" w:rsidRDefault="0005766E">
          <w:pPr>
            <w:pStyle w:val="TOC3"/>
            <w:rPr>
              <w:noProof/>
              <w:kern w:val="2"/>
              <w:sz w:val="24"/>
              <w:szCs w:val="24"/>
              <w:lang w:eastAsia="en-US"/>
              <w14:ligatures w14:val="standardContextual"/>
            </w:rPr>
          </w:pPr>
          <w:hyperlink w:anchor="_Toc191977194" w:history="1">
            <w:r w:rsidRPr="00B65B8F">
              <w:rPr>
                <w:rStyle w:val="Hyperlink"/>
                <w:noProof/>
              </w:rPr>
              <w:t>3.3.3</w:t>
            </w:r>
            <w:r>
              <w:rPr>
                <w:noProof/>
                <w:kern w:val="2"/>
                <w:sz w:val="24"/>
                <w:szCs w:val="24"/>
                <w:lang w:eastAsia="en-US"/>
                <w14:ligatures w14:val="standardContextual"/>
              </w:rPr>
              <w:tab/>
            </w:r>
            <w:r w:rsidRPr="00B65B8F">
              <w:rPr>
                <w:rStyle w:val="Hyperlink"/>
                <w:noProof/>
              </w:rPr>
              <w:t>Model Stability and Overfitting Testing</w:t>
            </w:r>
            <w:r>
              <w:rPr>
                <w:noProof/>
                <w:webHidden/>
              </w:rPr>
              <w:tab/>
            </w:r>
            <w:r>
              <w:rPr>
                <w:noProof/>
                <w:webHidden/>
              </w:rPr>
              <w:fldChar w:fldCharType="begin"/>
            </w:r>
            <w:r>
              <w:rPr>
                <w:noProof/>
                <w:webHidden/>
              </w:rPr>
              <w:instrText xml:space="preserve"> PAGEREF _Toc191977194 \h </w:instrText>
            </w:r>
            <w:r>
              <w:rPr>
                <w:noProof/>
                <w:webHidden/>
              </w:rPr>
            </w:r>
            <w:r>
              <w:rPr>
                <w:noProof/>
                <w:webHidden/>
              </w:rPr>
              <w:fldChar w:fldCharType="separate"/>
            </w:r>
            <w:r>
              <w:rPr>
                <w:noProof/>
                <w:webHidden/>
              </w:rPr>
              <w:t>35</w:t>
            </w:r>
            <w:r>
              <w:rPr>
                <w:noProof/>
                <w:webHidden/>
              </w:rPr>
              <w:fldChar w:fldCharType="end"/>
            </w:r>
          </w:hyperlink>
        </w:p>
        <w:p w14:paraId="59586FDC" w14:textId="5906F5DB" w:rsidR="0005766E" w:rsidRDefault="0005766E">
          <w:pPr>
            <w:pStyle w:val="TOC3"/>
            <w:rPr>
              <w:noProof/>
              <w:kern w:val="2"/>
              <w:sz w:val="24"/>
              <w:szCs w:val="24"/>
              <w:lang w:eastAsia="en-US"/>
              <w14:ligatures w14:val="standardContextual"/>
            </w:rPr>
          </w:pPr>
          <w:hyperlink w:anchor="_Toc191977195" w:history="1">
            <w:r w:rsidRPr="00B65B8F">
              <w:rPr>
                <w:rStyle w:val="Hyperlink"/>
                <w:noProof/>
              </w:rPr>
              <w:t>3.3.4</w:t>
            </w:r>
            <w:r>
              <w:rPr>
                <w:noProof/>
                <w:kern w:val="2"/>
                <w:sz w:val="24"/>
                <w:szCs w:val="24"/>
                <w:lang w:eastAsia="en-US"/>
                <w14:ligatures w14:val="standardContextual"/>
              </w:rPr>
              <w:tab/>
            </w:r>
            <w:r w:rsidRPr="00B65B8F">
              <w:rPr>
                <w:rStyle w:val="Hyperlink"/>
                <w:noProof/>
              </w:rPr>
              <w:t>Back-testing</w:t>
            </w:r>
            <w:r>
              <w:rPr>
                <w:noProof/>
                <w:webHidden/>
              </w:rPr>
              <w:tab/>
            </w:r>
            <w:r>
              <w:rPr>
                <w:noProof/>
                <w:webHidden/>
              </w:rPr>
              <w:fldChar w:fldCharType="begin"/>
            </w:r>
            <w:r>
              <w:rPr>
                <w:noProof/>
                <w:webHidden/>
              </w:rPr>
              <w:instrText xml:space="preserve"> PAGEREF _Toc191977195 \h </w:instrText>
            </w:r>
            <w:r>
              <w:rPr>
                <w:noProof/>
                <w:webHidden/>
              </w:rPr>
            </w:r>
            <w:r>
              <w:rPr>
                <w:noProof/>
                <w:webHidden/>
              </w:rPr>
              <w:fldChar w:fldCharType="separate"/>
            </w:r>
            <w:r>
              <w:rPr>
                <w:noProof/>
                <w:webHidden/>
              </w:rPr>
              <w:t>35</w:t>
            </w:r>
            <w:r>
              <w:rPr>
                <w:noProof/>
                <w:webHidden/>
              </w:rPr>
              <w:fldChar w:fldCharType="end"/>
            </w:r>
          </w:hyperlink>
        </w:p>
        <w:p w14:paraId="30C8249D" w14:textId="140BF95E" w:rsidR="0005766E" w:rsidRDefault="0005766E">
          <w:pPr>
            <w:pStyle w:val="TOC3"/>
            <w:rPr>
              <w:noProof/>
              <w:kern w:val="2"/>
              <w:sz w:val="24"/>
              <w:szCs w:val="24"/>
              <w:lang w:eastAsia="en-US"/>
              <w14:ligatures w14:val="standardContextual"/>
            </w:rPr>
          </w:pPr>
          <w:hyperlink w:anchor="_Toc191977196" w:history="1">
            <w:r w:rsidRPr="00B65B8F">
              <w:rPr>
                <w:rStyle w:val="Hyperlink"/>
                <w:noProof/>
              </w:rPr>
              <w:t>3.3.5</w:t>
            </w:r>
            <w:r>
              <w:rPr>
                <w:noProof/>
                <w:kern w:val="2"/>
                <w:sz w:val="24"/>
                <w:szCs w:val="24"/>
                <w:lang w:eastAsia="en-US"/>
                <w14:ligatures w14:val="standardContextual"/>
              </w:rPr>
              <w:tab/>
            </w:r>
            <w:r w:rsidRPr="00B65B8F">
              <w:rPr>
                <w:rStyle w:val="Hyperlink"/>
                <w:noProof/>
              </w:rPr>
              <w:t>Model Explainability Testing</w:t>
            </w:r>
            <w:r>
              <w:rPr>
                <w:noProof/>
                <w:webHidden/>
              </w:rPr>
              <w:tab/>
            </w:r>
            <w:r>
              <w:rPr>
                <w:noProof/>
                <w:webHidden/>
              </w:rPr>
              <w:fldChar w:fldCharType="begin"/>
            </w:r>
            <w:r>
              <w:rPr>
                <w:noProof/>
                <w:webHidden/>
              </w:rPr>
              <w:instrText xml:space="preserve"> PAGEREF _Toc191977196 \h </w:instrText>
            </w:r>
            <w:r>
              <w:rPr>
                <w:noProof/>
                <w:webHidden/>
              </w:rPr>
            </w:r>
            <w:r>
              <w:rPr>
                <w:noProof/>
                <w:webHidden/>
              </w:rPr>
              <w:fldChar w:fldCharType="separate"/>
            </w:r>
            <w:r>
              <w:rPr>
                <w:noProof/>
                <w:webHidden/>
              </w:rPr>
              <w:t>37</w:t>
            </w:r>
            <w:r>
              <w:rPr>
                <w:noProof/>
                <w:webHidden/>
              </w:rPr>
              <w:fldChar w:fldCharType="end"/>
            </w:r>
          </w:hyperlink>
        </w:p>
        <w:p w14:paraId="09315EC6" w14:textId="41ADFEEB" w:rsidR="0005766E" w:rsidRDefault="0005766E">
          <w:pPr>
            <w:pStyle w:val="TOC3"/>
            <w:rPr>
              <w:noProof/>
              <w:kern w:val="2"/>
              <w:sz w:val="24"/>
              <w:szCs w:val="24"/>
              <w:lang w:eastAsia="en-US"/>
              <w14:ligatures w14:val="standardContextual"/>
            </w:rPr>
          </w:pPr>
          <w:hyperlink w:anchor="_Toc191977197" w:history="1">
            <w:r w:rsidRPr="00B65B8F">
              <w:rPr>
                <w:rStyle w:val="Hyperlink"/>
                <w:noProof/>
              </w:rPr>
              <w:t>3.3.6</w:t>
            </w:r>
            <w:r>
              <w:rPr>
                <w:noProof/>
                <w:kern w:val="2"/>
                <w:sz w:val="24"/>
                <w:szCs w:val="24"/>
                <w:lang w:eastAsia="en-US"/>
                <w14:ligatures w14:val="standardContextual"/>
              </w:rPr>
              <w:tab/>
            </w:r>
            <w:r w:rsidRPr="00B65B8F">
              <w:rPr>
                <w:rStyle w:val="Hyperlink"/>
                <w:noProof/>
              </w:rPr>
              <w:t>Benchmarking</w:t>
            </w:r>
            <w:r>
              <w:rPr>
                <w:noProof/>
                <w:webHidden/>
              </w:rPr>
              <w:tab/>
            </w:r>
            <w:r>
              <w:rPr>
                <w:noProof/>
                <w:webHidden/>
              </w:rPr>
              <w:fldChar w:fldCharType="begin"/>
            </w:r>
            <w:r>
              <w:rPr>
                <w:noProof/>
                <w:webHidden/>
              </w:rPr>
              <w:instrText xml:space="preserve"> PAGEREF _Toc191977197 \h </w:instrText>
            </w:r>
            <w:r>
              <w:rPr>
                <w:noProof/>
                <w:webHidden/>
              </w:rPr>
            </w:r>
            <w:r>
              <w:rPr>
                <w:noProof/>
                <w:webHidden/>
              </w:rPr>
              <w:fldChar w:fldCharType="separate"/>
            </w:r>
            <w:r>
              <w:rPr>
                <w:noProof/>
                <w:webHidden/>
              </w:rPr>
              <w:t>38</w:t>
            </w:r>
            <w:r>
              <w:rPr>
                <w:noProof/>
                <w:webHidden/>
              </w:rPr>
              <w:fldChar w:fldCharType="end"/>
            </w:r>
          </w:hyperlink>
        </w:p>
        <w:p w14:paraId="460D8D33" w14:textId="11B34F56" w:rsidR="0005766E" w:rsidRDefault="0005766E">
          <w:pPr>
            <w:pStyle w:val="TOC3"/>
            <w:rPr>
              <w:noProof/>
              <w:kern w:val="2"/>
              <w:sz w:val="24"/>
              <w:szCs w:val="24"/>
              <w:lang w:eastAsia="en-US"/>
              <w14:ligatures w14:val="standardContextual"/>
            </w:rPr>
          </w:pPr>
          <w:hyperlink w:anchor="_Toc191977198" w:history="1">
            <w:r w:rsidRPr="00B65B8F">
              <w:rPr>
                <w:rStyle w:val="Hyperlink"/>
                <w:noProof/>
              </w:rPr>
              <w:t>3.3.7</w:t>
            </w:r>
            <w:r>
              <w:rPr>
                <w:noProof/>
                <w:kern w:val="2"/>
                <w:sz w:val="24"/>
                <w:szCs w:val="24"/>
                <w:lang w:eastAsia="en-US"/>
                <w14:ligatures w14:val="standardContextual"/>
              </w:rPr>
              <w:tab/>
            </w:r>
            <w:r w:rsidRPr="00B65B8F">
              <w:rPr>
                <w:rStyle w:val="Hyperlink"/>
                <w:noProof/>
              </w:rPr>
              <w:t>Sensitivity Analysis</w:t>
            </w:r>
            <w:r>
              <w:rPr>
                <w:noProof/>
                <w:webHidden/>
              </w:rPr>
              <w:tab/>
            </w:r>
            <w:r>
              <w:rPr>
                <w:noProof/>
                <w:webHidden/>
              </w:rPr>
              <w:fldChar w:fldCharType="begin"/>
            </w:r>
            <w:r>
              <w:rPr>
                <w:noProof/>
                <w:webHidden/>
              </w:rPr>
              <w:instrText xml:space="preserve"> PAGEREF _Toc191977198 \h </w:instrText>
            </w:r>
            <w:r>
              <w:rPr>
                <w:noProof/>
                <w:webHidden/>
              </w:rPr>
            </w:r>
            <w:r>
              <w:rPr>
                <w:noProof/>
                <w:webHidden/>
              </w:rPr>
              <w:fldChar w:fldCharType="separate"/>
            </w:r>
            <w:r>
              <w:rPr>
                <w:noProof/>
                <w:webHidden/>
              </w:rPr>
              <w:t>39</w:t>
            </w:r>
            <w:r>
              <w:rPr>
                <w:noProof/>
                <w:webHidden/>
              </w:rPr>
              <w:fldChar w:fldCharType="end"/>
            </w:r>
          </w:hyperlink>
        </w:p>
        <w:p w14:paraId="10EEAB02" w14:textId="1162089F" w:rsidR="0005766E" w:rsidRDefault="0005766E">
          <w:pPr>
            <w:pStyle w:val="TOC3"/>
            <w:rPr>
              <w:noProof/>
              <w:kern w:val="2"/>
              <w:sz w:val="24"/>
              <w:szCs w:val="24"/>
              <w:lang w:eastAsia="en-US"/>
              <w14:ligatures w14:val="standardContextual"/>
            </w:rPr>
          </w:pPr>
          <w:hyperlink w:anchor="_Toc191977199" w:history="1">
            <w:r w:rsidRPr="00B65B8F">
              <w:rPr>
                <w:rStyle w:val="Hyperlink"/>
                <w:noProof/>
              </w:rPr>
              <w:t>3.3.8</w:t>
            </w:r>
            <w:r>
              <w:rPr>
                <w:noProof/>
                <w:kern w:val="2"/>
                <w:sz w:val="24"/>
                <w:szCs w:val="24"/>
                <w:lang w:eastAsia="en-US"/>
                <w14:ligatures w14:val="standardContextual"/>
              </w:rPr>
              <w:tab/>
            </w:r>
            <w:r w:rsidRPr="00B65B8F">
              <w:rPr>
                <w:rStyle w:val="Hyperlink"/>
                <w:noProof/>
              </w:rPr>
              <w:t>Stress Testing / Scenario Analysis</w:t>
            </w:r>
            <w:r>
              <w:rPr>
                <w:noProof/>
                <w:webHidden/>
              </w:rPr>
              <w:tab/>
            </w:r>
            <w:r>
              <w:rPr>
                <w:noProof/>
                <w:webHidden/>
              </w:rPr>
              <w:fldChar w:fldCharType="begin"/>
            </w:r>
            <w:r>
              <w:rPr>
                <w:noProof/>
                <w:webHidden/>
              </w:rPr>
              <w:instrText xml:space="preserve"> PAGEREF _Toc191977199 \h </w:instrText>
            </w:r>
            <w:r>
              <w:rPr>
                <w:noProof/>
                <w:webHidden/>
              </w:rPr>
            </w:r>
            <w:r>
              <w:rPr>
                <w:noProof/>
                <w:webHidden/>
              </w:rPr>
              <w:fldChar w:fldCharType="separate"/>
            </w:r>
            <w:r>
              <w:rPr>
                <w:noProof/>
                <w:webHidden/>
              </w:rPr>
              <w:t>39</w:t>
            </w:r>
            <w:r>
              <w:rPr>
                <w:noProof/>
                <w:webHidden/>
              </w:rPr>
              <w:fldChar w:fldCharType="end"/>
            </w:r>
          </w:hyperlink>
        </w:p>
        <w:p w14:paraId="2F231829" w14:textId="18B9DEFB" w:rsidR="0005766E" w:rsidRDefault="0005766E">
          <w:pPr>
            <w:pStyle w:val="TOC3"/>
            <w:rPr>
              <w:noProof/>
              <w:kern w:val="2"/>
              <w:sz w:val="24"/>
              <w:szCs w:val="24"/>
              <w:lang w:eastAsia="en-US"/>
              <w14:ligatures w14:val="standardContextual"/>
            </w:rPr>
          </w:pPr>
          <w:hyperlink w:anchor="_Toc191977200" w:history="1">
            <w:r w:rsidRPr="00B65B8F">
              <w:rPr>
                <w:rStyle w:val="Hyperlink"/>
                <w:noProof/>
              </w:rPr>
              <w:t>3.3.9</w:t>
            </w:r>
            <w:r>
              <w:rPr>
                <w:noProof/>
                <w:kern w:val="2"/>
                <w:sz w:val="24"/>
                <w:szCs w:val="24"/>
                <w:lang w:eastAsia="en-US"/>
                <w14:ligatures w14:val="standardContextual"/>
              </w:rPr>
              <w:tab/>
            </w:r>
            <w:r w:rsidRPr="00B65B8F">
              <w:rPr>
                <w:rStyle w:val="Hyperlink"/>
                <w:noProof/>
              </w:rPr>
              <w:t>Other Testing</w:t>
            </w:r>
            <w:r>
              <w:rPr>
                <w:noProof/>
                <w:webHidden/>
              </w:rPr>
              <w:tab/>
            </w:r>
            <w:r>
              <w:rPr>
                <w:noProof/>
                <w:webHidden/>
              </w:rPr>
              <w:fldChar w:fldCharType="begin"/>
            </w:r>
            <w:r>
              <w:rPr>
                <w:noProof/>
                <w:webHidden/>
              </w:rPr>
              <w:instrText xml:space="preserve"> PAGEREF _Toc191977200 \h </w:instrText>
            </w:r>
            <w:r>
              <w:rPr>
                <w:noProof/>
                <w:webHidden/>
              </w:rPr>
            </w:r>
            <w:r>
              <w:rPr>
                <w:noProof/>
                <w:webHidden/>
              </w:rPr>
              <w:fldChar w:fldCharType="separate"/>
            </w:r>
            <w:r>
              <w:rPr>
                <w:noProof/>
                <w:webHidden/>
              </w:rPr>
              <w:t>40</w:t>
            </w:r>
            <w:r>
              <w:rPr>
                <w:noProof/>
                <w:webHidden/>
              </w:rPr>
              <w:fldChar w:fldCharType="end"/>
            </w:r>
          </w:hyperlink>
        </w:p>
        <w:p w14:paraId="7062ABB7" w14:textId="3CDF517E" w:rsidR="0005766E" w:rsidRDefault="0005766E">
          <w:pPr>
            <w:pStyle w:val="TOC3"/>
            <w:rPr>
              <w:noProof/>
              <w:kern w:val="2"/>
              <w:sz w:val="24"/>
              <w:szCs w:val="24"/>
              <w:lang w:eastAsia="en-US"/>
              <w14:ligatures w14:val="standardContextual"/>
            </w:rPr>
          </w:pPr>
          <w:hyperlink w:anchor="_Toc191977201" w:history="1">
            <w:r w:rsidRPr="00B65B8F">
              <w:rPr>
                <w:rStyle w:val="Hyperlink"/>
                <w:noProof/>
              </w:rPr>
              <w:t>3.3.10</w:t>
            </w:r>
            <w:r>
              <w:rPr>
                <w:noProof/>
                <w:kern w:val="2"/>
                <w:sz w:val="24"/>
                <w:szCs w:val="24"/>
                <w:lang w:eastAsia="en-US"/>
                <w14:ligatures w14:val="standardContextual"/>
              </w:rPr>
              <w:tab/>
            </w:r>
            <w:r w:rsidRPr="00B65B8F">
              <w:rPr>
                <w:rStyle w:val="Hyperlink"/>
                <w:noProof/>
              </w:rPr>
              <w:t>Overall Performance Assessment</w:t>
            </w:r>
            <w:r>
              <w:rPr>
                <w:noProof/>
                <w:webHidden/>
              </w:rPr>
              <w:tab/>
            </w:r>
            <w:r>
              <w:rPr>
                <w:noProof/>
                <w:webHidden/>
              </w:rPr>
              <w:fldChar w:fldCharType="begin"/>
            </w:r>
            <w:r>
              <w:rPr>
                <w:noProof/>
                <w:webHidden/>
              </w:rPr>
              <w:instrText xml:space="preserve"> PAGEREF _Toc191977201 \h </w:instrText>
            </w:r>
            <w:r>
              <w:rPr>
                <w:noProof/>
                <w:webHidden/>
              </w:rPr>
            </w:r>
            <w:r>
              <w:rPr>
                <w:noProof/>
                <w:webHidden/>
              </w:rPr>
              <w:fldChar w:fldCharType="separate"/>
            </w:r>
            <w:r>
              <w:rPr>
                <w:noProof/>
                <w:webHidden/>
              </w:rPr>
              <w:t>40</w:t>
            </w:r>
            <w:r>
              <w:rPr>
                <w:noProof/>
                <w:webHidden/>
              </w:rPr>
              <w:fldChar w:fldCharType="end"/>
            </w:r>
          </w:hyperlink>
        </w:p>
        <w:p w14:paraId="14628EFC" w14:textId="77B91CB1" w:rsidR="0005766E" w:rsidRDefault="0005766E">
          <w:pPr>
            <w:pStyle w:val="TOC3"/>
            <w:rPr>
              <w:noProof/>
              <w:kern w:val="2"/>
              <w:sz w:val="24"/>
              <w:szCs w:val="24"/>
              <w:lang w:eastAsia="en-US"/>
              <w14:ligatures w14:val="standardContextual"/>
            </w:rPr>
          </w:pPr>
          <w:hyperlink w:anchor="_Toc191977202" w:history="1">
            <w:r w:rsidRPr="00B65B8F">
              <w:rPr>
                <w:rStyle w:val="Hyperlink"/>
                <w:noProof/>
              </w:rPr>
              <w:t>3.3.11</w:t>
            </w:r>
            <w:r>
              <w:rPr>
                <w:noProof/>
                <w:kern w:val="2"/>
                <w:sz w:val="24"/>
                <w:szCs w:val="24"/>
                <w:lang w:eastAsia="en-US"/>
                <w14:ligatures w14:val="standardContextual"/>
              </w:rPr>
              <w:tab/>
            </w:r>
            <w:r w:rsidRPr="00B65B8F">
              <w:rPr>
                <w:rStyle w:val="Hyperlink"/>
                <w:noProof/>
              </w:rPr>
              <w:t>Need for Model Overlays</w:t>
            </w:r>
            <w:r>
              <w:rPr>
                <w:noProof/>
                <w:webHidden/>
              </w:rPr>
              <w:tab/>
            </w:r>
            <w:r>
              <w:rPr>
                <w:noProof/>
                <w:webHidden/>
              </w:rPr>
              <w:fldChar w:fldCharType="begin"/>
            </w:r>
            <w:r>
              <w:rPr>
                <w:noProof/>
                <w:webHidden/>
              </w:rPr>
              <w:instrText xml:space="preserve"> PAGEREF _Toc191977202 \h </w:instrText>
            </w:r>
            <w:r>
              <w:rPr>
                <w:noProof/>
                <w:webHidden/>
              </w:rPr>
            </w:r>
            <w:r>
              <w:rPr>
                <w:noProof/>
                <w:webHidden/>
              </w:rPr>
              <w:fldChar w:fldCharType="separate"/>
            </w:r>
            <w:r>
              <w:rPr>
                <w:noProof/>
                <w:webHidden/>
              </w:rPr>
              <w:t>41</w:t>
            </w:r>
            <w:r>
              <w:rPr>
                <w:noProof/>
                <w:webHidden/>
              </w:rPr>
              <w:fldChar w:fldCharType="end"/>
            </w:r>
          </w:hyperlink>
        </w:p>
        <w:p w14:paraId="241404A2" w14:textId="5D2EFDEE" w:rsidR="0005766E" w:rsidRDefault="0005766E">
          <w:pPr>
            <w:pStyle w:val="TOC1"/>
            <w:rPr>
              <w:noProof/>
              <w:kern w:val="2"/>
              <w:sz w:val="24"/>
              <w:szCs w:val="24"/>
              <w:lang w:eastAsia="en-US"/>
              <w14:ligatures w14:val="standardContextual"/>
            </w:rPr>
          </w:pPr>
          <w:hyperlink w:anchor="_Toc191977203" w:history="1">
            <w:r w:rsidRPr="00B65B8F">
              <w:rPr>
                <w:rStyle w:val="Hyperlink"/>
                <w:rFonts w:ascii="Arial" w:hAnsi="Arial" w:cs="Arial"/>
                <w:noProof/>
              </w:rPr>
              <w:t>4</w:t>
            </w:r>
            <w:r>
              <w:rPr>
                <w:noProof/>
                <w:kern w:val="2"/>
                <w:sz w:val="24"/>
                <w:szCs w:val="24"/>
                <w:lang w:eastAsia="en-US"/>
                <w14:ligatures w14:val="standardContextual"/>
              </w:rPr>
              <w:tab/>
            </w:r>
            <w:r w:rsidRPr="00B65B8F">
              <w:rPr>
                <w:rStyle w:val="Hyperlink"/>
                <w:rFonts w:ascii="Arial" w:hAnsi="Arial" w:cs="Arial"/>
                <w:noProof/>
              </w:rPr>
              <w:t>PRODUCTION PROCESS COMPLETENESS &amp; ACCURACY</w:t>
            </w:r>
            <w:r>
              <w:rPr>
                <w:noProof/>
                <w:webHidden/>
              </w:rPr>
              <w:tab/>
            </w:r>
            <w:r>
              <w:rPr>
                <w:noProof/>
                <w:webHidden/>
              </w:rPr>
              <w:fldChar w:fldCharType="begin"/>
            </w:r>
            <w:r>
              <w:rPr>
                <w:noProof/>
                <w:webHidden/>
              </w:rPr>
              <w:instrText xml:space="preserve"> PAGEREF _Toc191977203 \h </w:instrText>
            </w:r>
            <w:r>
              <w:rPr>
                <w:noProof/>
                <w:webHidden/>
              </w:rPr>
            </w:r>
            <w:r>
              <w:rPr>
                <w:noProof/>
                <w:webHidden/>
              </w:rPr>
              <w:fldChar w:fldCharType="separate"/>
            </w:r>
            <w:r>
              <w:rPr>
                <w:noProof/>
                <w:webHidden/>
              </w:rPr>
              <w:t>41</w:t>
            </w:r>
            <w:r>
              <w:rPr>
                <w:noProof/>
                <w:webHidden/>
              </w:rPr>
              <w:fldChar w:fldCharType="end"/>
            </w:r>
          </w:hyperlink>
        </w:p>
        <w:p w14:paraId="2F027F56" w14:textId="1091921D" w:rsidR="0005766E" w:rsidRDefault="0005766E">
          <w:pPr>
            <w:pStyle w:val="TOC2"/>
            <w:rPr>
              <w:noProof/>
              <w:kern w:val="2"/>
              <w:sz w:val="24"/>
              <w:szCs w:val="24"/>
              <w:lang w:eastAsia="en-US"/>
              <w14:ligatures w14:val="standardContextual"/>
            </w:rPr>
          </w:pPr>
          <w:hyperlink w:anchor="_Toc191977204" w:history="1">
            <w:r w:rsidRPr="00B65B8F">
              <w:rPr>
                <w:rStyle w:val="Hyperlink"/>
                <w:noProof/>
              </w:rPr>
              <w:t>4.1</w:t>
            </w:r>
            <w:r>
              <w:rPr>
                <w:noProof/>
                <w:kern w:val="2"/>
                <w:sz w:val="24"/>
                <w:szCs w:val="24"/>
                <w:lang w:eastAsia="en-US"/>
                <w14:ligatures w14:val="standardContextual"/>
              </w:rPr>
              <w:tab/>
            </w:r>
            <w:r w:rsidRPr="00B65B8F">
              <w:rPr>
                <w:rStyle w:val="Hyperlink"/>
                <w:noProof/>
              </w:rPr>
              <w:t>Production Application Testing</w:t>
            </w:r>
            <w:r>
              <w:rPr>
                <w:noProof/>
                <w:webHidden/>
              </w:rPr>
              <w:tab/>
            </w:r>
            <w:r>
              <w:rPr>
                <w:noProof/>
                <w:webHidden/>
              </w:rPr>
              <w:fldChar w:fldCharType="begin"/>
            </w:r>
            <w:r>
              <w:rPr>
                <w:noProof/>
                <w:webHidden/>
              </w:rPr>
              <w:instrText xml:space="preserve"> PAGEREF _Toc191977204 \h </w:instrText>
            </w:r>
            <w:r>
              <w:rPr>
                <w:noProof/>
                <w:webHidden/>
              </w:rPr>
            </w:r>
            <w:r>
              <w:rPr>
                <w:noProof/>
                <w:webHidden/>
              </w:rPr>
              <w:fldChar w:fldCharType="separate"/>
            </w:r>
            <w:r>
              <w:rPr>
                <w:noProof/>
                <w:webHidden/>
              </w:rPr>
              <w:t>42</w:t>
            </w:r>
            <w:r>
              <w:rPr>
                <w:noProof/>
                <w:webHidden/>
              </w:rPr>
              <w:fldChar w:fldCharType="end"/>
            </w:r>
          </w:hyperlink>
        </w:p>
        <w:p w14:paraId="0DDBE0D5" w14:textId="53277D17" w:rsidR="0005766E" w:rsidRDefault="0005766E">
          <w:pPr>
            <w:pStyle w:val="TOC3"/>
            <w:rPr>
              <w:noProof/>
              <w:kern w:val="2"/>
              <w:sz w:val="24"/>
              <w:szCs w:val="24"/>
              <w:lang w:eastAsia="en-US"/>
              <w14:ligatures w14:val="standardContextual"/>
            </w:rPr>
          </w:pPr>
          <w:hyperlink w:anchor="_Toc191977205" w:history="1">
            <w:r w:rsidRPr="00B65B8F">
              <w:rPr>
                <w:rStyle w:val="Hyperlink"/>
                <w:noProof/>
              </w:rPr>
              <w:t>4.1.1</w:t>
            </w:r>
            <w:r>
              <w:rPr>
                <w:noProof/>
                <w:kern w:val="2"/>
                <w:sz w:val="24"/>
                <w:szCs w:val="24"/>
                <w:lang w:eastAsia="en-US"/>
                <w14:ligatures w14:val="standardContextual"/>
              </w:rPr>
              <w:tab/>
            </w:r>
            <w:r w:rsidRPr="00B65B8F">
              <w:rPr>
                <w:rStyle w:val="Hyperlink"/>
                <w:noProof/>
              </w:rPr>
              <w:t>System Testing Approach and Results</w:t>
            </w:r>
            <w:r>
              <w:rPr>
                <w:noProof/>
                <w:webHidden/>
              </w:rPr>
              <w:tab/>
            </w:r>
            <w:r>
              <w:rPr>
                <w:noProof/>
                <w:webHidden/>
              </w:rPr>
              <w:fldChar w:fldCharType="begin"/>
            </w:r>
            <w:r>
              <w:rPr>
                <w:noProof/>
                <w:webHidden/>
              </w:rPr>
              <w:instrText xml:space="preserve"> PAGEREF _Toc191977205 \h </w:instrText>
            </w:r>
            <w:r>
              <w:rPr>
                <w:noProof/>
                <w:webHidden/>
              </w:rPr>
            </w:r>
            <w:r>
              <w:rPr>
                <w:noProof/>
                <w:webHidden/>
              </w:rPr>
              <w:fldChar w:fldCharType="separate"/>
            </w:r>
            <w:r>
              <w:rPr>
                <w:noProof/>
                <w:webHidden/>
              </w:rPr>
              <w:t>42</w:t>
            </w:r>
            <w:r>
              <w:rPr>
                <w:noProof/>
                <w:webHidden/>
              </w:rPr>
              <w:fldChar w:fldCharType="end"/>
            </w:r>
          </w:hyperlink>
        </w:p>
        <w:p w14:paraId="474D1602" w14:textId="679DD262" w:rsidR="0005766E" w:rsidRDefault="0005766E">
          <w:pPr>
            <w:pStyle w:val="TOC3"/>
            <w:rPr>
              <w:noProof/>
              <w:kern w:val="2"/>
              <w:sz w:val="24"/>
              <w:szCs w:val="24"/>
              <w:lang w:eastAsia="en-US"/>
              <w14:ligatures w14:val="standardContextual"/>
            </w:rPr>
          </w:pPr>
          <w:hyperlink w:anchor="_Toc191977206" w:history="1">
            <w:r w:rsidRPr="00B65B8F">
              <w:rPr>
                <w:rStyle w:val="Hyperlink"/>
                <w:noProof/>
              </w:rPr>
              <w:t>4.1.2</w:t>
            </w:r>
            <w:r>
              <w:rPr>
                <w:noProof/>
                <w:kern w:val="2"/>
                <w:sz w:val="24"/>
                <w:szCs w:val="24"/>
                <w:lang w:eastAsia="en-US"/>
                <w14:ligatures w14:val="standardContextual"/>
              </w:rPr>
              <w:tab/>
            </w:r>
            <w:r w:rsidRPr="00B65B8F">
              <w:rPr>
                <w:rStyle w:val="Hyperlink"/>
                <w:noProof/>
              </w:rPr>
              <w:t>User Acceptance Testing Approach and Results</w:t>
            </w:r>
            <w:r>
              <w:rPr>
                <w:noProof/>
                <w:webHidden/>
              </w:rPr>
              <w:tab/>
            </w:r>
            <w:r>
              <w:rPr>
                <w:noProof/>
                <w:webHidden/>
              </w:rPr>
              <w:fldChar w:fldCharType="begin"/>
            </w:r>
            <w:r>
              <w:rPr>
                <w:noProof/>
                <w:webHidden/>
              </w:rPr>
              <w:instrText xml:space="preserve"> PAGEREF _Toc191977206 \h </w:instrText>
            </w:r>
            <w:r>
              <w:rPr>
                <w:noProof/>
                <w:webHidden/>
              </w:rPr>
            </w:r>
            <w:r>
              <w:rPr>
                <w:noProof/>
                <w:webHidden/>
              </w:rPr>
              <w:fldChar w:fldCharType="separate"/>
            </w:r>
            <w:r>
              <w:rPr>
                <w:noProof/>
                <w:webHidden/>
              </w:rPr>
              <w:t>43</w:t>
            </w:r>
            <w:r>
              <w:rPr>
                <w:noProof/>
                <w:webHidden/>
              </w:rPr>
              <w:fldChar w:fldCharType="end"/>
            </w:r>
          </w:hyperlink>
        </w:p>
        <w:p w14:paraId="73522144" w14:textId="24C354D0" w:rsidR="0005766E" w:rsidRDefault="0005766E">
          <w:pPr>
            <w:pStyle w:val="TOC2"/>
            <w:rPr>
              <w:noProof/>
              <w:kern w:val="2"/>
              <w:sz w:val="24"/>
              <w:szCs w:val="24"/>
              <w:lang w:eastAsia="en-US"/>
              <w14:ligatures w14:val="standardContextual"/>
            </w:rPr>
          </w:pPr>
          <w:hyperlink w:anchor="_Toc191977207" w:history="1">
            <w:r w:rsidRPr="00B65B8F">
              <w:rPr>
                <w:rStyle w:val="Hyperlink"/>
                <w:rFonts w:cs="Arial"/>
                <w:noProof/>
              </w:rPr>
              <w:t>4.2</w:t>
            </w:r>
            <w:r>
              <w:rPr>
                <w:noProof/>
                <w:kern w:val="2"/>
                <w:sz w:val="24"/>
                <w:szCs w:val="24"/>
                <w:lang w:eastAsia="en-US"/>
                <w14:ligatures w14:val="standardContextual"/>
              </w:rPr>
              <w:tab/>
            </w:r>
            <w:r w:rsidRPr="00B65B8F">
              <w:rPr>
                <w:rStyle w:val="Hyperlink"/>
                <w:rFonts w:cs="Arial"/>
                <w:noProof/>
              </w:rPr>
              <w:t>Model Production Specifications</w:t>
            </w:r>
            <w:r>
              <w:rPr>
                <w:noProof/>
                <w:webHidden/>
              </w:rPr>
              <w:tab/>
            </w:r>
            <w:r>
              <w:rPr>
                <w:noProof/>
                <w:webHidden/>
              </w:rPr>
              <w:fldChar w:fldCharType="begin"/>
            </w:r>
            <w:r>
              <w:rPr>
                <w:noProof/>
                <w:webHidden/>
              </w:rPr>
              <w:instrText xml:space="preserve"> PAGEREF _Toc191977207 \h </w:instrText>
            </w:r>
            <w:r>
              <w:rPr>
                <w:noProof/>
                <w:webHidden/>
              </w:rPr>
            </w:r>
            <w:r>
              <w:rPr>
                <w:noProof/>
                <w:webHidden/>
              </w:rPr>
              <w:fldChar w:fldCharType="separate"/>
            </w:r>
            <w:r>
              <w:rPr>
                <w:noProof/>
                <w:webHidden/>
              </w:rPr>
              <w:t>43</w:t>
            </w:r>
            <w:r>
              <w:rPr>
                <w:noProof/>
                <w:webHidden/>
              </w:rPr>
              <w:fldChar w:fldCharType="end"/>
            </w:r>
          </w:hyperlink>
        </w:p>
        <w:p w14:paraId="30D3260A" w14:textId="077EB8B3" w:rsidR="0005766E" w:rsidRDefault="0005766E">
          <w:pPr>
            <w:pStyle w:val="TOC3"/>
            <w:rPr>
              <w:noProof/>
              <w:kern w:val="2"/>
              <w:sz w:val="24"/>
              <w:szCs w:val="24"/>
              <w:lang w:eastAsia="en-US"/>
              <w14:ligatures w14:val="standardContextual"/>
            </w:rPr>
          </w:pPr>
          <w:hyperlink w:anchor="_Toc191977208" w:history="1">
            <w:r w:rsidRPr="00B65B8F">
              <w:rPr>
                <w:rStyle w:val="Hyperlink"/>
                <w:noProof/>
              </w:rPr>
              <w:t>4.2.1</w:t>
            </w:r>
            <w:r>
              <w:rPr>
                <w:noProof/>
                <w:kern w:val="2"/>
                <w:sz w:val="24"/>
                <w:szCs w:val="24"/>
                <w:lang w:eastAsia="en-US"/>
                <w14:ligatures w14:val="standardContextual"/>
              </w:rPr>
              <w:tab/>
            </w:r>
            <w:r w:rsidRPr="00B65B8F">
              <w:rPr>
                <w:rStyle w:val="Hyperlink"/>
                <w:noProof/>
              </w:rPr>
              <w:t>Model Platform</w:t>
            </w:r>
            <w:r>
              <w:rPr>
                <w:noProof/>
                <w:webHidden/>
              </w:rPr>
              <w:tab/>
            </w:r>
            <w:r>
              <w:rPr>
                <w:noProof/>
                <w:webHidden/>
              </w:rPr>
              <w:fldChar w:fldCharType="begin"/>
            </w:r>
            <w:r>
              <w:rPr>
                <w:noProof/>
                <w:webHidden/>
              </w:rPr>
              <w:instrText xml:space="preserve"> PAGEREF _Toc191977208 \h </w:instrText>
            </w:r>
            <w:r>
              <w:rPr>
                <w:noProof/>
                <w:webHidden/>
              </w:rPr>
            </w:r>
            <w:r>
              <w:rPr>
                <w:noProof/>
                <w:webHidden/>
              </w:rPr>
              <w:fldChar w:fldCharType="separate"/>
            </w:r>
            <w:r>
              <w:rPr>
                <w:noProof/>
                <w:webHidden/>
              </w:rPr>
              <w:t>43</w:t>
            </w:r>
            <w:r>
              <w:rPr>
                <w:noProof/>
                <w:webHidden/>
              </w:rPr>
              <w:fldChar w:fldCharType="end"/>
            </w:r>
          </w:hyperlink>
        </w:p>
        <w:p w14:paraId="2F671CAF" w14:textId="514402F5" w:rsidR="0005766E" w:rsidRDefault="0005766E">
          <w:pPr>
            <w:pStyle w:val="TOC3"/>
            <w:rPr>
              <w:noProof/>
              <w:kern w:val="2"/>
              <w:sz w:val="24"/>
              <w:szCs w:val="24"/>
              <w:lang w:eastAsia="en-US"/>
              <w14:ligatures w14:val="standardContextual"/>
            </w:rPr>
          </w:pPr>
          <w:hyperlink w:anchor="_Toc191977209" w:history="1">
            <w:r w:rsidRPr="00B65B8F">
              <w:rPr>
                <w:rStyle w:val="Hyperlink"/>
                <w:noProof/>
              </w:rPr>
              <w:t>4.2.2</w:t>
            </w:r>
            <w:r>
              <w:rPr>
                <w:noProof/>
                <w:kern w:val="2"/>
                <w:sz w:val="24"/>
                <w:szCs w:val="24"/>
                <w:lang w:eastAsia="en-US"/>
                <w14:ligatures w14:val="standardContextual"/>
              </w:rPr>
              <w:tab/>
            </w:r>
            <w:r w:rsidRPr="00B65B8F">
              <w:rPr>
                <w:rStyle w:val="Hyperlink"/>
                <w:noProof/>
              </w:rPr>
              <w:t>Data and Process Flow Diagram</w:t>
            </w:r>
            <w:r>
              <w:rPr>
                <w:noProof/>
                <w:webHidden/>
              </w:rPr>
              <w:tab/>
            </w:r>
            <w:r>
              <w:rPr>
                <w:noProof/>
                <w:webHidden/>
              </w:rPr>
              <w:fldChar w:fldCharType="begin"/>
            </w:r>
            <w:r>
              <w:rPr>
                <w:noProof/>
                <w:webHidden/>
              </w:rPr>
              <w:instrText xml:space="preserve"> PAGEREF _Toc191977209 \h </w:instrText>
            </w:r>
            <w:r>
              <w:rPr>
                <w:noProof/>
                <w:webHidden/>
              </w:rPr>
            </w:r>
            <w:r>
              <w:rPr>
                <w:noProof/>
                <w:webHidden/>
              </w:rPr>
              <w:fldChar w:fldCharType="separate"/>
            </w:r>
            <w:r>
              <w:rPr>
                <w:noProof/>
                <w:webHidden/>
              </w:rPr>
              <w:t>44</w:t>
            </w:r>
            <w:r>
              <w:rPr>
                <w:noProof/>
                <w:webHidden/>
              </w:rPr>
              <w:fldChar w:fldCharType="end"/>
            </w:r>
          </w:hyperlink>
        </w:p>
        <w:p w14:paraId="21C43141" w14:textId="333DC86A" w:rsidR="0005766E" w:rsidRDefault="0005766E">
          <w:pPr>
            <w:pStyle w:val="TOC3"/>
            <w:rPr>
              <w:noProof/>
              <w:kern w:val="2"/>
              <w:sz w:val="24"/>
              <w:szCs w:val="24"/>
              <w:lang w:eastAsia="en-US"/>
              <w14:ligatures w14:val="standardContextual"/>
            </w:rPr>
          </w:pPr>
          <w:hyperlink w:anchor="_Toc191977210" w:history="1">
            <w:r w:rsidRPr="00B65B8F">
              <w:rPr>
                <w:rStyle w:val="Hyperlink"/>
                <w:noProof/>
              </w:rPr>
              <w:t>4.2.3</w:t>
            </w:r>
            <w:r>
              <w:rPr>
                <w:noProof/>
                <w:kern w:val="2"/>
                <w:sz w:val="24"/>
                <w:szCs w:val="24"/>
                <w:lang w:eastAsia="en-US"/>
                <w14:ligatures w14:val="standardContextual"/>
              </w:rPr>
              <w:tab/>
            </w:r>
            <w:r w:rsidRPr="00B65B8F">
              <w:rPr>
                <w:rStyle w:val="Hyperlink"/>
                <w:noProof/>
              </w:rPr>
              <w:t>Input Data Specifications</w:t>
            </w:r>
            <w:r>
              <w:rPr>
                <w:noProof/>
                <w:webHidden/>
              </w:rPr>
              <w:tab/>
            </w:r>
            <w:r>
              <w:rPr>
                <w:noProof/>
                <w:webHidden/>
              </w:rPr>
              <w:fldChar w:fldCharType="begin"/>
            </w:r>
            <w:r>
              <w:rPr>
                <w:noProof/>
                <w:webHidden/>
              </w:rPr>
              <w:instrText xml:space="preserve"> PAGEREF _Toc191977210 \h </w:instrText>
            </w:r>
            <w:r>
              <w:rPr>
                <w:noProof/>
                <w:webHidden/>
              </w:rPr>
            </w:r>
            <w:r>
              <w:rPr>
                <w:noProof/>
                <w:webHidden/>
              </w:rPr>
              <w:fldChar w:fldCharType="separate"/>
            </w:r>
            <w:r>
              <w:rPr>
                <w:noProof/>
                <w:webHidden/>
              </w:rPr>
              <w:t>44</w:t>
            </w:r>
            <w:r>
              <w:rPr>
                <w:noProof/>
                <w:webHidden/>
              </w:rPr>
              <w:fldChar w:fldCharType="end"/>
            </w:r>
          </w:hyperlink>
        </w:p>
        <w:p w14:paraId="7EA24F9E" w14:textId="2E935E64" w:rsidR="0005766E" w:rsidRDefault="0005766E">
          <w:pPr>
            <w:pStyle w:val="TOC3"/>
            <w:rPr>
              <w:noProof/>
              <w:kern w:val="2"/>
              <w:sz w:val="24"/>
              <w:szCs w:val="24"/>
              <w:lang w:eastAsia="en-US"/>
              <w14:ligatures w14:val="standardContextual"/>
            </w:rPr>
          </w:pPr>
          <w:hyperlink w:anchor="_Toc191977211" w:history="1">
            <w:r w:rsidRPr="00B65B8F">
              <w:rPr>
                <w:rStyle w:val="Hyperlink"/>
                <w:noProof/>
              </w:rPr>
              <w:t>4.2.4</w:t>
            </w:r>
            <w:r>
              <w:rPr>
                <w:noProof/>
                <w:kern w:val="2"/>
                <w:sz w:val="24"/>
                <w:szCs w:val="24"/>
                <w:lang w:eastAsia="en-US"/>
                <w14:ligatures w14:val="standardContextual"/>
              </w:rPr>
              <w:tab/>
            </w:r>
            <w:r w:rsidRPr="00B65B8F">
              <w:rPr>
                <w:rStyle w:val="Hyperlink"/>
                <w:noProof/>
              </w:rPr>
              <w:t>Model Formulas / Algorithms</w:t>
            </w:r>
            <w:r>
              <w:rPr>
                <w:noProof/>
                <w:webHidden/>
              </w:rPr>
              <w:tab/>
            </w:r>
            <w:r>
              <w:rPr>
                <w:noProof/>
                <w:webHidden/>
              </w:rPr>
              <w:fldChar w:fldCharType="begin"/>
            </w:r>
            <w:r>
              <w:rPr>
                <w:noProof/>
                <w:webHidden/>
              </w:rPr>
              <w:instrText xml:space="preserve"> PAGEREF _Toc191977211 \h </w:instrText>
            </w:r>
            <w:r>
              <w:rPr>
                <w:noProof/>
                <w:webHidden/>
              </w:rPr>
            </w:r>
            <w:r>
              <w:rPr>
                <w:noProof/>
                <w:webHidden/>
              </w:rPr>
              <w:fldChar w:fldCharType="separate"/>
            </w:r>
            <w:r>
              <w:rPr>
                <w:noProof/>
                <w:webHidden/>
              </w:rPr>
              <w:t>46</w:t>
            </w:r>
            <w:r>
              <w:rPr>
                <w:noProof/>
                <w:webHidden/>
              </w:rPr>
              <w:fldChar w:fldCharType="end"/>
            </w:r>
          </w:hyperlink>
        </w:p>
        <w:p w14:paraId="33D56BC4" w14:textId="72BF91CA" w:rsidR="0005766E" w:rsidRDefault="0005766E">
          <w:pPr>
            <w:pStyle w:val="TOC3"/>
            <w:rPr>
              <w:noProof/>
              <w:kern w:val="2"/>
              <w:sz w:val="24"/>
              <w:szCs w:val="24"/>
              <w:lang w:eastAsia="en-US"/>
              <w14:ligatures w14:val="standardContextual"/>
            </w:rPr>
          </w:pPr>
          <w:hyperlink w:anchor="_Toc191977212" w:history="1">
            <w:r w:rsidRPr="00B65B8F">
              <w:rPr>
                <w:rStyle w:val="Hyperlink"/>
                <w:noProof/>
              </w:rPr>
              <w:t>4.2.5</w:t>
            </w:r>
            <w:r>
              <w:rPr>
                <w:noProof/>
                <w:kern w:val="2"/>
                <w:sz w:val="24"/>
                <w:szCs w:val="24"/>
                <w:lang w:eastAsia="en-US"/>
                <w14:ligatures w14:val="standardContextual"/>
              </w:rPr>
              <w:tab/>
            </w:r>
            <w:r w:rsidRPr="00B65B8F">
              <w:rPr>
                <w:rStyle w:val="Hyperlink"/>
                <w:noProof/>
              </w:rPr>
              <w:t>Model Parameters and Settings Values</w:t>
            </w:r>
            <w:r>
              <w:rPr>
                <w:noProof/>
                <w:webHidden/>
              </w:rPr>
              <w:tab/>
            </w:r>
            <w:r>
              <w:rPr>
                <w:noProof/>
                <w:webHidden/>
              </w:rPr>
              <w:fldChar w:fldCharType="begin"/>
            </w:r>
            <w:r>
              <w:rPr>
                <w:noProof/>
                <w:webHidden/>
              </w:rPr>
              <w:instrText xml:space="preserve"> PAGEREF _Toc191977212 \h </w:instrText>
            </w:r>
            <w:r>
              <w:rPr>
                <w:noProof/>
                <w:webHidden/>
              </w:rPr>
            </w:r>
            <w:r>
              <w:rPr>
                <w:noProof/>
                <w:webHidden/>
              </w:rPr>
              <w:fldChar w:fldCharType="separate"/>
            </w:r>
            <w:r>
              <w:rPr>
                <w:noProof/>
                <w:webHidden/>
              </w:rPr>
              <w:t>46</w:t>
            </w:r>
            <w:r>
              <w:rPr>
                <w:noProof/>
                <w:webHidden/>
              </w:rPr>
              <w:fldChar w:fldCharType="end"/>
            </w:r>
          </w:hyperlink>
        </w:p>
        <w:p w14:paraId="1D94125A" w14:textId="433ECE1C" w:rsidR="0005766E" w:rsidRDefault="0005766E">
          <w:pPr>
            <w:pStyle w:val="TOC3"/>
            <w:rPr>
              <w:noProof/>
              <w:kern w:val="2"/>
              <w:sz w:val="24"/>
              <w:szCs w:val="24"/>
              <w:lang w:eastAsia="en-US"/>
              <w14:ligatures w14:val="standardContextual"/>
            </w:rPr>
          </w:pPr>
          <w:hyperlink w:anchor="_Toc191977213" w:history="1">
            <w:r w:rsidRPr="00B65B8F">
              <w:rPr>
                <w:rStyle w:val="Hyperlink"/>
                <w:noProof/>
              </w:rPr>
              <w:t>4.2.6</w:t>
            </w:r>
            <w:r>
              <w:rPr>
                <w:noProof/>
                <w:kern w:val="2"/>
                <w:sz w:val="24"/>
                <w:szCs w:val="24"/>
                <w:lang w:eastAsia="en-US"/>
                <w14:ligatures w14:val="standardContextual"/>
              </w:rPr>
              <w:tab/>
            </w:r>
            <w:r w:rsidRPr="00B65B8F">
              <w:rPr>
                <w:rStyle w:val="Hyperlink"/>
                <w:noProof/>
              </w:rPr>
              <w:t>Model Outputs</w:t>
            </w:r>
            <w:r>
              <w:rPr>
                <w:noProof/>
                <w:webHidden/>
              </w:rPr>
              <w:tab/>
            </w:r>
            <w:r>
              <w:rPr>
                <w:noProof/>
                <w:webHidden/>
              </w:rPr>
              <w:fldChar w:fldCharType="begin"/>
            </w:r>
            <w:r>
              <w:rPr>
                <w:noProof/>
                <w:webHidden/>
              </w:rPr>
              <w:instrText xml:space="preserve"> PAGEREF _Toc191977213 \h </w:instrText>
            </w:r>
            <w:r>
              <w:rPr>
                <w:noProof/>
                <w:webHidden/>
              </w:rPr>
            </w:r>
            <w:r>
              <w:rPr>
                <w:noProof/>
                <w:webHidden/>
              </w:rPr>
              <w:fldChar w:fldCharType="separate"/>
            </w:r>
            <w:r>
              <w:rPr>
                <w:noProof/>
                <w:webHidden/>
              </w:rPr>
              <w:t>47</w:t>
            </w:r>
            <w:r>
              <w:rPr>
                <w:noProof/>
                <w:webHidden/>
              </w:rPr>
              <w:fldChar w:fldCharType="end"/>
            </w:r>
          </w:hyperlink>
        </w:p>
        <w:p w14:paraId="5490B97F" w14:textId="587035E3" w:rsidR="0005766E" w:rsidRDefault="0005766E">
          <w:pPr>
            <w:pStyle w:val="TOC3"/>
            <w:rPr>
              <w:noProof/>
              <w:kern w:val="2"/>
              <w:sz w:val="24"/>
              <w:szCs w:val="24"/>
              <w:lang w:eastAsia="en-US"/>
              <w14:ligatures w14:val="standardContextual"/>
            </w:rPr>
          </w:pPr>
          <w:hyperlink w:anchor="_Toc191977214" w:history="1">
            <w:r w:rsidRPr="00B65B8F">
              <w:rPr>
                <w:rStyle w:val="Hyperlink"/>
                <w:noProof/>
              </w:rPr>
              <w:t>4.2.7</w:t>
            </w:r>
            <w:r>
              <w:rPr>
                <w:noProof/>
                <w:kern w:val="2"/>
                <w:sz w:val="24"/>
                <w:szCs w:val="24"/>
                <w:lang w:eastAsia="en-US"/>
                <w14:ligatures w14:val="standardContextual"/>
              </w:rPr>
              <w:tab/>
            </w:r>
            <w:r w:rsidRPr="00B65B8F">
              <w:rPr>
                <w:rStyle w:val="Hyperlink"/>
                <w:noProof/>
              </w:rPr>
              <w:t>Reports</w:t>
            </w:r>
            <w:r>
              <w:rPr>
                <w:noProof/>
                <w:webHidden/>
              </w:rPr>
              <w:tab/>
            </w:r>
            <w:r>
              <w:rPr>
                <w:noProof/>
                <w:webHidden/>
              </w:rPr>
              <w:fldChar w:fldCharType="begin"/>
            </w:r>
            <w:r>
              <w:rPr>
                <w:noProof/>
                <w:webHidden/>
              </w:rPr>
              <w:instrText xml:space="preserve"> PAGEREF _Toc191977214 \h </w:instrText>
            </w:r>
            <w:r>
              <w:rPr>
                <w:noProof/>
                <w:webHidden/>
              </w:rPr>
            </w:r>
            <w:r>
              <w:rPr>
                <w:noProof/>
                <w:webHidden/>
              </w:rPr>
              <w:fldChar w:fldCharType="separate"/>
            </w:r>
            <w:r>
              <w:rPr>
                <w:noProof/>
                <w:webHidden/>
              </w:rPr>
              <w:t>47</w:t>
            </w:r>
            <w:r>
              <w:rPr>
                <w:noProof/>
                <w:webHidden/>
              </w:rPr>
              <w:fldChar w:fldCharType="end"/>
            </w:r>
          </w:hyperlink>
        </w:p>
        <w:p w14:paraId="4F291CD2" w14:textId="63AD8E5B" w:rsidR="0005766E" w:rsidRDefault="0005766E">
          <w:pPr>
            <w:pStyle w:val="TOC2"/>
            <w:rPr>
              <w:noProof/>
              <w:kern w:val="2"/>
              <w:sz w:val="24"/>
              <w:szCs w:val="24"/>
              <w:lang w:eastAsia="en-US"/>
              <w14:ligatures w14:val="standardContextual"/>
            </w:rPr>
          </w:pPr>
          <w:hyperlink w:anchor="_Toc191977215" w:history="1">
            <w:r w:rsidRPr="00B65B8F">
              <w:rPr>
                <w:rStyle w:val="Hyperlink"/>
                <w:rFonts w:cs="Arial"/>
                <w:noProof/>
              </w:rPr>
              <w:t>4.3</w:t>
            </w:r>
            <w:r>
              <w:rPr>
                <w:noProof/>
                <w:kern w:val="2"/>
                <w:sz w:val="24"/>
                <w:szCs w:val="24"/>
                <w:lang w:eastAsia="en-US"/>
                <w14:ligatures w14:val="standardContextual"/>
              </w:rPr>
              <w:tab/>
            </w:r>
            <w:r w:rsidRPr="00B65B8F">
              <w:rPr>
                <w:rStyle w:val="Hyperlink"/>
                <w:rFonts w:cs="Arial"/>
                <w:noProof/>
              </w:rPr>
              <w:t>Operational Controls</w:t>
            </w:r>
            <w:r>
              <w:rPr>
                <w:noProof/>
                <w:webHidden/>
              </w:rPr>
              <w:tab/>
            </w:r>
            <w:r>
              <w:rPr>
                <w:noProof/>
                <w:webHidden/>
              </w:rPr>
              <w:fldChar w:fldCharType="begin"/>
            </w:r>
            <w:r>
              <w:rPr>
                <w:noProof/>
                <w:webHidden/>
              </w:rPr>
              <w:instrText xml:space="preserve"> PAGEREF _Toc191977215 \h </w:instrText>
            </w:r>
            <w:r>
              <w:rPr>
                <w:noProof/>
                <w:webHidden/>
              </w:rPr>
            </w:r>
            <w:r>
              <w:rPr>
                <w:noProof/>
                <w:webHidden/>
              </w:rPr>
              <w:fldChar w:fldCharType="separate"/>
            </w:r>
            <w:r>
              <w:rPr>
                <w:noProof/>
                <w:webHidden/>
              </w:rPr>
              <w:t>47</w:t>
            </w:r>
            <w:r>
              <w:rPr>
                <w:noProof/>
                <w:webHidden/>
              </w:rPr>
              <w:fldChar w:fldCharType="end"/>
            </w:r>
          </w:hyperlink>
        </w:p>
        <w:p w14:paraId="77437C67" w14:textId="5EF78095" w:rsidR="0005766E" w:rsidRDefault="0005766E">
          <w:pPr>
            <w:pStyle w:val="TOC3"/>
            <w:rPr>
              <w:noProof/>
              <w:kern w:val="2"/>
              <w:sz w:val="24"/>
              <w:szCs w:val="24"/>
              <w:lang w:eastAsia="en-US"/>
              <w14:ligatures w14:val="standardContextual"/>
            </w:rPr>
          </w:pPr>
          <w:hyperlink w:anchor="_Toc191977216" w:history="1">
            <w:r w:rsidRPr="00B65B8F">
              <w:rPr>
                <w:rStyle w:val="Hyperlink"/>
                <w:noProof/>
              </w:rPr>
              <w:t>4.3.1</w:t>
            </w:r>
            <w:r>
              <w:rPr>
                <w:noProof/>
                <w:kern w:val="2"/>
                <w:sz w:val="24"/>
                <w:szCs w:val="24"/>
                <w:lang w:eastAsia="en-US"/>
                <w14:ligatures w14:val="standardContextual"/>
              </w:rPr>
              <w:tab/>
            </w:r>
            <w:r w:rsidRPr="00B65B8F">
              <w:rPr>
                <w:rStyle w:val="Hyperlink"/>
                <w:noProof/>
              </w:rPr>
              <w:t>Model Access and Security</w:t>
            </w:r>
            <w:r>
              <w:rPr>
                <w:noProof/>
                <w:webHidden/>
              </w:rPr>
              <w:tab/>
            </w:r>
            <w:r>
              <w:rPr>
                <w:noProof/>
                <w:webHidden/>
              </w:rPr>
              <w:fldChar w:fldCharType="begin"/>
            </w:r>
            <w:r>
              <w:rPr>
                <w:noProof/>
                <w:webHidden/>
              </w:rPr>
              <w:instrText xml:space="preserve"> PAGEREF _Toc191977216 \h </w:instrText>
            </w:r>
            <w:r>
              <w:rPr>
                <w:noProof/>
                <w:webHidden/>
              </w:rPr>
            </w:r>
            <w:r>
              <w:rPr>
                <w:noProof/>
                <w:webHidden/>
              </w:rPr>
              <w:fldChar w:fldCharType="separate"/>
            </w:r>
            <w:r>
              <w:rPr>
                <w:noProof/>
                <w:webHidden/>
              </w:rPr>
              <w:t>48</w:t>
            </w:r>
            <w:r>
              <w:rPr>
                <w:noProof/>
                <w:webHidden/>
              </w:rPr>
              <w:fldChar w:fldCharType="end"/>
            </w:r>
          </w:hyperlink>
        </w:p>
        <w:p w14:paraId="73086CA2" w14:textId="7B73732F" w:rsidR="0005766E" w:rsidRDefault="0005766E">
          <w:pPr>
            <w:pStyle w:val="TOC3"/>
            <w:rPr>
              <w:noProof/>
              <w:kern w:val="2"/>
              <w:sz w:val="24"/>
              <w:szCs w:val="24"/>
              <w:lang w:eastAsia="en-US"/>
              <w14:ligatures w14:val="standardContextual"/>
            </w:rPr>
          </w:pPr>
          <w:hyperlink w:anchor="_Toc191977217" w:history="1">
            <w:r w:rsidRPr="00B65B8F">
              <w:rPr>
                <w:rStyle w:val="Hyperlink"/>
                <w:noProof/>
              </w:rPr>
              <w:t>4.3.2</w:t>
            </w:r>
            <w:r>
              <w:rPr>
                <w:noProof/>
                <w:kern w:val="2"/>
                <w:sz w:val="24"/>
                <w:szCs w:val="24"/>
                <w:lang w:eastAsia="en-US"/>
                <w14:ligatures w14:val="standardContextual"/>
              </w:rPr>
              <w:tab/>
            </w:r>
            <w:r w:rsidRPr="00B65B8F">
              <w:rPr>
                <w:rStyle w:val="Hyperlink"/>
                <w:noProof/>
              </w:rPr>
              <w:t>Production Deployment</w:t>
            </w:r>
            <w:r>
              <w:rPr>
                <w:noProof/>
                <w:webHidden/>
              </w:rPr>
              <w:tab/>
            </w:r>
            <w:r>
              <w:rPr>
                <w:noProof/>
                <w:webHidden/>
              </w:rPr>
              <w:fldChar w:fldCharType="begin"/>
            </w:r>
            <w:r>
              <w:rPr>
                <w:noProof/>
                <w:webHidden/>
              </w:rPr>
              <w:instrText xml:space="preserve"> PAGEREF _Toc191977217 \h </w:instrText>
            </w:r>
            <w:r>
              <w:rPr>
                <w:noProof/>
                <w:webHidden/>
              </w:rPr>
            </w:r>
            <w:r>
              <w:rPr>
                <w:noProof/>
                <w:webHidden/>
              </w:rPr>
              <w:fldChar w:fldCharType="separate"/>
            </w:r>
            <w:r>
              <w:rPr>
                <w:noProof/>
                <w:webHidden/>
              </w:rPr>
              <w:t>48</w:t>
            </w:r>
            <w:r>
              <w:rPr>
                <w:noProof/>
                <w:webHidden/>
              </w:rPr>
              <w:fldChar w:fldCharType="end"/>
            </w:r>
          </w:hyperlink>
        </w:p>
        <w:p w14:paraId="253C6E60" w14:textId="0A90991C" w:rsidR="0005766E" w:rsidRDefault="0005766E">
          <w:pPr>
            <w:pStyle w:val="TOC3"/>
            <w:rPr>
              <w:noProof/>
              <w:kern w:val="2"/>
              <w:sz w:val="24"/>
              <w:szCs w:val="24"/>
              <w:lang w:eastAsia="en-US"/>
              <w14:ligatures w14:val="standardContextual"/>
            </w:rPr>
          </w:pPr>
          <w:hyperlink w:anchor="_Toc191977218" w:history="1">
            <w:r w:rsidRPr="00B65B8F">
              <w:rPr>
                <w:rStyle w:val="Hyperlink"/>
                <w:noProof/>
              </w:rPr>
              <w:t>4.3.3</w:t>
            </w:r>
            <w:r>
              <w:rPr>
                <w:noProof/>
                <w:kern w:val="2"/>
                <w:sz w:val="24"/>
                <w:szCs w:val="24"/>
                <w:lang w:eastAsia="en-US"/>
                <w14:ligatures w14:val="standardContextual"/>
              </w:rPr>
              <w:tab/>
            </w:r>
            <w:r w:rsidRPr="00B65B8F">
              <w:rPr>
                <w:rStyle w:val="Hyperlink"/>
                <w:noProof/>
              </w:rPr>
              <w:t>Model Usage Controls</w:t>
            </w:r>
            <w:r>
              <w:rPr>
                <w:noProof/>
                <w:webHidden/>
              </w:rPr>
              <w:tab/>
            </w:r>
            <w:r>
              <w:rPr>
                <w:noProof/>
                <w:webHidden/>
              </w:rPr>
              <w:fldChar w:fldCharType="begin"/>
            </w:r>
            <w:r>
              <w:rPr>
                <w:noProof/>
                <w:webHidden/>
              </w:rPr>
              <w:instrText xml:space="preserve"> PAGEREF _Toc191977218 \h </w:instrText>
            </w:r>
            <w:r>
              <w:rPr>
                <w:noProof/>
                <w:webHidden/>
              </w:rPr>
            </w:r>
            <w:r>
              <w:rPr>
                <w:noProof/>
                <w:webHidden/>
              </w:rPr>
              <w:fldChar w:fldCharType="separate"/>
            </w:r>
            <w:r>
              <w:rPr>
                <w:noProof/>
                <w:webHidden/>
              </w:rPr>
              <w:t>49</w:t>
            </w:r>
            <w:r>
              <w:rPr>
                <w:noProof/>
                <w:webHidden/>
              </w:rPr>
              <w:fldChar w:fldCharType="end"/>
            </w:r>
          </w:hyperlink>
        </w:p>
        <w:p w14:paraId="1A632587" w14:textId="63832850" w:rsidR="0005766E" w:rsidRDefault="0005766E">
          <w:pPr>
            <w:pStyle w:val="TOC3"/>
            <w:rPr>
              <w:noProof/>
              <w:kern w:val="2"/>
              <w:sz w:val="24"/>
              <w:szCs w:val="24"/>
              <w:lang w:eastAsia="en-US"/>
              <w14:ligatures w14:val="standardContextual"/>
            </w:rPr>
          </w:pPr>
          <w:hyperlink w:anchor="_Toc191977219" w:history="1">
            <w:r w:rsidRPr="00B65B8F">
              <w:rPr>
                <w:rStyle w:val="Hyperlink"/>
                <w:noProof/>
              </w:rPr>
              <w:t>4.3.4</w:t>
            </w:r>
            <w:r>
              <w:rPr>
                <w:noProof/>
                <w:kern w:val="2"/>
                <w:sz w:val="24"/>
                <w:szCs w:val="24"/>
                <w:lang w:eastAsia="en-US"/>
                <w14:ligatures w14:val="standardContextual"/>
              </w:rPr>
              <w:tab/>
            </w:r>
            <w:r w:rsidRPr="00B65B8F">
              <w:rPr>
                <w:rStyle w:val="Hyperlink"/>
                <w:noProof/>
              </w:rPr>
              <w:t>Model Backup</w:t>
            </w:r>
            <w:r>
              <w:rPr>
                <w:noProof/>
                <w:webHidden/>
              </w:rPr>
              <w:tab/>
            </w:r>
            <w:r>
              <w:rPr>
                <w:noProof/>
                <w:webHidden/>
              </w:rPr>
              <w:fldChar w:fldCharType="begin"/>
            </w:r>
            <w:r>
              <w:rPr>
                <w:noProof/>
                <w:webHidden/>
              </w:rPr>
              <w:instrText xml:space="preserve"> PAGEREF _Toc191977219 \h </w:instrText>
            </w:r>
            <w:r>
              <w:rPr>
                <w:noProof/>
                <w:webHidden/>
              </w:rPr>
            </w:r>
            <w:r>
              <w:rPr>
                <w:noProof/>
                <w:webHidden/>
              </w:rPr>
              <w:fldChar w:fldCharType="separate"/>
            </w:r>
            <w:r>
              <w:rPr>
                <w:noProof/>
                <w:webHidden/>
              </w:rPr>
              <w:t>49</w:t>
            </w:r>
            <w:r>
              <w:rPr>
                <w:noProof/>
                <w:webHidden/>
              </w:rPr>
              <w:fldChar w:fldCharType="end"/>
            </w:r>
          </w:hyperlink>
        </w:p>
        <w:p w14:paraId="68A37EE9" w14:textId="252DB3AC" w:rsidR="0005766E" w:rsidRDefault="0005766E">
          <w:pPr>
            <w:pStyle w:val="TOC2"/>
            <w:rPr>
              <w:noProof/>
              <w:kern w:val="2"/>
              <w:sz w:val="24"/>
              <w:szCs w:val="24"/>
              <w:lang w:eastAsia="en-US"/>
              <w14:ligatures w14:val="standardContextual"/>
            </w:rPr>
          </w:pPr>
          <w:hyperlink w:anchor="_Toc191977220" w:history="1">
            <w:r w:rsidRPr="00B65B8F">
              <w:rPr>
                <w:rStyle w:val="Hyperlink"/>
                <w:rFonts w:cs="Arial"/>
                <w:noProof/>
              </w:rPr>
              <w:t>4.4</w:t>
            </w:r>
            <w:r>
              <w:rPr>
                <w:noProof/>
                <w:kern w:val="2"/>
                <w:sz w:val="24"/>
                <w:szCs w:val="24"/>
                <w:lang w:eastAsia="en-US"/>
                <w14:ligatures w14:val="standardContextual"/>
              </w:rPr>
              <w:tab/>
            </w:r>
            <w:r w:rsidRPr="00B65B8F">
              <w:rPr>
                <w:rStyle w:val="Hyperlink"/>
                <w:rFonts w:cs="Arial"/>
                <w:noProof/>
              </w:rPr>
              <w:t>Contingency Plans</w:t>
            </w:r>
            <w:r>
              <w:rPr>
                <w:noProof/>
                <w:webHidden/>
              </w:rPr>
              <w:tab/>
            </w:r>
            <w:r>
              <w:rPr>
                <w:noProof/>
                <w:webHidden/>
              </w:rPr>
              <w:fldChar w:fldCharType="begin"/>
            </w:r>
            <w:r>
              <w:rPr>
                <w:noProof/>
                <w:webHidden/>
              </w:rPr>
              <w:instrText xml:space="preserve"> PAGEREF _Toc191977220 \h </w:instrText>
            </w:r>
            <w:r>
              <w:rPr>
                <w:noProof/>
                <w:webHidden/>
              </w:rPr>
            </w:r>
            <w:r>
              <w:rPr>
                <w:noProof/>
                <w:webHidden/>
              </w:rPr>
              <w:fldChar w:fldCharType="separate"/>
            </w:r>
            <w:r>
              <w:rPr>
                <w:noProof/>
                <w:webHidden/>
              </w:rPr>
              <w:t>50</w:t>
            </w:r>
            <w:r>
              <w:rPr>
                <w:noProof/>
                <w:webHidden/>
              </w:rPr>
              <w:fldChar w:fldCharType="end"/>
            </w:r>
          </w:hyperlink>
        </w:p>
        <w:p w14:paraId="6348ACCD" w14:textId="65DCC916" w:rsidR="0005766E" w:rsidRDefault="0005766E">
          <w:pPr>
            <w:pStyle w:val="TOC3"/>
            <w:rPr>
              <w:noProof/>
              <w:kern w:val="2"/>
              <w:sz w:val="24"/>
              <w:szCs w:val="24"/>
              <w:lang w:eastAsia="en-US"/>
              <w14:ligatures w14:val="standardContextual"/>
            </w:rPr>
          </w:pPr>
          <w:hyperlink w:anchor="_Toc191977221" w:history="1">
            <w:r w:rsidRPr="00B65B8F">
              <w:rPr>
                <w:rStyle w:val="Hyperlink"/>
                <w:noProof/>
              </w:rPr>
              <w:t>4.4.1</w:t>
            </w:r>
            <w:r>
              <w:rPr>
                <w:noProof/>
                <w:kern w:val="2"/>
                <w:sz w:val="24"/>
                <w:szCs w:val="24"/>
                <w:lang w:eastAsia="en-US"/>
                <w14:ligatures w14:val="standardContextual"/>
              </w:rPr>
              <w:tab/>
            </w:r>
            <w:r w:rsidRPr="00B65B8F">
              <w:rPr>
                <w:rStyle w:val="Hyperlink"/>
                <w:noProof/>
              </w:rPr>
              <w:t>Disaster Recovery Plan</w:t>
            </w:r>
            <w:r>
              <w:rPr>
                <w:noProof/>
                <w:webHidden/>
              </w:rPr>
              <w:tab/>
            </w:r>
            <w:r>
              <w:rPr>
                <w:noProof/>
                <w:webHidden/>
              </w:rPr>
              <w:fldChar w:fldCharType="begin"/>
            </w:r>
            <w:r>
              <w:rPr>
                <w:noProof/>
                <w:webHidden/>
              </w:rPr>
              <w:instrText xml:space="preserve"> PAGEREF _Toc191977221 \h </w:instrText>
            </w:r>
            <w:r>
              <w:rPr>
                <w:noProof/>
                <w:webHidden/>
              </w:rPr>
            </w:r>
            <w:r>
              <w:rPr>
                <w:noProof/>
                <w:webHidden/>
              </w:rPr>
              <w:fldChar w:fldCharType="separate"/>
            </w:r>
            <w:r>
              <w:rPr>
                <w:noProof/>
                <w:webHidden/>
              </w:rPr>
              <w:t>50</w:t>
            </w:r>
            <w:r>
              <w:rPr>
                <w:noProof/>
                <w:webHidden/>
              </w:rPr>
              <w:fldChar w:fldCharType="end"/>
            </w:r>
          </w:hyperlink>
        </w:p>
        <w:p w14:paraId="761A0D7C" w14:textId="26982365" w:rsidR="0005766E" w:rsidRDefault="0005766E">
          <w:pPr>
            <w:pStyle w:val="TOC3"/>
            <w:rPr>
              <w:noProof/>
              <w:kern w:val="2"/>
              <w:sz w:val="24"/>
              <w:szCs w:val="24"/>
              <w:lang w:eastAsia="en-US"/>
              <w14:ligatures w14:val="standardContextual"/>
            </w:rPr>
          </w:pPr>
          <w:hyperlink w:anchor="_Toc191977222" w:history="1">
            <w:r w:rsidRPr="00B65B8F">
              <w:rPr>
                <w:rStyle w:val="Hyperlink"/>
                <w:noProof/>
              </w:rPr>
              <w:t>4.4.2</w:t>
            </w:r>
            <w:r>
              <w:rPr>
                <w:noProof/>
                <w:kern w:val="2"/>
                <w:sz w:val="24"/>
                <w:szCs w:val="24"/>
                <w:lang w:eastAsia="en-US"/>
                <w14:ligatures w14:val="standardContextual"/>
              </w:rPr>
              <w:tab/>
            </w:r>
            <w:r w:rsidRPr="00B65B8F">
              <w:rPr>
                <w:rStyle w:val="Hyperlink"/>
                <w:noProof/>
              </w:rPr>
              <w:t>Business Continuity Plan</w:t>
            </w:r>
            <w:r>
              <w:rPr>
                <w:noProof/>
                <w:webHidden/>
              </w:rPr>
              <w:tab/>
            </w:r>
            <w:r>
              <w:rPr>
                <w:noProof/>
                <w:webHidden/>
              </w:rPr>
              <w:fldChar w:fldCharType="begin"/>
            </w:r>
            <w:r>
              <w:rPr>
                <w:noProof/>
                <w:webHidden/>
              </w:rPr>
              <w:instrText xml:space="preserve"> PAGEREF _Toc191977222 \h </w:instrText>
            </w:r>
            <w:r>
              <w:rPr>
                <w:noProof/>
                <w:webHidden/>
              </w:rPr>
            </w:r>
            <w:r>
              <w:rPr>
                <w:noProof/>
                <w:webHidden/>
              </w:rPr>
              <w:fldChar w:fldCharType="separate"/>
            </w:r>
            <w:r>
              <w:rPr>
                <w:noProof/>
                <w:webHidden/>
              </w:rPr>
              <w:t>51</w:t>
            </w:r>
            <w:r>
              <w:rPr>
                <w:noProof/>
                <w:webHidden/>
              </w:rPr>
              <w:fldChar w:fldCharType="end"/>
            </w:r>
          </w:hyperlink>
        </w:p>
        <w:p w14:paraId="60844628" w14:textId="678D32EA" w:rsidR="0005766E" w:rsidRDefault="0005766E">
          <w:pPr>
            <w:pStyle w:val="TOC2"/>
            <w:rPr>
              <w:noProof/>
              <w:kern w:val="2"/>
              <w:sz w:val="24"/>
              <w:szCs w:val="24"/>
              <w:lang w:eastAsia="en-US"/>
              <w14:ligatures w14:val="standardContextual"/>
            </w:rPr>
          </w:pPr>
          <w:hyperlink w:anchor="_Toc191977223" w:history="1">
            <w:r w:rsidRPr="00B65B8F">
              <w:rPr>
                <w:rStyle w:val="Hyperlink"/>
                <w:rFonts w:cs="Arial"/>
                <w:noProof/>
              </w:rPr>
              <w:t>4.5</w:t>
            </w:r>
            <w:r>
              <w:rPr>
                <w:noProof/>
                <w:kern w:val="2"/>
                <w:sz w:val="24"/>
                <w:szCs w:val="24"/>
                <w:lang w:eastAsia="en-US"/>
                <w14:ligatures w14:val="standardContextual"/>
              </w:rPr>
              <w:tab/>
            </w:r>
            <w:r w:rsidRPr="00B65B8F">
              <w:rPr>
                <w:rStyle w:val="Hyperlink"/>
                <w:rFonts w:cs="Arial"/>
                <w:noProof/>
              </w:rPr>
              <w:t>Operating Procedures / User’s Guide</w:t>
            </w:r>
            <w:r>
              <w:rPr>
                <w:noProof/>
                <w:webHidden/>
              </w:rPr>
              <w:tab/>
            </w:r>
            <w:r>
              <w:rPr>
                <w:noProof/>
                <w:webHidden/>
              </w:rPr>
              <w:fldChar w:fldCharType="begin"/>
            </w:r>
            <w:r>
              <w:rPr>
                <w:noProof/>
                <w:webHidden/>
              </w:rPr>
              <w:instrText xml:space="preserve"> PAGEREF _Toc191977223 \h </w:instrText>
            </w:r>
            <w:r>
              <w:rPr>
                <w:noProof/>
                <w:webHidden/>
              </w:rPr>
            </w:r>
            <w:r>
              <w:rPr>
                <w:noProof/>
                <w:webHidden/>
              </w:rPr>
              <w:fldChar w:fldCharType="separate"/>
            </w:r>
            <w:r>
              <w:rPr>
                <w:noProof/>
                <w:webHidden/>
              </w:rPr>
              <w:t>51</w:t>
            </w:r>
            <w:r>
              <w:rPr>
                <w:noProof/>
                <w:webHidden/>
              </w:rPr>
              <w:fldChar w:fldCharType="end"/>
            </w:r>
          </w:hyperlink>
        </w:p>
        <w:p w14:paraId="4D844CF7" w14:textId="11831CA3" w:rsidR="0005766E" w:rsidRDefault="0005766E">
          <w:pPr>
            <w:pStyle w:val="TOC1"/>
            <w:rPr>
              <w:noProof/>
              <w:kern w:val="2"/>
              <w:sz w:val="24"/>
              <w:szCs w:val="24"/>
              <w:lang w:eastAsia="en-US"/>
              <w14:ligatures w14:val="standardContextual"/>
            </w:rPr>
          </w:pPr>
          <w:hyperlink w:anchor="_Toc191977224" w:history="1">
            <w:r w:rsidRPr="00B65B8F">
              <w:rPr>
                <w:rStyle w:val="Hyperlink"/>
                <w:rFonts w:ascii="Arial" w:hAnsi="Arial" w:cs="Arial"/>
                <w:noProof/>
              </w:rPr>
              <w:t>5</w:t>
            </w:r>
            <w:r>
              <w:rPr>
                <w:noProof/>
                <w:kern w:val="2"/>
                <w:sz w:val="24"/>
                <w:szCs w:val="24"/>
                <w:lang w:eastAsia="en-US"/>
                <w14:ligatures w14:val="standardContextual"/>
              </w:rPr>
              <w:tab/>
            </w:r>
            <w:r w:rsidRPr="00B65B8F">
              <w:rPr>
                <w:rStyle w:val="Hyperlink"/>
                <w:rFonts w:ascii="Arial" w:hAnsi="Arial" w:cs="Arial"/>
                <w:noProof/>
              </w:rPr>
              <w:t>ONGOING MODEL GOVERNANCE &amp; OUTCOME ANALYSIS</w:t>
            </w:r>
            <w:r>
              <w:rPr>
                <w:noProof/>
                <w:webHidden/>
              </w:rPr>
              <w:tab/>
            </w:r>
            <w:r>
              <w:rPr>
                <w:noProof/>
                <w:webHidden/>
              </w:rPr>
              <w:fldChar w:fldCharType="begin"/>
            </w:r>
            <w:r>
              <w:rPr>
                <w:noProof/>
                <w:webHidden/>
              </w:rPr>
              <w:instrText xml:space="preserve"> PAGEREF _Toc191977224 \h </w:instrText>
            </w:r>
            <w:r>
              <w:rPr>
                <w:noProof/>
                <w:webHidden/>
              </w:rPr>
            </w:r>
            <w:r>
              <w:rPr>
                <w:noProof/>
                <w:webHidden/>
              </w:rPr>
              <w:fldChar w:fldCharType="separate"/>
            </w:r>
            <w:r>
              <w:rPr>
                <w:noProof/>
                <w:webHidden/>
              </w:rPr>
              <w:t>53</w:t>
            </w:r>
            <w:r>
              <w:rPr>
                <w:noProof/>
                <w:webHidden/>
              </w:rPr>
              <w:fldChar w:fldCharType="end"/>
            </w:r>
          </w:hyperlink>
        </w:p>
        <w:p w14:paraId="678970CD" w14:textId="4B9B59BE" w:rsidR="0005766E" w:rsidRDefault="0005766E">
          <w:pPr>
            <w:pStyle w:val="TOC2"/>
            <w:rPr>
              <w:noProof/>
              <w:kern w:val="2"/>
              <w:sz w:val="24"/>
              <w:szCs w:val="24"/>
              <w:lang w:eastAsia="en-US"/>
              <w14:ligatures w14:val="standardContextual"/>
            </w:rPr>
          </w:pPr>
          <w:hyperlink w:anchor="_Toc191977225" w:history="1">
            <w:r w:rsidRPr="00B65B8F">
              <w:rPr>
                <w:rStyle w:val="Hyperlink"/>
                <w:rFonts w:cs="Arial"/>
                <w:noProof/>
              </w:rPr>
              <w:t>5.1</w:t>
            </w:r>
            <w:r>
              <w:rPr>
                <w:noProof/>
                <w:kern w:val="2"/>
                <w:sz w:val="24"/>
                <w:szCs w:val="24"/>
                <w:lang w:eastAsia="en-US"/>
                <w14:ligatures w14:val="standardContextual"/>
              </w:rPr>
              <w:tab/>
            </w:r>
            <w:r w:rsidRPr="00B65B8F">
              <w:rPr>
                <w:rStyle w:val="Hyperlink"/>
                <w:rFonts w:cs="Arial"/>
                <w:noProof/>
              </w:rPr>
              <w:t>Ongoing Risk &amp; Performance Monitoring Plan</w:t>
            </w:r>
            <w:r>
              <w:rPr>
                <w:noProof/>
                <w:webHidden/>
              </w:rPr>
              <w:tab/>
            </w:r>
            <w:r>
              <w:rPr>
                <w:noProof/>
                <w:webHidden/>
              </w:rPr>
              <w:fldChar w:fldCharType="begin"/>
            </w:r>
            <w:r>
              <w:rPr>
                <w:noProof/>
                <w:webHidden/>
              </w:rPr>
              <w:instrText xml:space="preserve"> PAGEREF _Toc191977225 \h </w:instrText>
            </w:r>
            <w:r>
              <w:rPr>
                <w:noProof/>
                <w:webHidden/>
              </w:rPr>
            </w:r>
            <w:r>
              <w:rPr>
                <w:noProof/>
                <w:webHidden/>
              </w:rPr>
              <w:fldChar w:fldCharType="separate"/>
            </w:r>
            <w:r>
              <w:rPr>
                <w:noProof/>
                <w:webHidden/>
              </w:rPr>
              <w:t>53</w:t>
            </w:r>
            <w:r>
              <w:rPr>
                <w:noProof/>
                <w:webHidden/>
              </w:rPr>
              <w:fldChar w:fldCharType="end"/>
            </w:r>
          </w:hyperlink>
        </w:p>
        <w:p w14:paraId="1EB956D8" w14:textId="1B3CA8C3" w:rsidR="0005766E" w:rsidRDefault="0005766E">
          <w:pPr>
            <w:pStyle w:val="TOC2"/>
            <w:rPr>
              <w:noProof/>
              <w:kern w:val="2"/>
              <w:sz w:val="24"/>
              <w:szCs w:val="24"/>
              <w:lang w:eastAsia="en-US"/>
              <w14:ligatures w14:val="standardContextual"/>
            </w:rPr>
          </w:pPr>
          <w:hyperlink w:anchor="_Toc191977226" w:history="1">
            <w:r w:rsidRPr="00B65B8F">
              <w:rPr>
                <w:rStyle w:val="Hyperlink"/>
                <w:rFonts w:cs="Arial"/>
                <w:noProof/>
              </w:rPr>
              <w:t>5.2</w:t>
            </w:r>
            <w:r>
              <w:rPr>
                <w:noProof/>
                <w:kern w:val="2"/>
                <w:sz w:val="24"/>
                <w:szCs w:val="24"/>
                <w:lang w:eastAsia="en-US"/>
                <w14:ligatures w14:val="standardContextual"/>
              </w:rPr>
              <w:tab/>
            </w:r>
            <w:r w:rsidRPr="00B65B8F">
              <w:rPr>
                <w:rStyle w:val="Hyperlink"/>
                <w:rFonts w:cs="Arial"/>
                <w:noProof/>
              </w:rPr>
              <w:t>Model Approval and Change Management Process</w:t>
            </w:r>
            <w:r>
              <w:rPr>
                <w:noProof/>
                <w:webHidden/>
              </w:rPr>
              <w:tab/>
            </w:r>
            <w:r>
              <w:rPr>
                <w:noProof/>
                <w:webHidden/>
              </w:rPr>
              <w:fldChar w:fldCharType="begin"/>
            </w:r>
            <w:r>
              <w:rPr>
                <w:noProof/>
                <w:webHidden/>
              </w:rPr>
              <w:instrText xml:space="preserve"> PAGEREF _Toc191977226 \h </w:instrText>
            </w:r>
            <w:r>
              <w:rPr>
                <w:noProof/>
                <w:webHidden/>
              </w:rPr>
            </w:r>
            <w:r>
              <w:rPr>
                <w:noProof/>
                <w:webHidden/>
              </w:rPr>
              <w:fldChar w:fldCharType="separate"/>
            </w:r>
            <w:r>
              <w:rPr>
                <w:noProof/>
                <w:webHidden/>
              </w:rPr>
              <w:t>56</w:t>
            </w:r>
            <w:r>
              <w:rPr>
                <w:noProof/>
                <w:webHidden/>
              </w:rPr>
              <w:fldChar w:fldCharType="end"/>
            </w:r>
          </w:hyperlink>
        </w:p>
        <w:p w14:paraId="4745654D" w14:textId="1349083A" w:rsidR="0005766E" w:rsidRDefault="0005766E">
          <w:pPr>
            <w:pStyle w:val="TOC3"/>
            <w:rPr>
              <w:noProof/>
              <w:kern w:val="2"/>
              <w:sz w:val="24"/>
              <w:szCs w:val="24"/>
              <w:lang w:eastAsia="en-US"/>
              <w14:ligatures w14:val="standardContextual"/>
            </w:rPr>
          </w:pPr>
          <w:hyperlink w:anchor="_Toc191977227" w:history="1">
            <w:r w:rsidRPr="00B65B8F">
              <w:rPr>
                <w:rStyle w:val="Hyperlink"/>
                <w:noProof/>
              </w:rPr>
              <w:t>5.2.1</w:t>
            </w:r>
            <w:r>
              <w:rPr>
                <w:noProof/>
                <w:kern w:val="2"/>
                <w:sz w:val="24"/>
                <w:szCs w:val="24"/>
                <w:lang w:eastAsia="en-US"/>
                <w14:ligatures w14:val="standardContextual"/>
              </w:rPr>
              <w:tab/>
            </w:r>
            <w:r w:rsidRPr="00B65B8F">
              <w:rPr>
                <w:rStyle w:val="Hyperlink"/>
                <w:noProof/>
              </w:rPr>
              <w:t>Model Approval Process</w:t>
            </w:r>
            <w:r>
              <w:rPr>
                <w:noProof/>
                <w:webHidden/>
              </w:rPr>
              <w:tab/>
            </w:r>
            <w:r>
              <w:rPr>
                <w:noProof/>
                <w:webHidden/>
              </w:rPr>
              <w:fldChar w:fldCharType="begin"/>
            </w:r>
            <w:r>
              <w:rPr>
                <w:noProof/>
                <w:webHidden/>
              </w:rPr>
              <w:instrText xml:space="preserve"> PAGEREF _Toc191977227 \h </w:instrText>
            </w:r>
            <w:r>
              <w:rPr>
                <w:noProof/>
                <w:webHidden/>
              </w:rPr>
            </w:r>
            <w:r>
              <w:rPr>
                <w:noProof/>
                <w:webHidden/>
              </w:rPr>
              <w:fldChar w:fldCharType="separate"/>
            </w:r>
            <w:r>
              <w:rPr>
                <w:noProof/>
                <w:webHidden/>
              </w:rPr>
              <w:t>56</w:t>
            </w:r>
            <w:r>
              <w:rPr>
                <w:noProof/>
                <w:webHidden/>
              </w:rPr>
              <w:fldChar w:fldCharType="end"/>
            </w:r>
          </w:hyperlink>
        </w:p>
        <w:p w14:paraId="4C4C03BA" w14:textId="317374C6" w:rsidR="0005766E" w:rsidRDefault="0005766E">
          <w:pPr>
            <w:pStyle w:val="TOC3"/>
            <w:rPr>
              <w:noProof/>
              <w:kern w:val="2"/>
              <w:sz w:val="24"/>
              <w:szCs w:val="24"/>
              <w:lang w:eastAsia="en-US"/>
              <w14:ligatures w14:val="standardContextual"/>
            </w:rPr>
          </w:pPr>
          <w:hyperlink w:anchor="_Toc191977228" w:history="1">
            <w:r w:rsidRPr="00B65B8F">
              <w:rPr>
                <w:rStyle w:val="Hyperlink"/>
                <w:noProof/>
              </w:rPr>
              <w:t>5.2.2</w:t>
            </w:r>
            <w:r>
              <w:rPr>
                <w:noProof/>
                <w:kern w:val="2"/>
                <w:sz w:val="24"/>
                <w:szCs w:val="24"/>
                <w:lang w:eastAsia="en-US"/>
                <w14:ligatures w14:val="standardContextual"/>
              </w:rPr>
              <w:tab/>
            </w:r>
            <w:r w:rsidRPr="00B65B8F">
              <w:rPr>
                <w:rStyle w:val="Hyperlink"/>
                <w:noProof/>
              </w:rPr>
              <w:t>Model Change Log</w:t>
            </w:r>
            <w:r>
              <w:rPr>
                <w:noProof/>
                <w:webHidden/>
              </w:rPr>
              <w:tab/>
            </w:r>
            <w:r>
              <w:rPr>
                <w:noProof/>
                <w:webHidden/>
              </w:rPr>
              <w:fldChar w:fldCharType="begin"/>
            </w:r>
            <w:r>
              <w:rPr>
                <w:noProof/>
                <w:webHidden/>
              </w:rPr>
              <w:instrText xml:space="preserve"> PAGEREF _Toc191977228 \h </w:instrText>
            </w:r>
            <w:r>
              <w:rPr>
                <w:noProof/>
                <w:webHidden/>
              </w:rPr>
            </w:r>
            <w:r>
              <w:rPr>
                <w:noProof/>
                <w:webHidden/>
              </w:rPr>
              <w:fldChar w:fldCharType="separate"/>
            </w:r>
            <w:r>
              <w:rPr>
                <w:noProof/>
                <w:webHidden/>
              </w:rPr>
              <w:t>56</w:t>
            </w:r>
            <w:r>
              <w:rPr>
                <w:noProof/>
                <w:webHidden/>
              </w:rPr>
              <w:fldChar w:fldCharType="end"/>
            </w:r>
          </w:hyperlink>
        </w:p>
        <w:p w14:paraId="1B37DEB9" w14:textId="38DCD659" w:rsidR="0005766E" w:rsidRDefault="0005766E">
          <w:pPr>
            <w:pStyle w:val="TOC1"/>
            <w:rPr>
              <w:noProof/>
              <w:kern w:val="2"/>
              <w:sz w:val="24"/>
              <w:szCs w:val="24"/>
              <w:lang w:eastAsia="en-US"/>
              <w14:ligatures w14:val="standardContextual"/>
            </w:rPr>
          </w:pPr>
          <w:hyperlink w:anchor="_Toc191977229" w:history="1">
            <w:r w:rsidRPr="00B65B8F">
              <w:rPr>
                <w:rStyle w:val="Hyperlink"/>
                <w:rFonts w:ascii="Arial" w:hAnsi="Arial" w:cs="Arial"/>
                <w:noProof/>
              </w:rPr>
              <w:t>6</w:t>
            </w:r>
            <w:r>
              <w:rPr>
                <w:noProof/>
                <w:kern w:val="2"/>
                <w:sz w:val="24"/>
                <w:szCs w:val="24"/>
                <w:lang w:eastAsia="en-US"/>
                <w14:ligatures w14:val="standardContextual"/>
              </w:rPr>
              <w:tab/>
            </w:r>
            <w:r w:rsidRPr="00B65B8F">
              <w:rPr>
                <w:rStyle w:val="Hyperlink"/>
                <w:rFonts w:ascii="Arial" w:hAnsi="Arial" w:cs="Arial"/>
                <w:noProof/>
              </w:rPr>
              <w:t>APPENDICES</w:t>
            </w:r>
            <w:r>
              <w:rPr>
                <w:noProof/>
                <w:webHidden/>
              </w:rPr>
              <w:tab/>
            </w:r>
            <w:r>
              <w:rPr>
                <w:noProof/>
                <w:webHidden/>
              </w:rPr>
              <w:fldChar w:fldCharType="begin"/>
            </w:r>
            <w:r>
              <w:rPr>
                <w:noProof/>
                <w:webHidden/>
              </w:rPr>
              <w:instrText xml:space="preserve"> PAGEREF _Toc191977229 \h </w:instrText>
            </w:r>
            <w:r>
              <w:rPr>
                <w:noProof/>
                <w:webHidden/>
              </w:rPr>
            </w:r>
            <w:r>
              <w:rPr>
                <w:noProof/>
                <w:webHidden/>
              </w:rPr>
              <w:fldChar w:fldCharType="separate"/>
            </w:r>
            <w:r>
              <w:rPr>
                <w:noProof/>
                <w:webHidden/>
              </w:rPr>
              <w:t>57</w:t>
            </w:r>
            <w:r>
              <w:rPr>
                <w:noProof/>
                <w:webHidden/>
              </w:rPr>
              <w:fldChar w:fldCharType="end"/>
            </w:r>
          </w:hyperlink>
        </w:p>
        <w:p w14:paraId="4968251D" w14:textId="31C7AC5B" w:rsidR="0005766E" w:rsidRDefault="0005766E">
          <w:pPr>
            <w:pStyle w:val="TOC2"/>
            <w:rPr>
              <w:noProof/>
              <w:kern w:val="2"/>
              <w:sz w:val="24"/>
              <w:szCs w:val="24"/>
              <w:lang w:eastAsia="en-US"/>
              <w14:ligatures w14:val="standardContextual"/>
            </w:rPr>
          </w:pPr>
          <w:hyperlink w:anchor="_Toc191977230" w:history="1">
            <w:r w:rsidRPr="00B65B8F">
              <w:rPr>
                <w:rStyle w:val="Hyperlink"/>
                <w:rFonts w:cs="Arial"/>
                <w:noProof/>
              </w:rPr>
              <w:t>6.1</w:t>
            </w:r>
            <w:r>
              <w:rPr>
                <w:noProof/>
                <w:kern w:val="2"/>
                <w:sz w:val="24"/>
                <w:szCs w:val="24"/>
                <w:lang w:eastAsia="en-US"/>
                <w14:ligatures w14:val="standardContextual"/>
              </w:rPr>
              <w:tab/>
            </w:r>
            <w:r w:rsidRPr="00B65B8F">
              <w:rPr>
                <w:rStyle w:val="Hyperlink"/>
                <w:rFonts w:cs="Arial"/>
                <w:noProof/>
              </w:rPr>
              <w:t>Appendix A</w:t>
            </w:r>
            <w:r>
              <w:rPr>
                <w:noProof/>
                <w:webHidden/>
              </w:rPr>
              <w:tab/>
            </w:r>
            <w:r>
              <w:rPr>
                <w:noProof/>
                <w:webHidden/>
              </w:rPr>
              <w:fldChar w:fldCharType="begin"/>
            </w:r>
            <w:r>
              <w:rPr>
                <w:noProof/>
                <w:webHidden/>
              </w:rPr>
              <w:instrText xml:space="preserve"> PAGEREF _Toc191977230 \h </w:instrText>
            </w:r>
            <w:r>
              <w:rPr>
                <w:noProof/>
                <w:webHidden/>
              </w:rPr>
            </w:r>
            <w:r>
              <w:rPr>
                <w:noProof/>
                <w:webHidden/>
              </w:rPr>
              <w:fldChar w:fldCharType="separate"/>
            </w:r>
            <w:r>
              <w:rPr>
                <w:noProof/>
                <w:webHidden/>
              </w:rPr>
              <w:t>57</w:t>
            </w:r>
            <w:r>
              <w:rPr>
                <w:noProof/>
                <w:webHidden/>
              </w:rPr>
              <w:fldChar w:fldCharType="end"/>
            </w:r>
          </w:hyperlink>
        </w:p>
        <w:p w14:paraId="3B64B56F" w14:textId="7B61A117" w:rsidR="0005766E" w:rsidRDefault="0005766E">
          <w:pPr>
            <w:pStyle w:val="TOC2"/>
            <w:rPr>
              <w:noProof/>
              <w:kern w:val="2"/>
              <w:sz w:val="24"/>
              <w:szCs w:val="24"/>
              <w:lang w:eastAsia="en-US"/>
              <w14:ligatures w14:val="standardContextual"/>
            </w:rPr>
          </w:pPr>
          <w:hyperlink w:anchor="_Toc191977231" w:history="1">
            <w:r w:rsidRPr="00B65B8F">
              <w:rPr>
                <w:rStyle w:val="Hyperlink"/>
                <w:rFonts w:cs="Arial"/>
                <w:noProof/>
              </w:rPr>
              <w:t>6.2</w:t>
            </w:r>
            <w:r>
              <w:rPr>
                <w:noProof/>
                <w:kern w:val="2"/>
                <w:sz w:val="24"/>
                <w:szCs w:val="24"/>
                <w:lang w:eastAsia="en-US"/>
                <w14:ligatures w14:val="standardContextual"/>
              </w:rPr>
              <w:tab/>
            </w:r>
            <w:r w:rsidRPr="00B65B8F">
              <w:rPr>
                <w:rStyle w:val="Hyperlink"/>
                <w:rFonts w:cs="Arial"/>
                <w:noProof/>
              </w:rPr>
              <w:t>Appendix B</w:t>
            </w:r>
            <w:r>
              <w:rPr>
                <w:noProof/>
                <w:webHidden/>
              </w:rPr>
              <w:tab/>
            </w:r>
            <w:r>
              <w:rPr>
                <w:noProof/>
                <w:webHidden/>
              </w:rPr>
              <w:fldChar w:fldCharType="begin"/>
            </w:r>
            <w:r>
              <w:rPr>
                <w:noProof/>
                <w:webHidden/>
              </w:rPr>
              <w:instrText xml:space="preserve"> PAGEREF _Toc191977231 \h </w:instrText>
            </w:r>
            <w:r>
              <w:rPr>
                <w:noProof/>
                <w:webHidden/>
              </w:rPr>
            </w:r>
            <w:r>
              <w:rPr>
                <w:noProof/>
                <w:webHidden/>
              </w:rPr>
              <w:fldChar w:fldCharType="separate"/>
            </w:r>
            <w:r>
              <w:rPr>
                <w:noProof/>
                <w:webHidden/>
              </w:rPr>
              <w:t>57</w:t>
            </w:r>
            <w:r>
              <w:rPr>
                <w:noProof/>
                <w:webHidden/>
              </w:rPr>
              <w:fldChar w:fldCharType="end"/>
            </w:r>
          </w:hyperlink>
        </w:p>
        <w:p w14:paraId="39D7A2F4" w14:textId="21912C62" w:rsidR="00AD5BD3" w:rsidRPr="00E531A1" w:rsidRDefault="00AD5BD3" w:rsidP="00A707AB">
          <w:pPr>
            <w:contextualSpacing/>
            <w:rPr>
              <w:rFonts w:ascii="Aptos Narrow" w:hAnsi="Aptos Narrow"/>
            </w:rPr>
          </w:pPr>
          <w:r w:rsidRPr="00D2045A">
            <w:rPr>
              <w:rFonts w:ascii="Aptos Narrow" w:hAnsi="Aptos Narrow"/>
              <w:b/>
              <w:bCs/>
              <w:noProof/>
            </w:rPr>
            <w:fldChar w:fldCharType="end"/>
          </w:r>
        </w:p>
      </w:sdtContent>
    </w:sdt>
    <w:p w14:paraId="1F1B378D" w14:textId="245DFCDF" w:rsidR="005108D4" w:rsidRPr="00314EFA" w:rsidRDefault="005108D4" w:rsidP="006A692F">
      <w:pPr>
        <w:rPr>
          <w:rFonts w:ascii="Arial Narrow" w:eastAsiaTheme="majorEastAsia" w:hAnsi="Arial Narrow" w:cstheme="majorBidi"/>
          <w:b/>
          <w:bCs/>
          <w:color w:val="000000" w:themeColor="text1"/>
          <w:sz w:val="28"/>
          <w:szCs w:val="28"/>
        </w:rPr>
      </w:pPr>
    </w:p>
    <w:p w14:paraId="58BEE683" w14:textId="77777777" w:rsidR="00AA2D71" w:rsidRDefault="00AA2D71">
      <w:pPr>
        <w:rPr>
          <w:rFonts w:ascii="Arial Narrow" w:eastAsiaTheme="majorEastAsia" w:hAnsi="Arial Narrow" w:cstheme="majorBidi"/>
          <w:b/>
          <w:bCs/>
          <w:color w:val="FFFFFF" w:themeColor="background1"/>
          <w:sz w:val="36"/>
          <w:szCs w:val="36"/>
        </w:rPr>
      </w:pPr>
      <w:r>
        <w:rPr>
          <w:rFonts w:ascii="Arial Narrow" w:hAnsi="Arial Narrow"/>
          <w:color w:val="FFFFFF" w:themeColor="background1"/>
          <w:sz w:val="36"/>
          <w:szCs w:val="36"/>
        </w:rPr>
        <w:br w:type="page"/>
      </w:r>
    </w:p>
    <w:bookmarkStart w:id="1" w:name="_Toc191977158"/>
    <w:p w14:paraId="57DF0841" w14:textId="380CA912" w:rsidR="009C7CF0" w:rsidRPr="00701055" w:rsidRDefault="00296521" w:rsidP="00A53660">
      <w:pPr>
        <w:pStyle w:val="Heading1"/>
        <w:numPr>
          <w:ilvl w:val="0"/>
          <w:numId w:val="1"/>
        </w:numPr>
        <w:spacing w:before="0"/>
        <w:ind w:left="720" w:hanging="720"/>
        <w:rPr>
          <w:rFonts w:ascii="Arial" w:hAnsi="Arial" w:cs="Arial"/>
          <w:color w:val="FFFFFF" w:themeColor="background1"/>
          <w:sz w:val="36"/>
          <w:szCs w:val="36"/>
        </w:rPr>
      </w:pPr>
      <w:r w:rsidRPr="00701055">
        <w:rPr>
          <w:rFonts w:ascii="Arial" w:hAnsi="Arial" w:cs="Arial"/>
          <w:noProof/>
          <w:color w:val="FFFFFF" w:themeColor="background1"/>
          <w:sz w:val="36"/>
          <w:szCs w:val="36"/>
        </w:rPr>
        <w:lastRenderedPageBreak/>
        <mc:AlternateContent>
          <mc:Choice Requires="wps">
            <w:drawing>
              <wp:anchor distT="0" distB="0" distL="114300" distR="114300" simplePos="0" relativeHeight="251658244" behindDoc="1" locked="0" layoutInCell="1" allowOverlap="1" wp14:anchorId="5D18A571" wp14:editId="7D8906F0">
                <wp:simplePos x="0" y="0"/>
                <wp:positionH relativeFrom="margin">
                  <wp:posOffset>-13625</wp:posOffset>
                </wp:positionH>
                <wp:positionV relativeFrom="paragraph">
                  <wp:posOffset>-54501</wp:posOffset>
                </wp:positionV>
                <wp:extent cx="6417512" cy="353060"/>
                <wp:effectExtent l="0" t="0" r="2540" b="8890"/>
                <wp:wrapNone/>
                <wp:docPr id="2" name="Rectangle 2"/>
                <wp:cNvGraphicFramePr/>
                <a:graphic xmlns:a="http://schemas.openxmlformats.org/drawingml/2006/main">
                  <a:graphicData uri="http://schemas.microsoft.com/office/word/2010/wordprocessingShape">
                    <wps:wsp>
                      <wps:cNvSpPr/>
                      <wps:spPr>
                        <a:xfrm>
                          <a:off x="0" y="0"/>
                          <a:ext cx="6417512" cy="35306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0BAE8D" id="Rectangle 2" o:spid="_x0000_s1026" style="position:absolute;margin-left:-1.05pt;margin-top:-4.3pt;width:505.3pt;height:27.8pt;z-index:-2516582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" fillcolor="#c00000" stroked="f" strokeweight="2pt">
                <w10:wrap anchorx="margin"/>
              </v:rect>
            </w:pict>
          </mc:Fallback>
        </mc:AlternateContent>
      </w:r>
      <w:r w:rsidR="006C5312" w:rsidRPr="00701055">
        <w:rPr>
          <w:rFonts w:ascii="Arial" w:hAnsi="Arial" w:cs="Arial"/>
          <w:color w:val="FFFFFF" w:themeColor="background1"/>
          <w:sz w:val="36"/>
          <w:szCs w:val="36"/>
        </w:rPr>
        <w:t>EXECUTIVE SUMMARY</w:t>
      </w:r>
      <w:bookmarkEnd w:id="1"/>
    </w:p>
    <w:p w14:paraId="224C7C9B" w14:textId="74212BFB" w:rsidR="007F61BC" w:rsidRPr="00314EFA" w:rsidRDefault="007F61BC" w:rsidP="006A692F">
      <w:pPr>
        <w:rPr>
          <w:rFonts w:ascii="Arial Narrow" w:hAnsi="Arial Narrow"/>
        </w:rPr>
      </w:pPr>
    </w:p>
    <w:p w14:paraId="72495E05" w14:textId="77777777" w:rsidR="003733BB" w:rsidRPr="00314EFA" w:rsidRDefault="003733BB" w:rsidP="006A692F">
      <w:pPr>
        <w:rPr>
          <w:rFonts w:ascii="Arial Narrow" w:hAnsi="Arial Narrow"/>
        </w:rPr>
      </w:pPr>
    </w:p>
    <w:p w14:paraId="7E36CD90" w14:textId="77777777" w:rsidR="007073A7" w:rsidRPr="007073A7" w:rsidRDefault="007073A7" w:rsidP="00A53660">
      <w:pPr>
        <w:pStyle w:val="ListParagraph"/>
        <w:keepNext/>
        <w:keepLines/>
        <w:numPr>
          <w:ilvl w:val="0"/>
          <w:numId w:val="2"/>
        </w:numPr>
        <w:pBdr>
          <w:bottom w:val="single" w:sz="6" w:space="1" w:color="auto"/>
        </w:pBdr>
        <w:shd w:val="clear" w:color="auto" w:fill="C6D9F1" w:themeFill="text2" w:themeFillTint="33"/>
        <w:spacing w:after="120"/>
        <w:contextualSpacing w:val="0"/>
        <w:outlineLvl w:val="1"/>
        <w:rPr>
          <w:rFonts w:ascii="Arial Narrow" w:eastAsiaTheme="majorEastAsia" w:hAnsi="Arial Narrow" w:cstheme="majorBidi"/>
          <w:b/>
          <w:bCs/>
          <w:vanish/>
          <w:sz w:val="24"/>
          <w:szCs w:val="24"/>
        </w:rPr>
      </w:pPr>
      <w:bookmarkStart w:id="2" w:name="_Toc161907121"/>
      <w:bookmarkStart w:id="3" w:name="_Toc162252130"/>
      <w:bookmarkStart w:id="4" w:name="_Toc162255279"/>
      <w:bookmarkStart w:id="5" w:name="_Toc163134405"/>
      <w:bookmarkStart w:id="6" w:name="_Toc163136707"/>
      <w:bookmarkStart w:id="7" w:name="_Toc163230474"/>
      <w:bookmarkStart w:id="8" w:name="_Toc191916199"/>
      <w:bookmarkStart w:id="9" w:name="_Toc191917167"/>
      <w:bookmarkStart w:id="10" w:name="_Toc191977159"/>
      <w:bookmarkStart w:id="11" w:name="_Toc22127243"/>
      <w:bookmarkEnd w:id="2"/>
      <w:bookmarkEnd w:id="3"/>
      <w:bookmarkEnd w:id="4"/>
      <w:bookmarkEnd w:id="5"/>
      <w:bookmarkEnd w:id="6"/>
      <w:bookmarkEnd w:id="7"/>
      <w:bookmarkEnd w:id="8"/>
      <w:bookmarkEnd w:id="9"/>
      <w:bookmarkEnd w:id="10"/>
    </w:p>
    <w:p w14:paraId="013E475D" w14:textId="34C362FA" w:rsidR="00197765" w:rsidRPr="007C4325" w:rsidRDefault="00197765" w:rsidP="76937120">
      <w:pPr>
        <w:pStyle w:val="Heading2"/>
        <w:pBdr>
          <w:bottom w:val="single" w:sz="6" w:space="1" w:color="auto"/>
        </w:pBdr>
        <w:shd w:val="clear" w:color="auto" w:fill="C6D9F1" w:themeFill="text2" w:themeFillTint="33"/>
        <w:spacing w:before="0"/>
        <w:ind w:left="720" w:hanging="720"/>
        <w:rPr>
          <w:rFonts w:cs="Arial"/>
        </w:rPr>
      </w:pPr>
      <w:bookmarkStart w:id="12" w:name="_Toc191977160"/>
      <w:r w:rsidRPr="76937120">
        <w:rPr>
          <w:rFonts w:cs="Arial"/>
        </w:rPr>
        <w:t>Objective</w:t>
      </w:r>
      <w:r w:rsidR="00314EFA" w:rsidRPr="76937120">
        <w:rPr>
          <w:rFonts w:cs="Arial"/>
        </w:rPr>
        <w:t xml:space="preserve"> and </w:t>
      </w:r>
      <w:r w:rsidR="00BD639B" w:rsidRPr="76937120">
        <w:rPr>
          <w:rFonts w:cs="Arial"/>
        </w:rPr>
        <w:t>Back</w:t>
      </w:r>
      <w:r w:rsidR="25A17F05" w:rsidRPr="76937120">
        <w:rPr>
          <w:rFonts w:cs="Arial"/>
        </w:rPr>
        <w:t>ground</w:t>
      </w:r>
      <w:bookmarkEnd w:id="11"/>
      <w:bookmarkEnd w:id="12"/>
    </w:p>
    <w:p w14:paraId="4936EA2B" w14:textId="7AF0FC38" w:rsidR="005108D4" w:rsidRPr="008953B7" w:rsidRDefault="005108D4" w:rsidP="006A692F">
      <w:pPr>
        <w:rPr>
          <w:rStyle w:val="SubtleEmphasis"/>
        </w:rPr>
      </w:pPr>
      <w:bookmarkStart w:id="13" w:name="_Hlk36627548"/>
      <w:r w:rsidRPr="76937120">
        <w:rPr>
          <w:rStyle w:val="SubtleEmphasis"/>
        </w:rPr>
        <w:t xml:space="preserve">Please provide a </w:t>
      </w:r>
      <w:r w:rsidR="000C67FF" w:rsidRPr="76937120">
        <w:rPr>
          <w:rStyle w:val="SubtleEmphasis"/>
        </w:rPr>
        <w:t>high-level</w:t>
      </w:r>
      <w:r w:rsidRPr="76937120">
        <w:rPr>
          <w:rStyle w:val="SubtleEmphasis"/>
        </w:rPr>
        <w:t xml:space="preserve"> description of</w:t>
      </w:r>
      <w:r w:rsidR="338F1B2E" w:rsidRPr="76937120">
        <w:rPr>
          <w:rStyle w:val="SubtleEmphasis"/>
        </w:rPr>
        <w:t>:</w:t>
      </w:r>
    </w:p>
    <w:p w14:paraId="48540317" w14:textId="749494F9" w:rsidR="005108D4" w:rsidRPr="008953B7" w:rsidRDefault="005108D4" w:rsidP="00A53660">
      <w:pPr>
        <w:pStyle w:val="ListParagraph"/>
        <w:numPr>
          <w:ilvl w:val="0"/>
          <w:numId w:val="3"/>
        </w:numPr>
        <w:rPr>
          <w:rStyle w:val="SubtleEmphasis"/>
        </w:rPr>
      </w:pPr>
      <w:r w:rsidRPr="008953B7">
        <w:rPr>
          <w:rStyle w:val="SubtleEmphasis"/>
        </w:rPr>
        <w:t>The model’s business objectives</w:t>
      </w:r>
      <w:r w:rsidR="000C67FF" w:rsidRPr="008953B7">
        <w:rPr>
          <w:rStyle w:val="SubtleEmphasis"/>
        </w:rPr>
        <w:t>.</w:t>
      </w:r>
    </w:p>
    <w:p w14:paraId="30DD2B1D" w14:textId="03240D9F" w:rsidR="005108D4" w:rsidRPr="008953B7" w:rsidRDefault="005108D4" w:rsidP="00A53660">
      <w:pPr>
        <w:pStyle w:val="ListParagraph"/>
        <w:numPr>
          <w:ilvl w:val="0"/>
          <w:numId w:val="3"/>
        </w:numPr>
        <w:rPr>
          <w:rStyle w:val="SubtleEmphasis"/>
        </w:rPr>
      </w:pPr>
      <w:r w:rsidRPr="008953B7">
        <w:rPr>
          <w:rStyle w:val="SubtleEmphasis"/>
        </w:rPr>
        <w:t>Business background including history where appropriate</w:t>
      </w:r>
      <w:r w:rsidR="000C67FF" w:rsidRPr="008953B7">
        <w:rPr>
          <w:rStyle w:val="SubtleEmphasis"/>
        </w:rPr>
        <w:t>.</w:t>
      </w:r>
    </w:p>
    <w:p w14:paraId="1B2563BA" w14:textId="463A4C6C" w:rsidR="001A4BDE" w:rsidRPr="008953B7" w:rsidRDefault="005108D4" w:rsidP="00A53660">
      <w:pPr>
        <w:pStyle w:val="ListParagraph"/>
        <w:numPr>
          <w:ilvl w:val="0"/>
          <w:numId w:val="3"/>
        </w:numPr>
        <w:rPr>
          <w:rStyle w:val="SubtleEmphasis"/>
        </w:rPr>
      </w:pPr>
      <w:r w:rsidRPr="008953B7">
        <w:rPr>
          <w:rStyle w:val="SubtleEmphasis"/>
        </w:rPr>
        <w:t>Related regulatory requirements that relate to the business objectives</w:t>
      </w:r>
      <w:r w:rsidR="000C67FF" w:rsidRPr="008953B7">
        <w:rPr>
          <w:rStyle w:val="SubtleEmphasis"/>
        </w:rPr>
        <w:t>.</w:t>
      </w:r>
    </w:p>
    <w:p w14:paraId="35270FD9" w14:textId="1610CC1F" w:rsidR="005108D4" w:rsidRPr="00701055" w:rsidRDefault="001A4BDE" w:rsidP="00A53660">
      <w:pPr>
        <w:pStyle w:val="ListParagraph"/>
        <w:numPr>
          <w:ilvl w:val="0"/>
          <w:numId w:val="3"/>
        </w:numPr>
        <w:rPr>
          <w:rStyle w:val="SubtleEmphasis"/>
        </w:rPr>
      </w:pPr>
      <w:r w:rsidRPr="00701055">
        <w:rPr>
          <w:rStyle w:val="SubtleEmphasis"/>
        </w:rPr>
        <w:t>Any other</w:t>
      </w:r>
      <w:r w:rsidR="003661C7" w:rsidRPr="00701055">
        <w:rPr>
          <w:rStyle w:val="SubtleEmphasis"/>
        </w:rPr>
        <w:t xml:space="preserve"> information you see </w:t>
      </w:r>
      <w:proofErr w:type="gramStart"/>
      <w:r w:rsidR="003661C7" w:rsidRPr="00701055">
        <w:rPr>
          <w:rStyle w:val="SubtleEmphasis"/>
        </w:rPr>
        <w:t>appropriate</w:t>
      </w:r>
      <w:proofErr w:type="gramEnd"/>
      <w:r w:rsidR="003661C7" w:rsidRPr="00701055">
        <w:rPr>
          <w:rStyle w:val="SubtleEmphasis"/>
        </w:rPr>
        <w:t>.</w:t>
      </w:r>
    </w:p>
    <w:bookmarkEnd w:id="13"/>
    <w:p w14:paraId="63D3D1D5" w14:textId="49A95E6B" w:rsidR="00555E73" w:rsidRDefault="00555E73" w:rsidP="006A692F">
      <w:pPr>
        <w:rPr>
          <w:rFonts w:ascii="Arial Narrow" w:hAnsi="Arial Narrow"/>
        </w:rPr>
      </w:pPr>
    </w:p>
    <w:p w14:paraId="5A2922A5" w14:textId="4E5326E5" w:rsidR="00213C2D" w:rsidRPr="00213C2D" w:rsidRDefault="00726052" w:rsidP="00213C2D">
      <w:pPr>
        <w:shd w:val="clear" w:color="auto" w:fill="DAEEF3" w:themeFill="accent5" w:themeFillTint="33"/>
        <w:rPr>
          <w:rFonts w:ascii="Aptos Narrow" w:hAnsi="Aptos Narrow"/>
        </w:rPr>
      </w:pPr>
      <w:bookmarkStart w:id="14" w:name="OLE_LINK4"/>
      <w:r w:rsidRPr="0062509E">
        <w:rPr>
          <w:rFonts w:ascii="Aptos Narrow" w:hAnsi="Aptos Narrow"/>
        </w:rPr>
        <w:t>Model Owner:</w:t>
      </w:r>
      <w:r w:rsidR="00213C2D" w:rsidRPr="00213C2D">
        <w:rPr>
          <w:rFonts w:ascii="Aptos Narrow" w:hAnsi="Aptos Narrow"/>
        </w:rPr>
        <w:t xml:space="preserve"> The Alipay Fraud Model is a rule-based fraud detection system used by East West Bank (EWB) for global remittance transactions processed through World First Asia Pvt Ltd. The model’s primary objective is to evaluate and mitigate fraud risks associated with global remittance transactions on the Alipay platform. By leveraging predefined risk rules, the model assesses transactions in real time, ensuring compliance with risk management policies while minimizing fraudulent activities.</w:t>
      </w:r>
    </w:p>
    <w:p w14:paraId="7722ECBA" w14:textId="77777777" w:rsidR="00213C2D" w:rsidRPr="00213C2D" w:rsidRDefault="00213C2D" w:rsidP="00213C2D">
      <w:pPr>
        <w:shd w:val="clear" w:color="auto" w:fill="DAEEF3" w:themeFill="accent5" w:themeFillTint="33"/>
        <w:rPr>
          <w:rFonts w:ascii="Aptos Narrow" w:hAnsi="Aptos Narrow"/>
        </w:rPr>
      </w:pPr>
    </w:p>
    <w:p w14:paraId="11E0A524" w14:textId="77777777" w:rsidR="00213C2D" w:rsidRPr="00213C2D" w:rsidRDefault="00213C2D" w:rsidP="00213C2D">
      <w:pPr>
        <w:shd w:val="clear" w:color="auto" w:fill="DAEEF3" w:themeFill="accent5" w:themeFillTint="33"/>
        <w:rPr>
          <w:rFonts w:ascii="Aptos Narrow" w:hAnsi="Aptos Narrow"/>
        </w:rPr>
      </w:pPr>
      <w:r w:rsidRPr="00213C2D">
        <w:rPr>
          <w:rFonts w:ascii="Aptos Narrow" w:hAnsi="Aptos Narrow"/>
        </w:rPr>
        <w:t>Alipay was introduced by Digital Bank in 2020.  Alipay conducts transfers from EWB to accounts in mainland China and provides real time foreign exchange rate from US Dollar (USD) to Chinese Yuan (CNY) also known as renminbi (RMB). The account holder must be a Chinese national.  Accepted remittance for goods payments, service payments, home remittance and salary.</w:t>
      </w:r>
    </w:p>
    <w:p w14:paraId="722C1C6F" w14:textId="77777777" w:rsidR="00213C2D" w:rsidRPr="00213C2D" w:rsidRDefault="00213C2D" w:rsidP="00213C2D">
      <w:pPr>
        <w:shd w:val="clear" w:color="auto" w:fill="DAEEF3" w:themeFill="accent5" w:themeFillTint="33"/>
        <w:rPr>
          <w:rFonts w:ascii="Aptos Narrow" w:hAnsi="Aptos Narrow"/>
        </w:rPr>
      </w:pPr>
    </w:p>
    <w:p w14:paraId="214BBDAB" w14:textId="77777777" w:rsidR="00213C2D" w:rsidRPr="00213C2D" w:rsidRDefault="00213C2D" w:rsidP="00213C2D">
      <w:pPr>
        <w:shd w:val="clear" w:color="auto" w:fill="DAEEF3" w:themeFill="accent5" w:themeFillTint="33"/>
        <w:rPr>
          <w:rFonts w:ascii="Aptos Narrow" w:hAnsi="Aptos Narrow"/>
        </w:rPr>
      </w:pPr>
      <w:r w:rsidRPr="00213C2D">
        <w:rPr>
          <w:rFonts w:ascii="Aptos Narrow" w:hAnsi="Aptos Narrow"/>
        </w:rPr>
        <w:t>When an Alipay transfer is processed, the model evaluates input data against established fraud detection rules. If a mismatch exceeds the preset risk appetite, the transaction is suspended for manual review. This approach enhances the security and integrity of cross-border remittances while allowing legitimate transactions to proceed smoothly.</w:t>
      </w:r>
    </w:p>
    <w:p w14:paraId="71B81FF6" w14:textId="77777777" w:rsidR="00213C2D" w:rsidRPr="00213C2D" w:rsidRDefault="00213C2D" w:rsidP="00213C2D">
      <w:pPr>
        <w:shd w:val="clear" w:color="auto" w:fill="DAEEF3" w:themeFill="accent5" w:themeFillTint="33"/>
        <w:rPr>
          <w:rFonts w:ascii="Aptos Narrow" w:hAnsi="Aptos Narrow"/>
        </w:rPr>
      </w:pPr>
    </w:p>
    <w:p w14:paraId="3FAF0E36" w14:textId="77777777" w:rsidR="00213C2D" w:rsidRPr="00213C2D" w:rsidRDefault="00213C2D" w:rsidP="00213C2D">
      <w:pPr>
        <w:shd w:val="clear" w:color="auto" w:fill="DAEEF3" w:themeFill="accent5" w:themeFillTint="33"/>
        <w:rPr>
          <w:rFonts w:ascii="Aptos Narrow" w:hAnsi="Aptos Narrow"/>
        </w:rPr>
      </w:pPr>
      <w:r w:rsidRPr="00213C2D">
        <w:rPr>
          <w:rFonts w:ascii="Aptos Narrow" w:hAnsi="Aptos Narrow"/>
        </w:rPr>
        <w:t xml:space="preserve">Alipay, operated by Ant Group, is a leading digital payments and financial services platform, widely used for e-commerce, peer-to-peer (P2P) payments, and global remittance transactions. In partnership with East West Bank, the platform facilitates seamless cross-border money transfers, ensuring compliance with financial regulations while mitigating fraud risks.  </w:t>
      </w:r>
    </w:p>
    <w:p w14:paraId="39C1128C" w14:textId="77777777" w:rsidR="00213C2D" w:rsidRPr="00213C2D" w:rsidRDefault="00213C2D" w:rsidP="00213C2D">
      <w:pPr>
        <w:shd w:val="clear" w:color="auto" w:fill="DAEEF3" w:themeFill="accent5" w:themeFillTint="33"/>
        <w:rPr>
          <w:rFonts w:ascii="Aptos Narrow" w:hAnsi="Aptos Narrow"/>
        </w:rPr>
      </w:pPr>
    </w:p>
    <w:p w14:paraId="3EF15209" w14:textId="77777777" w:rsidR="00213C2D" w:rsidRPr="00213C2D" w:rsidRDefault="00213C2D" w:rsidP="00213C2D">
      <w:pPr>
        <w:shd w:val="clear" w:color="auto" w:fill="DAEEF3" w:themeFill="accent5" w:themeFillTint="33"/>
        <w:rPr>
          <w:rFonts w:ascii="Aptos Narrow" w:hAnsi="Aptos Narrow"/>
        </w:rPr>
      </w:pPr>
      <w:r w:rsidRPr="00213C2D">
        <w:rPr>
          <w:rFonts w:ascii="Aptos Narrow" w:hAnsi="Aptos Narrow"/>
        </w:rPr>
        <w:t>World First Asia Pvt Ltd, a global payments service provider, supports global remittance services for Alipay. Given the increasing sophistication of fraud schemes targeting digital transactions, the need for a robust fraud detection framework has become essential. The Alipay Fraud Model is designed to strengthen transaction monitoring and enhance fraud prevention strategies in response to evolving financial crime threats.</w:t>
      </w:r>
    </w:p>
    <w:p w14:paraId="1FAFB6DB" w14:textId="77777777" w:rsidR="00587F7D" w:rsidRPr="00701055" w:rsidRDefault="00587F7D" w:rsidP="00587F7D">
      <w:pPr>
        <w:shd w:val="clear" w:color="auto" w:fill="DAEEF3" w:themeFill="accent5" w:themeFillTint="33"/>
        <w:rPr>
          <w:rFonts w:ascii="Aptos Narrow" w:hAnsi="Aptos Narrow"/>
        </w:rPr>
      </w:pPr>
    </w:p>
    <w:bookmarkEnd w:id="14"/>
    <w:p w14:paraId="59E08B06" w14:textId="77777777" w:rsidR="001A4BDE" w:rsidRPr="00314EFA" w:rsidRDefault="001A4BDE" w:rsidP="006A692F">
      <w:pPr>
        <w:rPr>
          <w:rFonts w:ascii="Arial Narrow" w:hAnsi="Arial Narrow"/>
        </w:rPr>
      </w:pPr>
    </w:p>
    <w:tbl>
      <w:tblPr>
        <w:tblW w:w="100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893"/>
        <w:gridCol w:w="6182"/>
      </w:tblGrid>
      <w:tr w:rsidR="009C7CF0" w:rsidRPr="00314EFA" w14:paraId="0FB79ED8" w14:textId="77777777" w:rsidTr="7EC542A7">
        <w:trPr>
          <w:trHeight w:val="1147"/>
        </w:trPr>
        <w:tc>
          <w:tcPr>
            <w:tcW w:w="3893" w:type="dxa"/>
            <w:shd w:val="clear" w:color="auto" w:fill="404040" w:themeFill="text1" w:themeFillTint="BF"/>
            <w:noWrap/>
            <w:vAlign w:val="center"/>
            <w:hideMark/>
          </w:tcPr>
          <w:p w14:paraId="4486713C" w14:textId="77777777" w:rsidR="009C7CF0" w:rsidRPr="0062509E" w:rsidRDefault="009C7CF0" w:rsidP="006A692F">
            <w:pPr>
              <w:rPr>
                <w:rFonts w:ascii="Aptos Narrow" w:eastAsia="Times New Roman" w:hAnsi="Aptos Narrow"/>
                <w:b/>
                <w:color w:val="FFFFFF"/>
                <w:szCs w:val="24"/>
              </w:rPr>
            </w:pPr>
            <w:r w:rsidRPr="0062509E">
              <w:rPr>
                <w:rFonts w:ascii="Aptos Narrow" w:eastAsia="Times New Roman" w:hAnsi="Aptos Narrow"/>
                <w:b/>
                <w:color w:val="FFFFFF"/>
                <w:szCs w:val="24"/>
              </w:rPr>
              <w:t>Model Name</w:t>
            </w:r>
          </w:p>
        </w:tc>
        <w:tc>
          <w:tcPr>
            <w:tcW w:w="6182" w:type="dxa"/>
            <w:shd w:val="clear" w:color="auto" w:fill="auto"/>
            <w:noWrap/>
            <w:vAlign w:val="center"/>
            <w:hideMark/>
          </w:tcPr>
          <w:p w14:paraId="1DFBAD51" w14:textId="3DCB53C8" w:rsidR="001A4BDE" w:rsidRPr="00F817CF" w:rsidRDefault="00893C82" w:rsidP="00F817CF">
            <w:pPr>
              <w:pStyle w:val="ListParagraph"/>
              <w:numPr>
                <w:ilvl w:val="0"/>
                <w:numId w:val="4"/>
              </w:numPr>
              <w:ind w:left="226" w:hanging="226"/>
              <w:rPr>
                <w:rFonts w:ascii="Aptos Narrow" w:hAnsi="Aptos Narrow"/>
                <w:color w:val="0070C0"/>
                <w:szCs w:val="24"/>
              </w:rPr>
            </w:pPr>
            <w:r w:rsidRPr="0062509E">
              <w:rPr>
                <w:rFonts w:ascii="Aptos Narrow" w:hAnsi="Aptos Narrow"/>
                <w:i/>
                <w:color w:val="0070C0"/>
                <w:szCs w:val="24"/>
              </w:rPr>
              <w:t>Please provide the official model</w:t>
            </w:r>
            <w:r w:rsidR="000C67FF" w:rsidRPr="0062509E">
              <w:rPr>
                <w:rFonts w:ascii="Aptos Narrow" w:hAnsi="Aptos Narrow"/>
                <w:i/>
                <w:color w:val="0070C0"/>
                <w:szCs w:val="24"/>
              </w:rPr>
              <w:t>-</w:t>
            </w:r>
            <w:r w:rsidRPr="0062509E">
              <w:rPr>
                <w:rFonts w:ascii="Aptos Narrow" w:hAnsi="Aptos Narrow"/>
                <w:i/>
                <w:color w:val="0070C0"/>
                <w:szCs w:val="24"/>
              </w:rPr>
              <w:t>name that is used by the model</w:t>
            </w:r>
            <w:r w:rsidR="000C67FF" w:rsidRPr="0062509E">
              <w:rPr>
                <w:rFonts w:ascii="Aptos Narrow" w:hAnsi="Aptos Narrow"/>
                <w:i/>
                <w:color w:val="0070C0"/>
                <w:szCs w:val="24"/>
              </w:rPr>
              <w:t xml:space="preserve"> owners and the MRM Group (mutually agreed)</w:t>
            </w:r>
            <w:r w:rsidRPr="0062509E">
              <w:rPr>
                <w:rFonts w:ascii="Aptos Narrow" w:hAnsi="Aptos Narrow"/>
                <w:i/>
                <w:color w:val="0070C0"/>
                <w:szCs w:val="24"/>
              </w:rPr>
              <w:t>.</w:t>
            </w:r>
          </w:p>
          <w:p w14:paraId="74B2F03F" w14:textId="76B5817C" w:rsidR="001A4BDE" w:rsidRPr="008917E2" w:rsidRDefault="001A4BDE" w:rsidP="008917E2">
            <w:pPr>
              <w:shd w:val="clear" w:color="auto" w:fill="DAEEF3" w:themeFill="accent5" w:themeFillTint="33"/>
              <w:rPr>
                <w:rFonts w:ascii="Aptos Narrow" w:hAnsi="Aptos Narrow"/>
              </w:rPr>
            </w:pPr>
            <w:bookmarkStart w:id="15" w:name="OLE_LINK2"/>
            <w:r w:rsidRPr="007A7360">
              <w:rPr>
                <w:rFonts w:ascii="Aptos Narrow" w:hAnsi="Aptos Narrow"/>
              </w:rPr>
              <w:t>Model Owner:</w:t>
            </w:r>
            <w:bookmarkEnd w:id="15"/>
            <w:r w:rsidR="00911107">
              <w:rPr>
                <w:rFonts w:ascii="Aptos Narrow" w:hAnsi="Aptos Narrow"/>
              </w:rPr>
              <w:t xml:space="preserve"> </w:t>
            </w:r>
            <w:r w:rsidR="007A7360" w:rsidRPr="007A7360">
              <w:rPr>
                <w:rFonts w:ascii="Aptos Narrow" w:hAnsi="Aptos Narrow"/>
              </w:rPr>
              <w:t xml:space="preserve">Alipay </w:t>
            </w:r>
            <w:r w:rsidR="00931DC8">
              <w:rPr>
                <w:rFonts w:ascii="Aptos Narrow" w:hAnsi="Aptos Narrow"/>
              </w:rPr>
              <w:t xml:space="preserve">Fraud </w:t>
            </w:r>
            <w:r w:rsidR="00777EE2">
              <w:rPr>
                <w:rFonts w:ascii="Aptos Narrow" w:hAnsi="Aptos Narrow"/>
              </w:rPr>
              <w:t xml:space="preserve">(Model ID: </w:t>
            </w:r>
            <w:r w:rsidR="007A7360" w:rsidRPr="007A7360">
              <w:rPr>
                <w:rFonts w:ascii="Aptos Narrow" w:hAnsi="Aptos Narrow"/>
              </w:rPr>
              <w:t>059</w:t>
            </w:r>
            <w:r w:rsidR="00777EE2">
              <w:rPr>
                <w:rFonts w:ascii="Aptos Narrow" w:hAnsi="Aptos Narrow"/>
              </w:rPr>
              <w:t>)</w:t>
            </w:r>
          </w:p>
        </w:tc>
      </w:tr>
      <w:tr w:rsidR="009C7CF0" w:rsidRPr="00314EFA" w14:paraId="7FE75CDA" w14:textId="77777777" w:rsidTr="7EC542A7">
        <w:trPr>
          <w:trHeight w:val="576"/>
        </w:trPr>
        <w:tc>
          <w:tcPr>
            <w:tcW w:w="3893" w:type="dxa"/>
            <w:shd w:val="clear" w:color="auto" w:fill="404040" w:themeFill="text1" w:themeFillTint="BF"/>
            <w:noWrap/>
            <w:vAlign w:val="center"/>
          </w:tcPr>
          <w:p w14:paraId="125584FC" w14:textId="77777777" w:rsidR="009C7CF0" w:rsidRPr="0062509E" w:rsidRDefault="009C7CF0" w:rsidP="006A692F">
            <w:pPr>
              <w:rPr>
                <w:rFonts w:ascii="Aptos Narrow" w:eastAsia="Times New Roman" w:hAnsi="Aptos Narrow"/>
                <w:b/>
                <w:color w:val="FFFFFF"/>
                <w:szCs w:val="24"/>
              </w:rPr>
            </w:pPr>
            <w:r w:rsidRPr="0062509E">
              <w:rPr>
                <w:rFonts w:ascii="Aptos Narrow" w:eastAsia="Times New Roman" w:hAnsi="Aptos Narrow"/>
                <w:b/>
                <w:color w:val="FFFFFF"/>
                <w:szCs w:val="24"/>
              </w:rPr>
              <w:lastRenderedPageBreak/>
              <w:t>Primary Model Owner Entity</w:t>
            </w:r>
          </w:p>
        </w:tc>
        <w:tc>
          <w:tcPr>
            <w:tcW w:w="6182" w:type="dxa"/>
            <w:shd w:val="clear" w:color="auto" w:fill="auto"/>
            <w:noWrap/>
            <w:vAlign w:val="center"/>
          </w:tcPr>
          <w:p w14:paraId="47130D20" w14:textId="0F23F38C" w:rsidR="001A4BDE" w:rsidRPr="00F817CF" w:rsidRDefault="00893C82" w:rsidP="00F817CF">
            <w:pPr>
              <w:pStyle w:val="ListParagraph"/>
              <w:numPr>
                <w:ilvl w:val="0"/>
                <w:numId w:val="4"/>
              </w:numPr>
              <w:ind w:left="226" w:hanging="226"/>
              <w:rPr>
                <w:rFonts w:ascii="Aptos Narrow" w:hAnsi="Aptos Narrow"/>
                <w:i/>
                <w:color w:val="0070C0"/>
                <w:szCs w:val="24"/>
              </w:rPr>
            </w:pPr>
            <w:r w:rsidRPr="0062509E">
              <w:rPr>
                <w:rFonts w:ascii="Aptos Narrow" w:hAnsi="Aptos Narrow"/>
                <w:i/>
                <w:color w:val="0070C0"/>
                <w:szCs w:val="24"/>
              </w:rPr>
              <w:t>Please provide the model owner business entity name, e.g., US, China, or Hong Kong</w:t>
            </w:r>
            <w:r w:rsidR="005108D4" w:rsidRPr="0062509E">
              <w:rPr>
                <w:rFonts w:ascii="Aptos Narrow" w:hAnsi="Aptos Narrow"/>
                <w:i/>
                <w:color w:val="0070C0"/>
                <w:szCs w:val="24"/>
              </w:rPr>
              <w:t>.</w:t>
            </w:r>
          </w:p>
          <w:p w14:paraId="75DB7A15" w14:textId="7A5C1035" w:rsidR="001A4BDE" w:rsidRPr="00F817CF" w:rsidRDefault="001A4BDE" w:rsidP="007A7360">
            <w:pPr>
              <w:shd w:val="clear" w:color="auto" w:fill="DAEEF3" w:themeFill="accent5" w:themeFillTint="33"/>
              <w:rPr>
                <w:rFonts w:ascii="Aptos Narrow" w:hAnsi="Aptos Narrow"/>
              </w:rPr>
            </w:pPr>
            <w:r w:rsidRPr="007A7360">
              <w:rPr>
                <w:rFonts w:ascii="Aptos Narrow" w:hAnsi="Aptos Narrow"/>
              </w:rPr>
              <w:t xml:space="preserve">Model Owner: </w:t>
            </w:r>
            <w:r w:rsidR="007A7360" w:rsidRPr="007A7360">
              <w:rPr>
                <w:rFonts w:ascii="Aptos Narrow" w:hAnsi="Aptos Narrow"/>
              </w:rPr>
              <w:t>US</w:t>
            </w:r>
          </w:p>
        </w:tc>
      </w:tr>
      <w:tr w:rsidR="009C7CF0" w:rsidRPr="00314EFA" w14:paraId="36D87B87" w14:textId="77777777" w:rsidTr="7EC542A7">
        <w:trPr>
          <w:trHeight w:val="576"/>
        </w:trPr>
        <w:tc>
          <w:tcPr>
            <w:tcW w:w="3893" w:type="dxa"/>
            <w:shd w:val="clear" w:color="auto" w:fill="404040" w:themeFill="text1" w:themeFillTint="BF"/>
            <w:noWrap/>
            <w:vAlign w:val="center"/>
          </w:tcPr>
          <w:p w14:paraId="69E226AE" w14:textId="77777777" w:rsidR="009C7CF0" w:rsidRPr="0062509E" w:rsidRDefault="009C7CF0" w:rsidP="006A692F">
            <w:pPr>
              <w:rPr>
                <w:rFonts w:ascii="Aptos Narrow" w:eastAsia="Times New Roman" w:hAnsi="Aptos Narrow"/>
                <w:b/>
                <w:color w:val="FFFFFF"/>
                <w:szCs w:val="24"/>
              </w:rPr>
            </w:pPr>
            <w:r w:rsidRPr="0062509E">
              <w:rPr>
                <w:rFonts w:ascii="Aptos Narrow" w:eastAsia="Times New Roman" w:hAnsi="Aptos Narrow"/>
                <w:b/>
                <w:color w:val="FFFFFF"/>
                <w:szCs w:val="24"/>
              </w:rPr>
              <w:t>Primary Model Owner Group</w:t>
            </w:r>
          </w:p>
        </w:tc>
        <w:tc>
          <w:tcPr>
            <w:tcW w:w="6182" w:type="dxa"/>
            <w:shd w:val="clear" w:color="auto" w:fill="auto"/>
            <w:noWrap/>
            <w:vAlign w:val="center"/>
          </w:tcPr>
          <w:p w14:paraId="39AF3F19" w14:textId="23D6F5A4" w:rsidR="001A4BDE" w:rsidRPr="00F817CF" w:rsidRDefault="00893C82" w:rsidP="00F817CF">
            <w:pPr>
              <w:pStyle w:val="ListParagraph"/>
              <w:numPr>
                <w:ilvl w:val="0"/>
                <w:numId w:val="4"/>
              </w:numPr>
              <w:ind w:left="226" w:hanging="226"/>
              <w:rPr>
                <w:rFonts w:ascii="Aptos Narrow" w:hAnsi="Aptos Narrow"/>
                <w:i/>
                <w:color w:val="0070C0"/>
                <w:szCs w:val="24"/>
              </w:rPr>
            </w:pPr>
            <w:r w:rsidRPr="0062509E">
              <w:rPr>
                <w:rFonts w:ascii="Aptos Narrow" w:hAnsi="Aptos Narrow"/>
                <w:i/>
                <w:color w:val="0070C0"/>
                <w:szCs w:val="24"/>
              </w:rPr>
              <w:t>Please provide the model owner business group name</w:t>
            </w:r>
            <w:r w:rsidR="000C67FF" w:rsidRPr="0062509E">
              <w:rPr>
                <w:rFonts w:ascii="Aptos Narrow" w:hAnsi="Aptos Narrow"/>
                <w:i/>
                <w:color w:val="0070C0"/>
                <w:szCs w:val="24"/>
              </w:rPr>
              <w:t>.</w:t>
            </w:r>
          </w:p>
          <w:p w14:paraId="23F2DB6C" w14:textId="4B7248B4" w:rsidR="007A7360" w:rsidRPr="007A7360" w:rsidRDefault="001A4BDE" w:rsidP="007A7360">
            <w:pPr>
              <w:shd w:val="clear" w:color="auto" w:fill="DAEEF3" w:themeFill="accent5" w:themeFillTint="33"/>
              <w:rPr>
                <w:rFonts w:ascii="Aptos Narrow" w:hAnsi="Aptos Narrow"/>
              </w:rPr>
            </w:pPr>
            <w:r w:rsidRPr="007A7360">
              <w:rPr>
                <w:rFonts w:ascii="Aptos Narrow" w:hAnsi="Aptos Narrow"/>
              </w:rPr>
              <w:t xml:space="preserve">Model Owner: </w:t>
            </w:r>
            <w:r w:rsidR="00911107" w:rsidRPr="00911107">
              <w:rPr>
                <w:rFonts w:ascii="Aptos Narrow" w:hAnsi="Aptos Narrow"/>
              </w:rPr>
              <w:t>Enterprise Risk Management</w:t>
            </w:r>
            <w:r w:rsidR="00911107">
              <w:rPr>
                <w:rFonts w:ascii="Aptos Narrow" w:hAnsi="Aptos Narrow"/>
              </w:rPr>
              <w:t xml:space="preserve"> (</w:t>
            </w:r>
            <w:r w:rsidR="007A7360">
              <w:rPr>
                <w:rFonts w:ascii="Aptos Narrow" w:hAnsi="Aptos Narrow"/>
              </w:rPr>
              <w:t>Ant Group</w:t>
            </w:r>
            <w:r w:rsidR="00911107">
              <w:rPr>
                <w:rFonts w:ascii="Aptos Narrow" w:hAnsi="Aptos Narrow"/>
              </w:rPr>
              <w:t>)</w:t>
            </w:r>
          </w:p>
        </w:tc>
      </w:tr>
      <w:tr w:rsidR="009C7CF0" w:rsidRPr="00314EFA" w14:paraId="724CAEB7" w14:textId="77777777" w:rsidTr="7EC542A7">
        <w:trPr>
          <w:trHeight w:val="576"/>
        </w:trPr>
        <w:tc>
          <w:tcPr>
            <w:tcW w:w="3893" w:type="dxa"/>
            <w:shd w:val="clear" w:color="auto" w:fill="404040" w:themeFill="text1" w:themeFillTint="BF"/>
            <w:noWrap/>
            <w:vAlign w:val="center"/>
            <w:hideMark/>
          </w:tcPr>
          <w:p w14:paraId="2A07B3D9" w14:textId="77777777" w:rsidR="009C7CF0" w:rsidRPr="0062509E" w:rsidRDefault="009C7CF0" w:rsidP="006A692F">
            <w:pPr>
              <w:rPr>
                <w:rFonts w:ascii="Aptos Narrow" w:eastAsia="Times New Roman" w:hAnsi="Aptos Narrow"/>
                <w:b/>
                <w:color w:val="FFFFFF"/>
                <w:szCs w:val="24"/>
              </w:rPr>
            </w:pPr>
            <w:r w:rsidRPr="0062509E">
              <w:rPr>
                <w:rFonts w:ascii="Aptos Narrow" w:eastAsia="Times New Roman" w:hAnsi="Aptos Narrow"/>
                <w:b/>
                <w:color w:val="FFFFFF"/>
                <w:szCs w:val="24"/>
              </w:rPr>
              <w:t>Model Owner</w:t>
            </w:r>
          </w:p>
        </w:tc>
        <w:tc>
          <w:tcPr>
            <w:tcW w:w="6182" w:type="dxa"/>
            <w:shd w:val="clear" w:color="auto" w:fill="auto"/>
            <w:noWrap/>
            <w:vAlign w:val="center"/>
          </w:tcPr>
          <w:p w14:paraId="5424D576" w14:textId="1C7D8071" w:rsidR="001A4BDE" w:rsidRPr="00F817CF" w:rsidRDefault="00893C82" w:rsidP="007A7360">
            <w:pPr>
              <w:pStyle w:val="ListParagraph"/>
              <w:numPr>
                <w:ilvl w:val="0"/>
                <w:numId w:val="4"/>
              </w:numPr>
              <w:ind w:left="226" w:hanging="226"/>
              <w:rPr>
                <w:rFonts w:ascii="Aptos Narrow" w:hAnsi="Aptos Narrow"/>
                <w:i/>
                <w:color w:val="0070C0"/>
                <w:szCs w:val="24"/>
              </w:rPr>
            </w:pPr>
            <w:r w:rsidRPr="0062509E">
              <w:rPr>
                <w:rFonts w:ascii="Aptos Narrow" w:hAnsi="Aptos Narrow"/>
                <w:i/>
                <w:color w:val="0070C0"/>
                <w:szCs w:val="24"/>
              </w:rPr>
              <w:t xml:space="preserve">Please provide the model </w:t>
            </w:r>
            <w:proofErr w:type="gramStart"/>
            <w:r w:rsidRPr="0062509E">
              <w:rPr>
                <w:rFonts w:ascii="Aptos Narrow" w:hAnsi="Aptos Narrow"/>
                <w:i/>
                <w:color w:val="0070C0"/>
                <w:szCs w:val="24"/>
              </w:rPr>
              <w:t>owner</w:t>
            </w:r>
            <w:proofErr w:type="gramEnd"/>
            <w:r w:rsidRPr="0062509E">
              <w:rPr>
                <w:rFonts w:ascii="Aptos Narrow" w:hAnsi="Aptos Narrow"/>
                <w:i/>
                <w:color w:val="0070C0"/>
                <w:szCs w:val="24"/>
              </w:rPr>
              <w:t xml:space="preserve"> names</w:t>
            </w:r>
            <w:r w:rsidR="000C67FF" w:rsidRPr="0062509E">
              <w:rPr>
                <w:rFonts w:ascii="Aptos Narrow" w:hAnsi="Aptos Narrow"/>
                <w:i/>
                <w:color w:val="0070C0"/>
                <w:szCs w:val="24"/>
              </w:rPr>
              <w:t>.</w:t>
            </w:r>
          </w:p>
          <w:p w14:paraId="048B6274" w14:textId="4531F076" w:rsidR="00D01D09" w:rsidRPr="00911107" w:rsidRDefault="001A4BDE" w:rsidP="00911107">
            <w:pPr>
              <w:shd w:val="clear" w:color="auto" w:fill="DAEEF3" w:themeFill="accent5" w:themeFillTint="33"/>
              <w:rPr>
                <w:rFonts w:ascii="Aptos Narrow" w:hAnsi="Aptos Narrow"/>
              </w:rPr>
            </w:pPr>
            <w:r w:rsidRPr="007A7360">
              <w:rPr>
                <w:rFonts w:ascii="Aptos Narrow" w:hAnsi="Aptos Narrow"/>
              </w:rPr>
              <w:t xml:space="preserve">Model Owner: </w:t>
            </w:r>
            <w:r w:rsidR="00911107" w:rsidRPr="00911107">
              <w:rPr>
                <w:rFonts w:ascii="Aptos Narrow" w:hAnsi="Aptos Narrow"/>
              </w:rPr>
              <w:t>FVP – ERM Data Manager</w:t>
            </w:r>
            <w:r w:rsidR="00911107">
              <w:rPr>
                <w:rFonts w:ascii="Aptos Narrow" w:hAnsi="Aptos Narrow"/>
              </w:rPr>
              <w:t xml:space="preserve"> </w:t>
            </w:r>
          </w:p>
        </w:tc>
      </w:tr>
      <w:tr w:rsidR="009C7CF0" w:rsidRPr="00314EFA" w14:paraId="7A8C16FE" w14:textId="77777777" w:rsidTr="7EC542A7">
        <w:trPr>
          <w:trHeight w:val="576"/>
        </w:trPr>
        <w:tc>
          <w:tcPr>
            <w:tcW w:w="3893" w:type="dxa"/>
            <w:shd w:val="clear" w:color="auto" w:fill="404040" w:themeFill="text1" w:themeFillTint="BF"/>
            <w:noWrap/>
            <w:vAlign w:val="center"/>
          </w:tcPr>
          <w:p w14:paraId="02D793A0" w14:textId="77777777" w:rsidR="009C7CF0" w:rsidRPr="0062509E" w:rsidRDefault="009C7CF0" w:rsidP="006A692F">
            <w:pPr>
              <w:rPr>
                <w:rFonts w:ascii="Aptos Narrow" w:eastAsia="Times New Roman" w:hAnsi="Aptos Narrow"/>
                <w:b/>
                <w:color w:val="FFFFFF"/>
                <w:szCs w:val="24"/>
              </w:rPr>
            </w:pPr>
            <w:r w:rsidRPr="0062509E">
              <w:rPr>
                <w:rFonts w:ascii="Aptos Narrow" w:eastAsia="Times New Roman" w:hAnsi="Aptos Narrow"/>
                <w:b/>
                <w:color w:val="FFFFFF"/>
                <w:szCs w:val="24"/>
              </w:rPr>
              <w:t>Model Developer</w:t>
            </w:r>
          </w:p>
        </w:tc>
        <w:tc>
          <w:tcPr>
            <w:tcW w:w="6182" w:type="dxa"/>
            <w:shd w:val="clear" w:color="auto" w:fill="auto"/>
            <w:noWrap/>
            <w:vAlign w:val="center"/>
          </w:tcPr>
          <w:p w14:paraId="495B4AE1" w14:textId="0F13B71A" w:rsidR="001A4BDE" w:rsidRPr="00F817CF" w:rsidRDefault="00893C82" w:rsidP="00F817CF">
            <w:pPr>
              <w:pStyle w:val="ListParagraph"/>
              <w:numPr>
                <w:ilvl w:val="0"/>
                <w:numId w:val="4"/>
              </w:numPr>
              <w:ind w:left="226" w:hanging="226"/>
              <w:rPr>
                <w:rFonts w:ascii="Aptos Narrow" w:hAnsi="Aptos Narrow"/>
                <w:i/>
                <w:color w:val="0070C0"/>
                <w:szCs w:val="24"/>
              </w:rPr>
            </w:pPr>
            <w:r w:rsidRPr="0062509E">
              <w:rPr>
                <w:rFonts w:ascii="Aptos Narrow" w:hAnsi="Aptos Narrow"/>
                <w:i/>
                <w:color w:val="0070C0"/>
                <w:szCs w:val="24"/>
              </w:rPr>
              <w:t xml:space="preserve">Please provide the model developer names (vendor </w:t>
            </w:r>
            <w:r w:rsidR="005108D4" w:rsidRPr="0062509E">
              <w:rPr>
                <w:rFonts w:ascii="Aptos Narrow" w:hAnsi="Aptos Narrow"/>
                <w:i/>
                <w:color w:val="0070C0"/>
                <w:szCs w:val="24"/>
              </w:rPr>
              <w:t>name if</w:t>
            </w:r>
            <w:r w:rsidRPr="0062509E">
              <w:rPr>
                <w:rFonts w:ascii="Aptos Narrow" w:hAnsi="Aptos Narrow"/>
                <w:i/>
                <w:color w:val="0070C0"/>
                <w:szCs w:val="24"/>
              </w:rPr>
              <w:t xml:space="preserve"> vendor model)</w:t>
            </w:r>
            <w:r w:rsidR="000C67FF" w:rsidRPr="0062509E">
              <w:rPr>
                <w:rFonts w:ascii="Aptos Narrow" w:hAnsi="Aptos Narrow"/>
                <w:i/>
                <w:color w:val="0070C0"/>
                <w:szCs w:val="24"/>
              </w:rPr>
              <w:t>.</w:t>
            </w:r>
          </w:p>
          <w:p w14:paraId="23471F64" w14:textId="026421B6" w:rsidR="00821F88" w:rsidRPr="00F817CF" w:rsidRDefault="001A4BDE" w:rsidP="007A7360">
            <w:pPr>
              <w:shd w:val="clear" w:color="auto" w:fill="DAEEF3" w:themeFill="accent5" w:themeFillTint="33"/>
              <w:rPr>
                <w:rFonts w:ascii="Arial Narrow" w:hAnsi="Arial Narrow"/>
                <w:color w:val="0000FF" w:themeColor="hyperlink"/>
                <w:sz w:val="20"/>
                <w:szCs w:val="20"/>
                <w:u w:val="single"/>
              </w:rPr>
            </w:pPr>
            <w:r w:rsidRPr="007A7360">
              <w:rPr>
                <w:rFonts w:ascii="Aptos Narrow" w:hAnsi="Aptos Narrow"/>
              </w:rPr>
              <w:t>Model Owner:</w:t>
            </w:r>
            <w:r w:rsidR="00821F88">
              <w:rPr>
                <w:rFonts w:ascii="Aptos Narrow" w:hAnsi="Aptos Narrow"/>
              </w:rPr>
              <w:t xml:space="preserve"> Alipay</w:t>
            </w:r>
            <w:r w:rsidR="00821F88" w:rsidRPr="00701254">
              <w:rPr>
                <w:rFonts w:ascii="Arial Narrow" w:hAnsi="Arial Narrow"/>
                <w:sz w:val="20"/>
                <w:szCs w:val="20"/>
              </w:rPr>
              <w:t xml:space="preserve"> </w:t>
            </w:r>
            <w:hyperlink r:id="rId9" w:history="1">
              <w:r w:rsidR="00821F88" w:rsidRPr="00701254">
                <w:rPr>
                  <w:rStyle w:val="Hyperlink"/>
                  <w:rFonts w:ascii="Arial Narrow" w:hAnsi="Arial Narrow"/>
                </w:rPr>
                <w:t>https://www.alipay.com/</w:t>
              </w:r>
            </w:hyperlink>
          </w:p>
        </w:tc>
      </w:tr>
      <w:tr w:rsidR="00893C82" w:rsidRPr="00314EFA" w14:paraId="409D5C69" w14:textId="77777777" w:rsidTr="7EC542A7">
        <w:trPr>
          <w:trHeight w:val="576"/>
        </w:trPr>
        <w:tc>
          <w:tcPr>
            <w:tcW w:w="3893" w:type="dxa"/>
            <w:shd w:val="clear" w:color="auto" w:fill="404040" w:themeFill="text1" w:themeFillTint="BF"/>
            <w:noWrap/>
            <w:vAlign w:val="center"/>
          </w:tcPr>
          <w:p w14:paraId="13180BB1" w14:textId="6FEEF970" w:rsidR="00893C82" w:rsidRPr="0062509E" w:rsidRDefault="00893C82" w:rsidP="006A692F">
            <w:pPr>
              <w:rPr>
                <w:rFonts w:ascii="Aptos Narrow" w:eastAsia="Times New Roman" w:hAnsi="Aptos Narrow"/>
                <w:b/>
                <w:color w:val="FFFFFF"/>
                <w:szCs w:val="24"/>
              </w:rPr>
            </w:pPr>
            <w:r w:rsidRPr="0062509E">
              <w:rPr>
                <w:rFonts w:ascii="Aptos Narrow" w:eastAsia="Times New Roman" w:hAnsi="Aptos Narrow"/>
                <w:b/>
                <w:color w:val="FFFFFF"/>
                <w:szCs w:val="24"/>
              </w:rPr>
              <w:t>Model Production Process</w:t>
            </w:r>
          </w:p>
        </w:tc>
        <w:tc>
          <w:tcPr>
            <w:tcW w:w="6182" w:type="dxa"/>
            <w:shd w:val="clear" w:color="auto" w:fill="auto"/>
            <w:noWrap/>
            <w:vAlign w:val="center"/>
          </w:tcPr>
          <w:p w14:paraId="5BA35F76" w14:textId="44BE2DEF" w:rsidR="001A4BDE" w:rsidRPr="00F817CF" w:rsidRDefault="00893C82" w:rsidP="00F817CF">
            <w:pPr>
              <w:pStyle w:val="ListParagraph"/>
              <w:numPr>
                <w:ilvl w:val="0"/>
                <w:numId w:val="4"/>
              </w:numPr>
              <w:ind w:left="226" w:hanging="226"/>
              <w:rPr>
                <w:rFonts w:ascii="Aptos Narrow" w:hAnsi="Aptos Narrow"/>
                <w:i/>
                <w:color w:val="0070C0"/>
                <w:szCs w:val="24"/>
              </w:rPr>
            </w:pPr>
            <w:r w:rsidRPr="0062509E">
              <w:rPr>
                <w:rFonts w:ascii="Aptos Narrow" w:hAnsi="Aptos Narrow"/>
                <w:i/>
                <w:color w:val="0070C0"/>
                <w:szCs w:val="24"/>
              </w:rPr>
              <w:t xml:space="preserve">Please provide the model production process environment. A </w:t>
            </w:r>
            <w:r w:rsidR="000C67FF" w:rsidRPr="0062509E">
              <w:rPr>
                <w:rFonts w:ascii="Aptos Narrow" w:hAnsi="Aptos Narrow"/>
                <w:i/>
                <w:color w:val="0070C0"/>
                <w:szCs w:val="24"/>
              </w:rPr>
              <w:t>high-level</w:t>
            </w:r>
            <w:r w:rsidRPr="0062509E">
              <w:rPr>
                <w:rFonts w:ascii="Aptos Narrow" w:hAnsi="Aptos Narrow"/>
                <w:i/>
                <w:color w:val="0070C0"/>
                <w:szCs w:val="24"/>
              </w:rPr>
              <w:t xml:space="preserve"> description is encouraged.</w:t>
            </w:r>
          </w:p>
          <w:p w14:paraId="1C854B10" w14:textId="4CD87E61" w:rsidR="001A4BDE" w:rsidRPr="00911107" w:rsidRDefault="001A4BDE" w:rsidP="00911107">
            <w:pPr>
              <w:shd w:val="clear" w:color="auto" w:fill="DAEEF3" w:themeFill="accent5" w:themeFillTint="33"/>
              <w:jc w:val="both"/>
              <w:rPr>
                <w:rFonts w:ascii="Aptos Narrow" w:hAnsi="Aptos Narrow"/>
                <w:color w:val="0070C0"/>
              </w:rPr>
            </w:pPr>
            <w:r w:rsidRPr="7EC542A7">
              <w:rPr>
                <w:rFonts w:ascii="Aptos Narrow" w:hAnsi="Aptos Narrow"/>
              </w:rPr>
              <w:t>Model Owner:</w:t>
            </w:r>
            <w:r w:rsidR="2415CE99" w:rsidRPr="7EC542A7">
              <w:rPr>
                <w:rFonts w:ascii="Aptos Narrow" w:hAnsi="Aptos Narrow"/>
              </w:rPr>
              <w:t xml:space="preserve"> </w:t>
            </w:r>
            <w:r w:rsidR="6413556E" w:rsidRPr="7EC542A7">
              <w:rPr>
                <w:rFonts w:ascii="Aptos Narrow" w:hAnsi="Aptos Narrow"/>
              </w:rPr>
              <w:t>Ant</w:t>
            </w:r>
            <w:r w:rsidR="0F5216DD" w:rsidRPr="7EC542A7">
              <w:rPr>
                <w:rFonts w:ascii="Aptos Narrow" w:hAnsi="Aptos Narrow"/>
              </w:rPr>
              <w:t xml:space="preserve"> </w:t>
            </w:r>
            <w:r w:rsidR="6413556E" w:rsidRPr="7EC542A7">
              <w:rPr>
                <w:rFonts w:ascii="Aptos Narrow" w:hAnsi="Aptos Narrow"/>
              </w:rPr>
              <w:t xml:space="preserve">Group </w:t>
            </w:r>
            <w:r w:rsidR="2415CE99" w:rsidRPr="7EC542A7">
              <w:rPr>
                <w:rFonts w:ascii="Aptos Narrow" w:hAnsi="Aptos Narrow"/>
              </w:rPr>
              <w:t xml:space="preserve">maintains technical fraud detection platform powered predominantly by local regulator rules. </w:t>
            </w:r>
            <w:r w:rsidR="00587F7D" w:rsidRPr="7EC542A7">
              <w:rPr>
                <w:rFonts w:ascii="Aptos Narrow" w:hAnsi="Aptos Narrow"/>
              </w:rPr>
              <w:t xml:space="preserve">This </w:t>
            </w:r>
            <w:r w:rsidR="2415CE99" w:rsidRPr="7EC542A7">
              <w:rPr>
                <w:rFonts w:ascii="Aptos Narrow" w:hAnsi="Aptos Narrow"/>
              </w:rPr>
              <w:t>platform use</w:t>
            </w:r>
            <w:r w:rsidR="00587F7D" w:rsidRPr="7EC542A7">
              <w:rPr>
                <w:rFonts w:ascii="Aptos Narrow" w:hAnsi="Aptos Narrow"/>
              </w:rPr>
              <w:t xml:space="preserve">s </w:t>
            </w:r>
            <w:r w:rsidR="00F817CF" w:rsidRPr="7EC542A7">
              <w:rPr>
                <w:rFonts w:ascii="Aptos Narrow" w:hAnsi="Aptos Narrow"/>
              </w:rPr>
              <w:t>a very</w:t>
            </w:r>
            <w:r w:rsidR="2415CE99" w:rsidRPr="7EC542A7">
              <w:rPr>
                <w:rFonts w:ascii="Aptos Narrow" w:hAnsi="Aptos Narrow"/>
              </w:rPr>
              <w:t xml:space="preserve"> large </w:t>
            </w:r>
            <w:bookmarkStart w:id="16" w:name="_Int_Zju6X5ah"/>
            <w:r w:rsidR="2415CE99" w:rsidRPr="7EC542A7">
              <w:rPr>
                <w:rFonts w:ascii="Aptos Narrow" w:hAnsi="Aptos Narrow"/>
              </w:rPr>
              <w:t>dataset</w:t>
            </w:r>
            <w:bookmarkEnd w:id="16"/>
            <w:r w:rsidR="2415CE99" w:rsidRPr="7EC542A7">
              <w:rPr>
                <w:rFonts w:ascii="Aptos Narrow" w:hAnsi="Aptos Narrow"/>
              </w:rPr>
              <w:t xml:space="preserve"> of the data points available regarding </w:t>
            </w:r>
            <w:r w:rsidR="3687C6DE" w:rsidRPr="7EC542A7">
              <w:rPr>
                <w:rFonts w:ascii="Aptos Narrow" w:hAnsi="Aptos Narrow"/>
              </w:rPr>
              <w:t>the</w:t>
            </w:r>
            <w:r w:rsidR="2415CE99" w:rsidRPr="7EC542A7">
              <w:rPr>
                <w:rFonts w:ascii="Aptos Narrow" w:hAnsi="Aptos Narrow"/>
              </w:rPr>
              <w:t xml:space="preserve"> customers, their transactions, and any other relevant information. The Platform </w:t>
            </w:r>
            <w:r w:rsidR="00587F7D" w:rsidRPr="7EC542A7">
              <w:rPr>
                <w:rFonts w:ascii="Aptos Narrow" w:hAnsi="Aptos Narrow"/>
              </w:rPr>
              <w:t>is</w:t>
            </w:r>
            <w:r w:rsidR="2415CE99" w:rsidRPr="7EC542A7">
              <w:rPr>
                <w:rFonts w:ascii="Aptos Narrow" w:hAnsi="Aptos Narrow"/>
              </w:rPr>
              <w:t xml:space="preserve"> built and maintained by </w:t>
            </w:r>
            <w:r w:rsidR="00F817CF" w:rsidRPr="7EC542A7">
              <w:rPr>
                <w:rFonts w:ascii="Aptos Narrow" w:hAnsi="Aptos Narrow"/>
              </w:rPr>
              <w:t>the vendor’s</w:t>
            </w:r>
            <w:r w:rsidR="2415CE99" w:rsidRPr="7EC542A7">
              <w:rPr>
                <w:rFonts w:ascii="Aptos Narrow" w:hAnsi="Aptos Narrow"/>
              </w:rPr>
              <w:t xml:space="preserve"> internal Fraud detect</w:t>
            </w:r>
            <w:r w:rsidR="00587F7D" w:rsidRPr="7EC542A7">
              <w:rPr>
                <w:rFonts w:ascii="Aptos Narrow" w:hAnsi="Aptos Narrow"/>
              </w:rPr>
              <w:t>ion</w:t>
            </w:r>
            <w:r w:rsidR="2415CE99" w:rsidRPr="7EC542A7">
              <w:rPr>
                <w:rFonts w:ascii="Aptos Narrow" w:hAnsi="Aptos Narrow"/>
              </w:rPr>
              <w:t xml:space="preserve"> team, who ensure the stability and improvement of all </w:t>
            </w:r>
            <w:r w:rsidR="00587F7D" w:rsidRPr="7EC542A7">
              <w:rPr>
                <w:rFonts w:ascii="Aptos Narrow" w:hAnsi="Aptos Narrow"/>
              </w:rPr>
              <w:t>these workings</w:t>
            </w:r>
            <w:r w:rsidR="2415CE99" w:rsidRPr="7EC542A7">
              <w:rPr>
                <w:rFonts w:ascii="Aptos Narrow" w:hAnsi="Aptos Narrow"/>
              </w:rPr>
              <w:t>.</w:t>
            </w:r>
          </w:p>
        </w:tc>
      </w:tr>
      <w:tr w:rsidR="00C60C22" w:rsidRPr="00314EFA" w14:paraId="4FD03811" w14:textId="77777777" w:rsidTr="7EC542A7">
        <w:trPr>
          <w:trHeight w:val="576"/>
        </w:trPr>
        <w:tc>
          <w:tcPr>
            <w:tcW w:w="3893" w:type="dxa"/>
            <w:shd w:val="clear" w:color="auto" w:fill="404040" w:themeFill="text1" w:themeFillTint="BF"/>
            <w:noWrap/>
            <w:vAlign w:val="center"/>
          </w:tcPr>
          <w:p w14:paraId="6B5B130B" w14:textId="77777777" w:rsidR="00C60C22" w:rsidRPr="0062509E" w:rsidRDefault="00C60C22" w:rsidP="006A692F">
            <w:pPr>
              <w:rPr>
                <w:rFonts w:ascii="Aptos Narrow" w:eastAsia="Times New Roman" w:hAnsi="Aptos Narrow"/>
                <w:b/>
                <w:color w:val="FFFFFF"/>
                <w:szCs w:val="24"/>
              </w:rPr>
            </w:pPr>
            <w:r w:rsidRPr="0062509E">
              <w:rPr>
                <w:rFonts w:ascii="Aptos Narrow" w:eastAsia="Times New Roman" w:hAnsi="Aptos Narrow"/>
                <w:b/>
                <w:color w:val="FFFFFF"/>
                <w:szCs w:val="24"/>
              </w:rPr>
              <w:t>Model User</w:t>
            </w:r>
          </w:p>
        </w:tc>
        <w:tc>
          <w:tcPr>
            <w:tcW w:w="6182" w:type="dxa"/>
            <w:shd w:val="clear" w:color="auto" w:fill="auto"/>
            <w:noWrap/>
            <w:vAlign w:val="center"/>
          </w:tcPr>
          <w:p w14:paraId="254B64FC" w14:textId="66BD7262" w:rsidR="001A4BDE" w:rsidRPr="00F817CF" w:rsidRDefault="00893C82" w:rsidP="00F817CF">
            <w:pPr>
              <w:pStyle w:val="ListParagraph"/>
              <w:numPr>
                <w:ilvl w:val="0"/>
                <w:numId w:val="4"/>
              </w:numPr>
              <w:ind w:left="226" w:hanging="226"/>
              <w:rPr>
                <w:rFonts w:ascii="Aptos Narrow" w:hAnsi="Aptos Narrow"/>
                <w:i/>
                <w:color w:val="0070C0"/>
                <w:szCs w:val="24"/>
              </w:rPr>
            </w:pPr>
            <w:r w:rsidRPr="0062509E">
              <w:rPr>
                <w:rFonts w:ascii="Aptos Narrow" w:hAnsi="Aptos Narrow"/>
                <w:i/>
                <w:color w:val="0070C0"/>
                <w:szCs w:val="24"/>
              </w:rPr>
              <w:t xml:space="preserve">Please provide all model </w:t>
            </w:r>
            <w:r w:rsidR="000C67FF" w:rsidRPr="0062509E">
              <w:rPr>
                <w:rFonts w:ascii="Aptos Narrow" w:hAnsi="Aptos Narrow"/>
                <w:i/>
                <w:color w:val="0070C0"/>
                <w:szCs w:val="24"/>
              </w:rPr>
              <w:t>usernames</w:t>
            </w:r>
            <w:r w:rsidRPr="0062509E">
              <w:rPr>
                <w:rFonts w:ascii="Aptos Narrow" w:hAnsi="Aptos Narrow"/>
                <w:i/>
                <w:color w:val="0070C0"/>
                <w:szCs w:val="24"/>
              </w:rPr>
              <w:t xml:space="preserve"> along with business group names</w:t>
            </w:r>
            <w:r w:rsidR="000C67FF" w:rsidRPr="0062509E">
              <w:rPr>
                <w:rFonts w:ascii="Aptos Narrow" w:hAnsi="Aptos Narrow"/>
                <w:i/>
                <w:color w:val="0070C0"/>
                <w:szCs w:val="24"/>
              </w:rPr>
              <w:t>.</w:t>
            </w:r>
          </w:p>
          <w:p w14:paraId="1FF6881B" w14:textId="248EACD6" w:rsidR="001A4BDE" w:rsidRPr="0062509E" w:rsidRDefault="001A4BDE" w:rsidP="00911107">
            <w:pPr>
              <w:shd w:val="clear" w:color="auto" w:fill="DAEEF3" w:themeFill="accent5" w:themeFillTint="33"/>
              <w:rPr>
                <w:rFonts w:ascii="Aptos Narrow" w:hAnsi="Aptos Narrow"/>
                <w:i/>
                <w:color w:val="0070C0"/>
                <w:szCs w:val="24"/>
              </w:rPr>
            </w:pPr>
            <w:r w:rsidRPr="007A7360">
              <w:rPr>
                <w:rFonts w:ascii="Aptos Narrow" w:hAnsi="Aptos Narrow"/>
              </w:rPr>
              <w:t>Model Owner:</w:t>
            </w:r>
            <w:r w:rsidR="00777EE2">
              <w:t xml:space="preserve"> </w:t>
            </w:r>
            <w:r w:rsidR="00777EE2" w:rsidRPr="00777EE2">
              <w:rPr>
                <w:rFonts w:ascii="Aptos Narrow" w:hAnsi="Aptos Narrow"/>
              </w:rPr>
              <w:t>Digital Banking</w:t>
            </w:r>
          </w:p>
        </w:tc>
      </w:tr>
      <w:tr w:rsidR="002A0C83" w:rsidRPr="00314EFA" w14:paraId="1F34AE92" w14:textId="77777777" w:rsidTr="7EC542A7">
        <w:trPr>
          <w:trHeight w:val="576"/>
        </w:trPr>
        <w:tc>
          <w:tcPr>
            <w:tcW w:w="3893" w:type="dxa"/>
            <w:shd w:val="clear" w:color="auto" w:fill="404040" w:themeFill="text1" w:themeFillTint="BF"/>
            <w:noWrap/>
            <w:vAlign w:val="center"/>
          </w:tcPr>
          <w:p w14:paraId="15BF5F72" w14:textId="4319D3F5" w:rsidR="002A0C83" w:rsidRPr="0062509E" w:rsidRDefault="002A0C83" w:rsidP="006A692F">
            <w:pPr>
              <w:rPr>
                <w:rFonts w:ascii="Aptos Narrow" w:eastAsia="Times New Roman" w:hAnsi="Aptos Narrow"/>
                <w:b/>
                <w:color w:val="FFFFFF"/>
                <w:szCs w:val="24"/>
              </w:rPr>
            </w:pPr>
            <w:r w:rsidRPr="0062509E">
              <w:rPr>
                <w:rFonts w:ascii="Aptos Narrow" w:eastAsia="Times New Roman" w:hAnsi="Aptos Narrow"/>
                <w:b/>
                <w:color w:val="FFFFFF"/>
                <w:szCs w:val="24"/>
              </w:rPr>
              <w:t>Portfolios the Model Applies to</w:t>
            </w:r>
          </w:p>
        </w:tc>
        <w:tc>
          <w:tcPr>
            <w:tcW w:w="6182" w:type="dxa"/>
            <w:shd w:val="clear" w:color="auto" w:fill="auto"/>
            <w:noWrap/>
            <w:vAlign w:val="center"/>
          </w:tcPr>
          <w:p w14:paraId="3DFFBE35" w14:textId="4E37A924" w:rsidR="001A4BDE" w:rsidRPr="00F817CF" w:rsidRDefault="002A0C83" w:rsidP="00F817CF">
            <w:pPr>
              <w:pStyle w:val="ListParagraph"/>
              <w:numPr>
                <w:ilvl w:val="0"/>
                <w:numId w:val="4"/>
              </w:numPr>
              <w:ind w:left="226" w:hanging="226"/>
              <w:rPr>
                <w:rFonts w:ascii="Aptos Narrow" w:hAnsi="Aptos Narrow"/>
                <w:i/>
                <w:color w:val="0070C0"/>
                <w:szCs w:val="24"/>
              </w:rPr>
            </w:pPr>
            <w:r w:rsidRPr="0062509E">
              <w:rPr>
                <w:rFonts w:ascii="Aptos Narrow" w:hAnsi="Aptos Narrow"/>
                <w:i/>
                <w:color w:val="0070C0"/>
                <w:szCs w:val="24"/>
              </w:rPr>
              <w:t>Please provide high level portfolio size and description that the model is applied to.</w:t>
            </w:r>
          </w:p>
          <w:p w14:paraId="69BD5361" w14:textId="536A9A07" w:rsidR="001A4BDE" w:rsidRPr="00911107" w:rsidRDefault="001A4BDE" w:rsidP="00911107">
            <w:pPr>
              <w:shd w:val="clear" w:color="auto" w:fill="DAEEF3" w:themeFill="accent5" w:themeFillTint="33"/>
              <w:rPr>
                <w:rFonts w:ascii="Aptos Narrow" w:hAnsi="Aptos Narrow"/>
                <w:iCs/>
                <w:color w:val="0070C0"/>
                <w:szCs w:val="24"/>
              </w:rPr>
            </w:pPr>
            <w:r w:rsidRPr="007A7360">
              <w:rPr>
                <w:rFonts w:ascii="Aptos Narrow" w:hAnsi="Aptos Narrow"/>
              </w:rPr>
              <w:t xml:space="preserve">Model Owner: </w:t>
            </w:r>
            <w:r w:rsidR="00777EE2" w:rsidRPr="00777EE2">
              <w:rPr>
                <w:rFonts w:ascii="Aptos Narrow" w:hAnsi="Aptos Narrow"/>
              </w:rPr>
              <w:t>Alipay applies to all Digital Banking customers.</w:t>
            </w:r>
          </w:p>
        </w:tc>
      </w:tr>
      <w:tr w:rsidR="009C7CF0" w:rsidRPr="00314EFA" w14:paraId="33E03573" w14:textId="77777777" w:rsidTr="7EC542A7">
        <w:trPr>
          <w:trHeight w:val="746"/>
        </w:trPr>
        <w:tc>
          <w:tcPr>
            <w:tcW w:w="3893" w:type="dxa"/>
            <w:shd w:val="clear" w:color="auto" w:fill="404040" w:themeFill="text1" w:themeFillTint="BF"/>
            <w:noWrap/>
            <w:vAlign w:val="center"/>
            <w:hideMark/>
          </w:tcPr>
          <w:p w14:paraId="0203D03A" w14:textId="77777777" w:rsidR="009C7CF0" w:rsidRPr="0062509E" w:rsidRDefault="009C7CF0" w:rsidP="006A692F">
            <w:pPr>
              <w:rPr>
                <w:rFonts w:ascii="Aptos Narrow" w:eastAsia="Times New Roman" w:hAnsi="Aptos Narrow"/>
                <w:b/>
                <w:color w:val="FFFFFF"/>
                <w:szCs w:val="24"/>
              </w:rPr>
            </w:pPr>
            <w:r w:rsidRPr="0062509E">
              <w:rPr>
                <w:rFonts w:ascii="Aptos Narrow" w:eastAsia="Times New Roman" w:hAnsi="Aptos Narrow"/>
                <w:b/>
                <w:color w:val="FFFFFF"/>
                <w:szCs w:val="24"/>
              </w:rPr>
              <w:t>Model</w:t>
            </w:r>
            <w:r w:rsidR="00A0435F" w:rsidRPr="0062509E">
              <w:rPr>
                <w:rFonts w:ascii="Aptos Narrow" w:eastAsia="Times New Roman" w:hAnsi="Aptos Narrow"/>
                <w:b/>
                <w:color w:val="FFFFFF"/>
                <w:szCs w:val="24"/>
              </w:rPr>
              <w:t xml:space="preserve"> Objective</w:t>
            </w:r>
          </w:p>
        </w:tc>
        <w:tc>
          <w:tcPr>
            <w:tcW w:w="6182" w:type="dxa"/>
            <w:shd w:val="clear" w:color="auto" w:fill="auto"/>
            <w:noWrap/>
            <w:vAlign w:val="center"/>
            <w:hideMark/>
          </w:tcPr>
          <w:p w14:paraId="23EB330D" w14:textId="0E8D7904" w:rsidR="001A4BDE" w:rsidRPr="00F817CF" w:rsidRDefault="00095B22" w:rsidP="00F817CF">
            <w:pPr>
              <w:pStyle w:val="ListParagraph"/>
              <w:numPr>
                <w:ilvl w:val="0"/>
                <w:numId w:val="4"/>
              </w:numPr>
              <w:ind w:left="226" w:hanging="226"/>
              <w:rPr>
                <w:rFonts w:ascii="Aptos Narrow" w:hAnsi="Aptos Narrow"/>
                <w:i/>
                <w:color w:val="0070C0"/>
                <w:szCs w:val="24"/>
              </w:rPr>
            </w:pPr>
            <w:r w:rsidRPr="0062509E">
              <w:rPr>
                <w:rFonts w:ascii="Aptos Narrow" w:hAnsi="Aptos Narrow"/>
                <w:i/>
                <w:color w:val="0070C0"/>
                <w:szCs w:val="24"/>
              </w:rPr>
              <w:t>Please list all model objectives</w:t>
            </w:r>
            <w:r w:rsidR="0021640E" w:rsidRPr="0062509E">
              <w:rPr>
                <w:rFonts w:ascii="Aptos Narrow" w:hAnsi="Aptos Narrow"/>
                <w:i/>
                <w:color w:val="0070C0"/>
                <w:szCs w:val="24"/>
              </w:rPr>
              <w:t xml:space="preserve"> at a high level</w:t>
            </w:r>
            <w:r w:rsidR="000C67FF" w:rsidRPr="0062509E">
              <w:rPr>
                <w:rFonts w:ascii="Aptos Narrow" w:hAnsi="Aptos Narrow"/>
                <w:i/>
                <w:color w:val="0070C0"/>
                <w:szCs w:val="24"/>
              </w:rPr>
              <w:t>.</w:t>
            </w:r>
          </w:p>
          <w:p w14:paraId="6757F1B2" w14:textId="128340D0" w:rsidR="001A4BDE" w:rsidRPr="0062509E" w:rsidRDefault="001A4BDE" w:rsidP="7EC542A7">
            <w:pPr>
              <w:shd w:val="clear" w:color="auto" w:fill="DAEEF3" w:themeFill="accent5" w:themeFillTint="33"/>
              <w:jc w:val="both"/>
              <w:rPr>
                <w:rFonts w:ascii="Aptos Narrow" w:hAnsi="Aptos Narrow"/>
                <w:i/>
                <w:iCs/>
                <w:color w:val="0070C0"/>
              </w:rPr>
            </w:pPr>
            <w:r w:rsidRPr="7EC542A7">
              <w:rPr>
                <w:rFonts w:ascii="Aptos Narrow" w:hAnsi="Aptos Narrow"/>
              </w:rPr>
              <w:t>Model Owner:</w:t>
            </w:r>
            <w:r w:rsidR="3687C6DE" w:rsidRPr="7EC542A7">
              <w:rPr>
                <w:rFonts w:ascii="Aptos Narrow" w:hAnsi="Aptos Narrow"/>
              </w:rPr>
              <w:t xml:space="preserve"> The Digital Bank offers customers the ability to send Alipay transactions, which </w:t>
            </w:r>
            <w:r w:rsidR="00F817CF" w:rsidRPr="7EC542A7">
              <w:rPr>
                <w:rFonts w:ascii="Aptos Narrow" w:hAnsi="Aptos Narrow"/>
              </w:rPr>
              <w:t>are</w:t>
            </w:r>
            <w:r w:rsidR="3687C6DE" w:rsidRPr="7EC542A7">
              <w:rPr>
                <w:rFonts w:ascii="Aptos Narrow" w:hAnsi="Aptos Narrow"/>
              </w:rPr>
              <w:t xml:space="preserve"> </w:t>
            </w:r>
            <w:bookmarkStart w:id="17" w:name="_Int_aeSWFRrn"/>
            <w:proofErr w:type="gramStart"/>
            <w:r w:rsidR="3687C6DE" w:rsidRPr="7EC542A7">
              <w:rPr>
                <w:rFonts w:ascii="Aptos Narrow" w:hAnsi="Aptos Narrow"/>
              </w:rPr>
              <w:t xml:space="preserve">similar </w:t>
            </w:r>
            <w:r w:rsidR="70CC47FA" w:rsidRPr="7EC542A7">
              <w:rPr>
                <w:rFonts w:ascii="Aptos Narrow" w:hAnsi="Aptos Narrow"/>
              </w:rPr>
              <w:t>to</w:t>
            </w:r>
            <w:bookmarkEnd w:id="17"/>
            <w:proofErr w:type="gramEnd"/>
            <w:r w:rsidR="3687C6DE" w:rsidRPr="7EC542A7">
              <w:rPr>
                <w:rFonts w:ascii="Aptos Narrow" w:hAnsi="Aptos Narrow"/>
              </w:rPr>
              <w:t xml:space="preserve"> P2P (person to person, like Zelle) transactions. It allows customers to make transactions using either a phone number or email address as tokens (again - very similar to Zelle). </w:t>
            </w:r>
            <w:r w:rsidR="2368E8BD" w:rsidRPr="7EC542A7">
              <w:rPr>
                <w:rFonts w:ascii="Aptos Narrow" w:hAnsi="Aptos Narrow"/>
              </w:rPr>
              <w:t xml:space="preserve">Ant Group </w:t>
            </w:r>
            <w:r w:rsidR="3687C6DE" w:rsidRPr="7EC542A7">
              <w:rPr>
                <w:rFonts w:ascii="Aptos Narrow" w:hAnsi="Aptos Narrow"/>
              </w:rPr>
              <w:t>maintain</w:t>
            </w:r>
            <w:r w:rsidR="00587F7D" w:rsidRPr="7EC542A7">
              <w:rPr>
                <w:rFonts w:ascii="Aptos Narrow" w:hAnsi="Aptos Narrow"/>
              </w:rPr>
              <w:t>s a</w:t>
            </w:r>
            <w:r w:rsidR="3687C6DE" w:rsidRPr="7EC542A7">
              <w:rPr>
                <w:rFonts w:ascii="Aptos Narrow" w:hAnsi="Aptos Narrow"/>
              </w:rPr>
              <w:t xml:space="preserve"> fraud detection platform that interrogate Alipay transactions.</w:t>
            </w:r>
          </w:p>
        </w:tc>
      </w:tr>
    </w:tbl>
    <w:p w14:paraId="6FC42EFC" w14:textId="77777777" w:rsidR="00557739" w:rsidRPr="00314EFA" w:rsidRDefault="00557739" w:rsidP="006A692F">
      <w:pPr>
        <w:rPr>
          <w:rFonts w:ascii="Arial Narrow" w:hAnsi="Arial Narrow"/>
        </w:rPr>
      </w:pPr>
    </w:p>
    <w:p w14:paraId="4E11281F" w14:textId="77777777" w:rsidR="00B60862" w:rsidRPr="00314EFA" w:rsidRDefault="00B60862" w:rsidP="006A692F">
      <w:pPr>
        <w:rPr>
          <w:rFonts w:ascii="Arial Narrow" w:hAnsi="Arial Narrow"/>
        </w:rPr>
      </w:pPr>
      <w:bookmarkStart w:id="18" w:name="_Toc533418034"/>
      <w:bookmarkStart w:id="19" w:name="_Toc533425039"/>
      <w:bookmarkStart w:id="20" w:name="_Toc533425496"/>
      <w:bookmarkStart w:id="21" w:name="_Toc533425677"/>
      <w:bookmarkStart w:id="22" w:name="_Toc533428160"/>
      <w:bookmarkStart w:id="23" w:name="_Toc533428354"/>
      <w:bookmarkStart w:id="24" w:name="_Toc533418035"/>
      <w:bookmarkStart w:id="25" w:name="_Toc533425040"/>
      <w:bookmarkStart w:id="26" w:name="_Toc533425497"/>
      <w:bookmarkStart w:id="27" w:name="_Toc533425678"/>
      <w:bookmarkStart w:id="28" w:name="_Toc533428161"/>
      <w:bookmarkStart w:id="29" w:name="_Toc533428355"/>
      <w:bookmarkStart w:id="30" w:name="_Toc533418036"/>
      <w:bookmarkStart w:id="31" w:name="_Toc533425041"/>
      <w:bookmarkStart w:id="32" w:name="_Toc533425498"/>
      <w:bookmarkStart w:id="33" w:name="_Toc533425679"/>
      <w:bookmarkStart w:id="34" w:name="_Toc533428162"/>
      <w:bookmarkStart w:id="35" w:name="_Toc533428356"/>
      <w:bookmarkStart w:id="36" w:name="_Toc533418037"/>
      <w:bookmarkStart w:id="37" w:name="_Toc533425042"/>
      <w:bookmarkStart w:id="38" w:name="_Toc533425499"/>
      <w:bookmarkStart w:id="39" w:name="_Toc533425680"/>
      <w:bookmarkStart w:id="40" w:name="_Toc533428163"/>
      <w:bookmarkStart w:id="41" w:name="_Toc533428357"/>
      <w:bookmarkStart w:id="42" w:name="_Toc533418038"/>
      <w:bookmarkStart w:id="43" w:name="_Toc533425043"/>
      <w:bookmarkStart w:id="44" w:name="_Toc533425500"/>
      <w:bookmarkStart w:id="45" w:name="_Toc533425681"/>
      <w:bookmarkStart w:id="46" w:name="_Toc533428164"/>
      <w:bookmarkStart w:id="47" w:name="_Toc533428358"/>
      <w:bookmarkStart w:id="48" w:name="_Toc533418039"/>
      <w:bookmarkStart w:id="49" w:name="_Toc533425044"/>
      <w:bookmarkStart w:id="50" w:name="_Toc533425501"/>
      <w:bookmarkStart w:id="51" w:name="_Toc533425682"/>
      <w:bookmarkStart w:id="52" w:name="_Toc533428165"/>
      <w:bookmarkStart w:id="53" w:name="_Toc533428359"/>
      <w:bookmarkStart w:id="54" w:name="_Toc533418040"/>
      <w:bookmarkStart w:id="55" w:name="_Toc533425045"/>
      <w:bookmarkStart w:id="56" w:name="_Toc533425502"/>
      <w:bookmarkStart w:id="57" w:name="_Toc533425683"/>
      <w:bookmarkStart w:id="58" w:name="_Toc533428166"/>
      <w:bookmarkStart w:id="59" w:name="_Toc533428360"/>
      <w:bookmarkStart w:id="60" w:name="_Toc533418041"/>
      <w:bookmarkStart w:id="61" w:name="_Toc533425046"/>
      <w:bookmarkStart w:id="62" w:name="_Toc533425503"/>
      <w:bookmarkStart w:id="63" w:name="_Toc533425684"/>
      <w:bookmarkStart w:id="64" w:name="_Toc533428167"/>
      <w:bookmarkStart w:id="65" w:name="_Toc533428361"/>
      <w:bookmarkStart w:id="66" w:name="_Toc533418042"/>
      <w:bookmarkStart w:id="67" w:name="_Toc533425047"/>
      <w:bookmarkStart w:id="68" w:name="_Toc533425504"/>
      <w:bookmarkStart w:id="69" w:name="_Toc533425685"/>
      <w:bookmarkStart w:id="70" w:name="_Toc533428168"/>
      <w:bookmarkStart w:id="71" w:name="_Toc533428362"/>
      <w:bookmarkStart w:id="72" w:name="_Toc533418043"/>
      <w:bookmarkStart w:id="73" w:name="_Toc533425048"/>
      <w:bookmarkStart w:id="74" w:name="_Toc533425505"/>
      <w:bookmarkStart w:id="75" w:name="_Toc533425686"/>
      <w:bookmarkStart w:id="76" w:name="_Toc533428169"/>
      <w:bookmarkStart w:id="77" w:name="_Toc533428363"/>
      <w:bookmarkStart w:id="78" w:name="_Toc533418044"/>
      <w:bookmarkStart w:id="79" w:name="_Toc533425049"/>
      <w:bookmarkStart w:id="80" w:name="_Toc533425506"/>
      <w:bookmarkStart w:id="81" w:name="_Toc533425687"/>
      <w:bookmarkStart w:id="82" w:name="_Toc533428170"/>
      <w:bookmarkStart w:id="83" w:name="_Toc533428364"/>
      <w:bookmarkStart w:id="84" w:name="_Toc533418045"/>
      <w:bookmarkStart w:id="85" w:name="_Toc533425050"/>
      <w:bookmarkStart w:id="86" w:name="_Toc533425507"/>
      <w:bookmarkStart w:id="87" w:name="_Toc533425688"/>
      <w:bookmarkStart w:id="88" w:name="_Toc533428171"/>
      <w:bookmarkStart w:id="89" w:name="_Toc533428365"/>
      <w:bookmarkStart w:id="90" w:name="_Toc533418046"/>
      <w:bookmarkStart w:id="91" w:name="_Toc533425051"/>
      <w:bookmarkStart w:id="92" w:name="_Toc533425508"/>
      <w:bookmarkStart w:id="93" w:name="_Toc533425689"/>
      <w:bookmarkStart w:id="94" w:name="_Toc533428172"/>
      <w:bookmarkStart w:id="95" w:name="_Toc533428366"/>
      <w:bookmarkStart w:id="96" w:name="_Toc533418047"/>
      <w:bookmarkStart w:id="97" w:name="_Toc533425052"/>
      <w:bookmarkStart w:id="98" w:name="_Toc533425509"/>
      <w:bookmarkStart w:id="99" w:name="_Toc533425690"/>
      <w:bookmarkStart w:id="100" w:name="_Toc533428173"/>
      <w:bookmarkStart w:id="101" w:name="_Toc533428367"/>
      <w:bookmarkStart w:id="102" w:name="_Toc533418048"/>
      <w:bookmarkStart w:id="103" w:name="_Toc533425053"/>
      <w:bookmarkStart w:id="104" w:name="_Toc533425510"/>
      <w:bookmarkStart w:id="105" w:name="_Toc533425691"/>
      <w:bookmarkStart w:id="106" w:name="_Toc533428174"/>
      <w:bookmarkStart w:id="107" w:name="_Toc533428368"/>
      <w:bookmarkStart w:id="108" w:name="_Toc533418049"/>
      <w:bookmarkStart w:id="109" w:name="_Toc533425054"/>
      <w:bookmarkStart w:id="110" w:name="_Toc533425511"/>
      <w:bookmarkStart w:id="111" w:name="_Toc533425692"/>
      <w:bookmarkStart w:id="112" w:name="_Toc533428175"/>
      <w:bookmarkStart w:id="113" w:name="_Toc533428369"/>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14:paraId="6535DD90" w14:textId="30633794" w:rsidR="00AA53F1" w:rsidRPr="007C4325" w:rsidRDefault="00C65F28" w:rsidP="0056016F">
      <w:pPr>
        <w:pStyle w:val="Heading2"/>
      </w:pPr>
      <w:bookmarkStart w:id="114" w:name="_Toc36656752"/>
      <w:bookmarkStart w:id="115" w:name="_Toc36656832"/>
      <w:bookmarkStart w:id="116" w:name="_Toc78555254"/>
      <w:bookmarkStart w:id="117" w:name="_Toc78555329"/>
      <w:bookmarkStart w:id="118" w:name="_Toc78805783"/>
      <w:bookmarkStart w:id="119" w:name="_Toc78805807"/>
      <w:bookmarkStart w:id="120" w:name="_Toc78807130"/>
      <w:bookmarkStart w:id="121" w:name="_Toc78807150"/>
      <w:bookmarkEnd w:id="114"/>
      <w:bookmarkEnd w:id="115"/>
      <w:bookmarkEnd w:id="116"/>
      <w:bookmarkEnd w:id="117"/>
      <w:bookmarkEnd w:id="118"/>
      <w:bookmarkEnd w:id="119"/>
      <w:bookmarkEnd w:id="120"/>
      <w:bookmarkEnd w:id="121"/>
      <w:r>
        <w:t xml:space="preserve">  </w:t>
      </w:r>
      <w:bookmarkStart w:id="122" w:name="_Toc191977161"/>
      <w:r w:rsidR="00827171" w:rsidRPr="007C4325">
        <w:t>Model Purpose</w:t>
      </w:r>
      <w:r w:rsidR="00BF150B" w:rsidRPr="007C4325">
        <w:t xml:space="preserve"> &amp;</w:t>
      </w:r>
      <w:r w:rsidR="00827171" w:rsidRPr="007C4325">
        <w:t xml:space="preserve"> Use</w:t>
      </w:r>
      <w:bookmarkEnd w:id="122"/>
    </w:p>
    <w:p w14:paraId="13BCF9FC" w14:textId="492C14F4" w:rsidR="00831E4F" w:rsidRDefault="002B1769" w:rsidP="00C65F28">
      <w:pPr>
        <w:pStyle w:val="Heading3"/>
      </w:pPr>
      <w:bookmarkStart w:id="123" w:name="_Toc163134408"/>
      <w:bookmarkStart w:id="124" w:name="_Toc163136710"/>
      <w:bookmarkStart w:id="125" w:name="_Toc163230477"/>
      <w:bookmarkStart w:id="126" w:name="_Toc191977162"/>
      <w:bookmarkEnd w:id="123"/>
      <w:bookmarkEnd w:id="124"/>
      <w:bookmarkEnd w:id="125"/>
      <w:r>
        <w:t>Model Purpose</w:t>
      </w:r>
      <w:bookmarkEnd w:id="126"/>
    </w:p>
    <w:p w14:paraId="426B3082" w14:textId="77777777" w:rsidR="002B1769" w:rsidRDefault="002B1769" w:rsidP="002B1769">
      <w:pPr>
        <w:spacing w:after="120"/>
        <w:rPr>
          <w:rStyle w:val="SubtleEmphasis"/>
        </w:rPr>
      </w:pPr>
      <w:r>
        <w:rPr>
          <w:rStyle w:val="SubtleEmphasis"/>
        </w:rPr>
        <w:t>For each business purpose, discuss the following in detail:</w:t>
      </w:r>
    </w:p>
    <w:p w14:paraId="2530C55E" w14:textId="5D503907" w:rsidR="002B1769" w:rsidRDefault="002B1769" w:rsidP="00F817CF">
      <w:pPr>
        <w:pStyle w:val="ListParagraph"/>
        <w:numPr>
          <w:ilvl w:val="0"/>
          <w:numId w:val="19"/>
        </w:numPr>
        <w:spacing w:after="60"/>
        <w:contextualSpacing w:val="0"/>
        <w:rPr>
          <w:rStyle w:val="SubtleEmphasis"/>
        </w:rPr>
      </w:pPr>
      <w:r>
        <w:rPr>
          <w:rStyle w:val="SubtleEmphasis"/>
        </w:rPr>
        <w:t xml:space="preserve">The overall business </w:t>
      </w:r>
      <w:r w:rsidR="005A7745">
        <w:rPr>
          <w:rStyle w:val="SubtleEmphasis"/>
        </w:rPr>
        <w:t>purposes.</w:t>
      </w:r>
    </w:p>
    <w:p w14:paraId="5B106E54" w14:textId="152797DB" w:rsidR="002B1769" w:rsidRDefault="002B1769" w:rsidP="00F817CF">
      <w:pPr>
        <w:pStyle w:val="ListParagraph"/>
        <w:numPr>
          <w:ilvl w:val="0"/>
          <w:numId w:val="19"/>
        </w:numPr>
        <w:spacing w:after="60"/>
        <w:contextualSpacing w:val="0"/>
        <w:rPr>
          <w:rStyle w:val="SubtleEmphasis"/>
        </w:rPr>
      </w:pPr>
      <w:r>
        <w:rPr>
          <w:rStyle w:val="SubtleEmphasis"/>
        </w:rPr>
        <w:lastRenderedPageBreak/>
        <w:t xml:space="preserve">The specific role that the model output plays in </w:t>
      </w:r>
      <w:r w:rsidR="005A7745">
        <w:rPr>
          <w:rStyle w:val="SubtleEmphasis"/>
        </w:rPr>
        <w:t>business</w:t>
      </w:r>
      <w:r>
        <w:rPr>
          <w:rStyle w:val="SubtleEmphasis"/>
        </w:rPr>
        <w:t xml:space="preserve"> use (for example, if the model output is used as a secondary source of information in the decision-making process, this should be detailed here)</w:t>
      </w:r>
      <w:r w:rsidR="005A7745">
        <w:rPr>
          <w:rStyle w:val="SubtleEmphasis"/>
        </w:rPr>
        <w:t>.</w:t>
      </w:r>
    </w:p>
    <w:p w14:paraId="2DFE9C90" w14:textId="3FB7105E" w:rsidR="002B1769" w:rsidRDefault="002B1769" w:rsidP="002B1769">
      <w:pPr>
        <w:pStyle w:val="ListParagraph"/>
        <w:numPr>
          <w:ilvl w:val="0"/>
          <w:numId w:val="9"/>
        </w:numPr>
        <w:spacing w:after="60"/>
        <w:ind w:left="360" w:hanging="360"/>
        <w:contextualSpacing w:val="0"/>
        <w:rPr>
          <w:rStyle w:val="SubtleEmphasis"/>
        </w:rPr>
      </w:pPr>
      <w:r w:rsidRPr="00BA6B1D">
        <w:rPr>
          <w:rStyle w:val="SubtleEmphasis"/>
        </w:rPr>
        <w:t xml:space="preserve">The </w:t>
      </w:r>
      <w:r>
        <w:rPr>
          <w:rStyle w:val="SubtleEmphasis"/>
        </w:rPr>
        <w:t xml:space="preserve">specific </w:t>
      </w:r>
      <w:r w:rsidRPr="00BA6B1D">
        <w:rPr>
          <w:rStyle w:val="SubtleEmphasis"/>
        </w:rPr>
        <w:t>products</w:t>
      </w:r>
      <w:r>
        <w:rPr>
          <w:rStyle w:val="SubtleEmphasis"/>
        </w:rPr>
        <w:t>/portfolios/customers/transactions</w:t>
      </w:r>
      <w:r w:rsidRPr="00BA6B1D">
        <w:rPr>
          <w:rStyle w:val="SubtleEmphasis"/>
        </w:rPr>
        <w:t xml:space="preserve"> for which the model is suitable (e.g., </w:t>
      </w:r>
      <w:r>
        <w:rPr>
          <w:rStyle w:val="SubtleEmphasis"/>
        </w:rPr>
        <w:t>types of retail mortgages, types of derivatives, types of consumer transactions, etc.</w:t>
      </w:r>
      <w:r w:rsidRPr="00BA6B1D">
        <w:rPr>
          <w:rStyle w:val="SubtleEmphasis"/>
        </w:rPr>
        <w:t>)</w:t>
      </w:r>
    </w:p>
    <w:p w14:paraId="3B593147" w14:textId="0C6CB37E" w:rsidR="005A7745" w:rsidRDefault="002B1769" w:rsidP="00DD5AA9">
      <w:pPr>
        <w:pStyle w:val="ListParagraph"/>
        <w:numPr>
          <w:ilvl w:val="0"/>
          <w:numId w:val="9"/>
        </w:numPr>
        <w:spacing w:after="60"/>
        <w:ind w:left="360" w:hanging="360"/>
        <w:contextualSpacing w:val="0"/>
        <w:rPr>
          <w:rStyle w:val="SubtleEmphasis"/>
        </w:rPr>
      </w:pPr>
      <w:r w:rsidRPr="00BA6B1D">
        <w:rPr>
          <w:rStyle w:val="SubtleEmphasis"/>
        </w:rPr>
        <w:t>Any restrictions on model use</w:t>
      </w:r>
      <w:r>
        <w:rPr>
          <w:rStyle w:val="SubtleEmphasis"/>
        </w:rPr>
        <w:t>, for example, excluded product types within product categories or transaction size limits</w:t>
      </w:r>
      <w:r w:rsidR="005A7745">
        <w:rPr>
          <w:rStyle w:val="SubtleEmphasis"/>
        </w:rPr>
        <w:t>.</w:t>
      </w:r>
    </w:p>
    <w:p w14:paraId="0558A237" w14:textId="77777777" w:rsidR="002B1769" w:rsidRDefault="002B1769" w:rsidP="002B1769">
      <w:pPr>
        <w:rPr>
          <w:rStyle w:val="SubtleEmphasis"/>
        </w:rPr>
      </w:pPr>
    </w:p>
    <w:p w14:paraId="50AA8C9F" w14:textId="77AF4353" w:rsidR="002B1769" w:rsidRDefault="002B1769" w:rsidP="002B1769">
      <w:pPr>
        <w:shd w:val="clear" w:color="auto" w:fill="DAEEF3" w:themeFill="accent5" w:themeFillTint="33"/>
        <w:rPr>
          <w:rFonts w:ascii="Aptos Narrow" w:hAnsi="Aptos Narrow"/>
        </w:rPr>
      </w:pPr>
      <w:r w:rsidRPr="239BA296">
        <w:rPr>
          <w:rFonts w:ascii="Aptos Narrow" w:hAnsi="Aptos Narrow"/>
        </w:rPr>
        <w:t xml:space="preserve">Model Owner: </w:t>
      </w:r>
    </w:p>
    <w:p w14:paraId="2D0E8F73" w14:textId="79410E9D" w:rsidR="005C70EE" w:rsidRPr="005C70EE" w:rsidRDefault="005C70EE" w:rsidP="00F817CF">
      <w:pPr>
        <w:shd w:val="clear" w:color="auto" w:fill="DAEEF3" w:themeFill="accent5" w:themeFillTint="33"/>
        <w:jc w:val="both"/>
        <w:rPr>
          <w:rFonts w:ascii="Aptos Narrow" w:hAnsi="Aptos Narrow"/>
        </w:rPr>
      </w:pPr>
      <w:r w:rsidRPr="005C70EE">
        <w:rPr>
          <w:rFonts w:ascii="Aptos Narrow" w:hAnsi="Aptos Narrow"/>
        </w:rPr>
        <w:t xml:space="preserve">The Alipay </w:t>
      </w:r>
      <w:r w:rsidR="002A03DA">
        <w:rPr>
          <w:rFonts w:ascii="Aptos Narrow" w:hAnsi="Aptos Narrow"/>
        </w:rPr>
        <w:t xml:space="preserve">Fraud </w:t>
      </w:r>
      <w:r w:rsidRPr="005C70EE">
        <w:rPr>
          <w:rFonts w:ascii="Aptos Narrow" w:hAnsi="Aptos Narrow"/>
        </w:rPr>
        <w:t xml:space="preserve">Model is a rule-based fraud detection system designed to evaluate and mitigate fraud risks associated with </w:t>
      </w:r>
      <w:r w:rsidR="00D64A70">
        <w:rPr>
          <w:rFonts w:ascii="Aptos Narrow" w:hAnsi="Aptos Narrow"/>
        </w:rPr>
        <w:t>global</w:t>
      </w:r>
      <w:r w:rsidR="00D64A70" w:rsidRPr="005C70EE">
        <w:rPr>
          <w:rFonts w:ascii="Aptos Narrow" w:hAnsi="Aptos Narrow"/>
        </w:rPr>
        <w:t xml:space="preserve"> </w:t>
      </w:r>
      <w:r w:rsidRPr="005C70EE">
        <w:rPr>
          <w:rFonts w:ascii="Aptos Narrow" w:hAnsi="Aptos Narrow"/>
        </w:rPr>
        <w:t>remittance transactions processed through East West Bank (EWB) via World First Asia Pvt Ltd. The primary purpose of the model is to enhance transaction security by identifying and suspending potentially fraudulent remittance activities before they are processed. This supports EWB’s commitment to financial crime prevention, regulatory compliance, and the protection of customers from unauthorized transactions.</w:t>
      </w:r>
    </w:p>
    <w:p w14:paraId="33B1BD06" w14:textId="3B235EBD" w:rsidR="007F6BD9" w:rsidRDefault="005C70EE" w:rsidP="00F817CF">
      <w:pPr>
        <w:shd w:val="clear" w:color="auto" w:fill="DAEEF3" w:themeFill="accent5" w:themeFillTint="33"/>
        <w:jc w:val="both"/>
        <w:rPr>
          <w:rFonts w:ascii="Aptos Narrow" w:hAnsi="Aptos Narrow"/>
        </w:rPr>
      </w:pPr>
      <w:r w:rsidRPr="005C70EE">
        <w:rPr>
          <w:rFonts w:ascii="Aptos Narrow" w:hAnsi="Aptos Narrow"/>
        </w:rPr>
        <w:t>The model aligns with EWB’s broader fraud risk management strategy by ensuring that high-risk transactions are subject to additional scrutiny. By leveraging predefined fraud detection rules, the model enables real-time monitoring and intervention to prevent financial losses, regulatory breaches, and reputational damage.</w:t>
      </w:r>
    </w:p>
    <w:p w14:paraId="40BF8195" w14:textId="77777777" w:rsidR="005C70EE" w:rsidRDefault="005C70EE" w:rsidP="00F817CF">
      <w:pPr>
        <w:shd w:val="clear" w:color="auto" w:fill="DAEEF3" w:themeFill="accent5" w:themeFillTint="33"/>
        <w:jc w:val="both"/>
        <w:rPr>
          <w:rFonts w:ascii="Aptos Narrow" w:hAnsi="Aptos Narrow"/>
        </w:rPr>
      </w:pPr>
    </w:p>
    <w:p w14:paraId="23FC2367" w14:textId="505E311E" w:rsidR="005C70EE" w:rsidRDefault="005C70EE" w:rsidP="00F817CF">
      <w:pPr>
        <w:shd w:val="clear" w:color="auto" w:fill="DAEEF3" w:themeFill="accent5" w:themeFillTint="33"/>
        <w:jc w:val="both"/>
        <w:rPr>
          <w:rFonts w:ascii="Aptos Narrow" w:hAnsi="Aptos Narrow"/>
        </w:rPr>
      </w:pPr>
      <w:r w:rsidRPr="005C70EE">
        <w:rPr>
          <w:rFonts w:ascii="Aptos Narrow" w:hAnsi="Aptos Narrow"/>
        </w:rPr>
        <w:t xml:space="preserve">The output of the Alipay Model serves as a primary fraud detection mechanism within EWB’s </w:t>
      </w:r>
      <w:r w:rsidR="00C55C4B">
        <w:rPr>
          <w:rFonts w:ascii="Aptos Narrow" w:hAnsi="Aptos Narrow"/>
        </w:rPr>
        <w:t>global</w:t>
      </w:r>
      <w:r w:rsidR="00C55C4B" w:rsidRPr="005C70EE">
        <w:rPr>
          <w:rFonts w:ascii="Aptos Narrow" w:hAnsi="Aptos Narrow"/>
        </w:rPr>
        <w:t xml:space="preserve"> </w:t>
      </w:r>
      <w:r w:rsidRPr="005C70EE">
        <w:rPr>
          <w:rFonts w:ascii="Aptos Narrow" w:hAnsi="Aptos Narrow"/>
        </w:rPr>
        <w:t>remittance operations. When a transaction is initiated, the model assesses various risk factors, comparing transaction attributes against predefined rules and thresholds. If a mismatch exceeds the established risk appetite, the transaction is flagged for manual review by the fraud operations team before further processing.</w:t>
      </w:r>
    </w:p>
    <w:p w14:paraId="1FA512BA" w14:textId="77777777" w:rsidR="005C70EE" w:rsidRDefault="005C70EE" w:rsidP="005C70EE">
      <w:pPr>
        <w:shd w:val="clear" w:color="auto" w:fill="DAEEF3" w:themeFill="accent5" w:themeFillTint="33"/>
        <w:rPr>
          <w:rFonts w:ascii="Aptos Narrow" w:hAnsi="Aptos Narrow"/>
        </w:rPr>
      </w:pPr>
    </w:p>
    <w:p w14:paraId="7629233D" w14:textId="77777777" w:rsidR="002B1769" w:rsidRDefault="002B1769" w:rsidP="002B1769">
      <w:pPr>
        <w:rPr>
          <w:rStyle w:val="SubtleEmphasis"/>
        </w:rPr>
      </w:pPr>
    </w:p>
    <w:p w14:paraId="7C036327" w14:textId="0709B58B" w:rsidR="002B1769" w:rsidRPr="002B1769" w:rsidRDefault="002B1769" w:rsidP="00C65F28">
      <w:pPr>
        <w:pStyle w:val="Heading3"/>
        <w:rPr>
          <w:rStyle w:val="SubtleEmphasis"/>
          <w:i w:val="0"/>
          <w:iCs w:val="0"/>
          <w:color w:val="4F81BD" w:themeColor="accent1"/>
        </w:rPr>
      </w:pPr>
      <w:bookmarkStart w:id="127" w:name="_Toc191977163"/>
      <w:r w:rsidRPr="002B1769">
        <w:rPr>
          <w:rStyle w:val="SubtleEmphasis"/>
          <w:i w:val="0"/>
          <w:iCs w:val="0"/>
          <w:color w:val="4F81BD" w:themeColor="accent1"/>
        </w:rPr>
        <w:t>Portfolio/Product/Transactions Overview</w:t>
      </w:r>
      <w:bookmarkEnd w:id="127"/>
    </w:p>
    <w:p w14:paraId="7C52A75E" w14:textId="4D8B09A6" w:rsidR="002B1769" w:rsidRDefault="002B1769" w:rsidP="00F817CF">
      <w:pPr>
        <w:pStyle w:val="ListParagraph"/>
        <w:numPr>
          <w:ilvl w:val="0"/>
          <w:numId w:val="19"/>
        </w:numPr>
        <w:spacing w:after="60"/>
        <w:contextualSpacing w:val="0"/>
        <w:rPr>
          <w:rStyle w:val="SubtleEmphasis"/>
        </w:rPr>
      </w:pPr>
      <w:r>
        <w:rPr>
          <w:rStyle w:val="SubtleEmphasis"/>
        </w:rPr>
        <w:t>Provide the current size of the portfolio of assets or liabilities (if applicable) and describe the history of the portfolio</w:t>
      </w:r>
      <w:r w:rsidR="00D02DE0">
        <w:rPr>
          <w:rStyle w:val="SubtleEmphasis"/>
        </w:rPr>
        <w:t xml:space="preserve"> characteristics</w:t>
      </w:r>
      <w:r>
        <w:rPr>
          <w:rStyle w:val="SubtleEmphasis"/>
        </w:rPr>
        <w:t xml:space="preserve"> (e.g., the inception time frame, any notable idiosyncratic events such as mergers/acquisitions or asset sales, </w:t>
      </w:r>
      <w:r w:rsidR="00D02DE0">
        <w:rPr>
          <w:rStyle w:val="SubtleEmphasis"/>
        </w:rPr>
        <w:t xml:space="preserve">any notable management strategic changes, </w:t>
      </w:r>
      <w:r>
        <w:rPr>
          <w:rStyle w:val="SubtleEmphasis"/>
        </w:rPr>
        <w:t>etc.)</w:t>
      </w:r>
    </w:p>
    <w:p w14:paraId="09EBB524" w14:textId="28AECB4B" w:rsidR="002B1769" w:rsidRDefault="002B1769" w:rsidP="00F817CF">
      <w:pPr>
        <w:pStyle w:val="ListParagraph"/>
        <w:numPr>
          <w:ilvl w:val="0"/>
          <w:numId w:val="19"/>
        </w:numPr>
        <w:spacing w:after="60"/>
        <w:contextualSpacing w:val="0"/>
        <w:rPr>
          <w:rStyle w:val="SubtleEmphasis"/>
        </w:rPr>
      </w:pPr>
      <w:r>
        <w:rPr>
          <w:rStyle w:val="SubtleEmphasis"/>
        </w:rPr>
        <w:t>If the model is being applied to analyze transactions or events (e.g., debit card transactions analyzed for money laundering risk, or cyber</w:t>
      </w:r>
      <w:r w:rsidR="00D02DE0">
        <w:rPr>
          <w:rStyle w:val="SubtleEmphasis"/>
        </w:rPr>
        <w:t>-</w:t>
      </w:r>
      <w:r>
        <w:rPr>
          <w:rStyle w:val="SubtleEmphasis"/>
        </w:rPr>
        <w:t>attacks on the Company’s infrastructure), provide the historical volumes of transactions and trends</w:t>
      </w:r>
      <w:r w:rsidR="00D02DE0">
        <w:rPr>
          <w:rStyle w:val="SubtleEmphasis"/>
        </w:rPr>
        <w:t>.</w:t>
      </w:r>
    </w:p>
    <w:p w14:paraId="3290E073" w14:textId="3F7A7DCD" w:rsidR="002B1769" w:rsidRDefault="002B1769" w:rsidP="00F817CF">
      <w:pPr>
        <w:pStyle w:val="ListParagraph"/>
        <w:numPr>
          <w:ilvl w:val="0"/>
          <w:numId w:val="19"/>
        </w:numPr>
        <w:spacing w:after="60"/>
        <w:contextualSpacing w:val="0"/>
        <w:rPr>
          <w:rStyle w:val="SubtleEmphasis"/>
        </w:rPr>
      </w:pPr>
      <w:r>
        <w:rPr>
          <w:rStyle w:val="SubtleEmphasis"/>
        </w:rPr>
        <w:t>Describe any specific product/customer/transaction types that are being proxied by other product types (e.g., a new product for which the model developed on a more seasoned product is applied).</w:t>
      </w:r>
    </w:p>
    <w:p w14:paraId="0A40553E" w14:textId="418A4540" w:rsidR="008561E8" w:rsidRPr="00270670" w:rsidRDefault="008561E8" w:rsidP="00F817CF">
      <w:pPr>
        <w:pStyle w:val="ListParagraph"/>
        <w:numPr>
          <w:ilvl w:val="0"/>
          <w:numId w:val="19"/>
        </w:numPr>
        <w:spacing w:after="120"/>
        <w:rPr>
          <w:rStyle w:val="SubtleEmphasis"/>
        </w:rPr>
      </w:pPr>
      <w:bookmarkStart w:id="128" w:name="OLE_LINK41"/>
      <w:r w:rsidRPr="00270670">
        <w:rPr>
          <w:rStyle w:val="SubtleEmphasis"/>
        </w:rPr>
        <w:t xml:space="preserve">When applicable, please describe </w:t>
      </w:r>
      <w:r w:rsidR="00D02DE0" w:rsidRPr="00270670">
        <w:rPr>
          <w:rStyle w:val="SubtleEmphasis"/>
        </w:rPr>
        <w:t>which portion of the portfolios/transact</w:t>
      </w:r>
      <w:r w:rsidRPr="00270670">
        <w:rPr>
          <w:rStyle w:val="SubtleEmphasis"/>
        </w:rPr>
        <w:t>i</w:t>
      </w:r>
      <w:r w:rsidR="00D02DE0" w:rsidRPr="00270670">
        <w:rPr>
          <w:rStyle w:val="SubtleEmphasis"/>
        </w:rPr>
        <w:t>on</w:t>
      </w:r>
      <w:r w:rsidRPr="00270670">
        <w:rPr>
          <w:rStyle w:val="SubtleEmphasis"/>
        </w:rPr>
        <w:t>s</w:t>
      </w:r>
      <w:r w:rsidR="00D02DE0" w:rsidRPr="00270670">
        <w:rPr>
          <w:rStyle w:val="SubtleEmphasis"/>
        </w:rPr>
        <w:t xml:space="preserve">/products that </w:t>
      </w:r>
      <w:proofErr w:type="gramStart"/>
      <w:r w:rsidR="00DD5AA9" w:rsidRPr="00270670">
        <w:rPr>
          <w:rStyle w:val="SubtleEmphasis"/>
          <w:rFonts w:hint="eastAsia"/>
        </w:rPr>
        <w:t>is</w:t>
      </w:r>
      <w:proofErr w:type="gramEnd"/>
      <w:r w:rsidR="00DD5AA9" w:rsidRPr="00270670">
        <w:rPr>
          <w:rStyle w:val="SubtleEmphasis"/>
        </w:rPr>
        <w:t xml:space="preserve"> supposed to</w:t>
      </w:r>
      <w:r w:rsidR="00D02DE0" w:rsidRPr="00270670">
        <w:rPr>
          <w:rStyle w:val="SubtleEmphasis"/>
        </w:rPr>
        <w:t xml:space="preserve"> be covered by the model (for the same business objective)</w:t>
      </w:r>
      <w:r w:rsidRPr="00270670">
        <w:rPr>
          <w:rStyle w:val="SubtleEmphasis"/>
        </w:rPr>
        <w:t xml:space="preserve"> </w:t>
      </w:r>
      <w:r w:rsidR="00D02DE0" w:rsidRPr="00270670">
        <w:rPr>
          <w:rStyle w:val="SubtleEmphasis"/>
        </w:rPr>
        <w:t xml:space="preserve">but is </w:t>
      </w:r>
      <w:r w:rsidR="00DD5AA9" w:rsidRPr="00270670">
        <w:rPr>
          <w:rStyle w:val="SubtleEmphasis"/>
        </w:rPr>
        <w:t>decided to be excluded</w:t>
      </w:r>
      <w:r w:rsidR="00D02DE0" w:rsidRPr="00270670">
        <w:rPr>
          <w:rStyle w:val="SubtleEmphasis"/>
        </w:rPr>
        <w:t>. F</w:t>
      </w:r>
      <w:r w:rsidRPr="00270670">
        <w:rPr>
          <w:rStyle w:val="SubtleEmphasis"/>
        </w:rPr>
        <w:t xml:space="preserve">or </w:t>
      </w:r>
      <w:r w:rsidR="00DD5AA9" w:rsidRPr="00270670">
        <w:rPr>
          <w:rStyle w:val="SubtleEmphasis"/>
        </w:rPr>
        <w:t xml:space="preserve">such </w:t>
      </w:r>
      <w:proofErr w:type="gramStart"/>
      <w:r w:rsidR="00DD5AA9" w:rsidRPr="00270670">
        <w:rPr>
          <w:rStyle w:val="SubtleEmphasis"/>
        </w:rPr>
        <w:t>portion</w:t>
      </w:r>
      <w:proofErr w:type="gramEnd"/>
      <w:r w:rsidR="00DD5AA9" w:rsidRPr="00270670">
        <w:rPr>
          <w:rStyle w:val="SubtleEmphasis"/>
        </w:rPr>
        <w:t xml:space="preserve">, </w:t>
      </w:r>
      <w:r w:rsidRPr="00270670">
        <w:rPr>
          <w:rStyle w:val="SubtleEmphasis"/>
        </w:rPr>
        <w:t>what business strategies are applied</w:t>
      </w:r>
      <w:r w:rsidR="00D02DE0" w:rsidRPr="00270670">
        <w:rPr>
          <w:rStyle w:val="SubtleEmphasis"/>
        </w:rPr>
        <w:t xml:space="preserve"> to ensure the same business objective is met (e.g., for BSA/AML purpose, certain transactions are monitored manually instead of using the BSA/AML model)</w:t>
      </w:r>
      <w:r w:rsidRPr="00270670">
        <w:rPr>
          <w:rStyle w:val="SubtleEmphasis"/>
        </w:rPr>
        <w:t>.</w:t>
      </w:r>
    </w:p>
    <w:bookmarkEnd w:id="128"/>
    <w:p w14:paraId="38C40F0C" w14:textId="77777777" w:rsidR="002B1769" w:rsidRDefault="002B1769" w:rsidP="002B1769">
      <w:pPr>
        <w:rPr>
          <w:rStyle w:val="SubtleEmphasis"/>
        </w:rPr>
      </w:pPr>
    </w:p>
    <w:p w14:paraId="61380D2E" w14:textId="476B8CE3" w:rsidR="00D00EC0" w:rsidRDefault="002B1769" w:rsidP="002B1769">
      <w:pPr>
        <w:shd w:val="clear" w:color="auto" w:fill="DAEEF3" w:themeFill="accent5" w:themeFillTint="33"/>
        <w:rPr>
          <w:rFonts w:ascii="Aptos Narrow" w:hAnsi="Aptos Narrow"/>
        </w:rPr>
      </w:pPr>
      <w:r w:rsidRPr="239BA296">
        <w:rPr>
          <w:rFonts w:ascii="Aptos Narrow" w:hAnsi="Aptos Narrow"/>
        </w:rPr>
        <w:t xml:space="preserve">Model Owner: </w:t>
      </w:r>
    </w:p>
    <w:p w14:paraId="3675CE9D" w14:textId="00BD1287" w:rsidR="007F6BD9" w:rsidRDefault="00D00EC0" w:rsidP="00F817CF">
      <w:pPr>
        <w:shd w:val="clear" w:color="auto" w:fill="DAEEF3" w:themeFill="accent5" w:themeFillTint="33"/>
        <w:jc w:val="both"/>
        <w:rPr>
          <w:rFonts w:ascii="Aptos Narrow" w:hAnsi="Aptos Narrow"/>
        </w:rPr>
      </w:pPr>
      <w:r w:rsidRPr="00D00EC0">
        <w:rPr>
          <w:rFonts w:ascii="Aptos Narrow" w:hAnsi="Aptos Narrow"/>
        </w:rPr>
        <w:lastRenderedPageBreak/>
        <w:t xml:space="preserve">The bank offers Alipay, a </w:t>
      </w:r>
      <w:r w:rsidR="00B66FB7" w:rsidRPr="00D00EC0">
        <w:rPr>
          <w:rFonts w:ascii="Aptos Narrow" w:hAnsi="Aptos Narrow"/>
        </w:rPr>
        <w:t>real-time</w:t>
      </w:r>
      <w:r w:rsidRPr="00D00EC0">
        <w:rPr>
          <w:rFonts w:ascii="Aptos Narrow" w:hAnsi="Aptos Narrow"/>
        </w:rPr>
        <w:t xml:space="preserve"> foreign exchange transfer remittance process available to customers </w:t>
      </w:r>
      <w:r w:rsidR="00F817CF" w:rsidRPr="00D00EC0">
        <w:rPr>
          <w:rFonts w:ascii="Aptos Narrow" w:hAnsi="Aptos Narrow"/>
        </w:rPr>
        <w:t>enrolled in</w:t>
      </w:r>
      <w:r w:rsidRPr="00D00EC0">
        <w:rPr>
          <w:rFonts w:ascii="Aptos Narrow" w:hAnsi="Aptos Narrow"/>
        </w:rPr>
        <w:t xml:space="preserve"> Digital Banking.  As of March 31, 2024, there were 242,387 active customers using Digital Banking, </w:t>
      </w:r>
      <w:r w:rsidR="008D5E88">
        <w:rPr>
          <w:rFonts w:ascii="Aptos Narrow" w:hAnsi="Aptos Narrow"/>
        </w:rPr>
        <w:t xml:space="preserve">with an </w:t>
      </w:r>
      <w:r w:rsidRPr="00D00EC0">
        <w:rPr>
          <w:rFonts w:ascii="Aptos Narrow" w:hAnsi="Aptos Narrow"/>
        </w:rPr>
        <w:t>aggregate deposit account portfolio balance of $15,113,592,594.</w:t>
      </w:r>
    </w:p>
    <w:p w14:paraId="266D8261" w14:textId="4AF99FDC" w:rsidR="007F6BD9" w:rsidRDefault="007F6BD9" w:rsidP="00F817CF">
      <w:pPr>
        <w:shd w:val="clear" w:color="auto" w:fill="DAEEF3" w:themeFill="accent5" w:themeFillTint="33"/>
        <w:jc w:val="both"/>
        <w:rPr>
          <w:rFonts w:ascii="Aptos Narrow" w:hAnsi="Aptos Narrow"/>
        </w:rPr>
      </w:pPr>
      <w:r>
        <w:rPr>
          <w:rFonts w:ascii="Aptos Narrow" w:hAnsi="Aptos Narrow"/>
        </w:rPr>
        <w:t>T</w:t>
      </w:r>
      <w:r w:rsidRPr="007F6BD9">
        <w:rPr>
          <w:rFonts w:ascii="Aptos Narrow" w:hAnsi="Aptos Narrow"/>
        </w:rPr>
        <w:t>he aggregate portfolio balance is greater than 5% of the total assets $70.876 billion as of March 31, 2024, based on the published EWBC 1Q 2024 earnings release.</w:t>
      </w:r>
    </w:p>
    <w:p w14:paraId="6033193C" w14:textId="77777777" w:rsidR="007F6BD9" w:rsidRDefault="007F6BD9" w:rsidP="002B1769">
      <w:pPr>
        <w:shd w:val="clear" w:color="auto" w:fill="DAEEF3" w:themeFill="accent5" w:themeFillTint="33"/>
        <w:rPr>
          <w:rFonts w:ascii="Aptos Narrow" w:hAnsi="Aptos Narrow"/>
        </w:rPr>
      </w:pPr>
    </w:p>
    <w:p w14:paraId="7554BD5E" w14:textId="77777777" w:rsidR="002B1769" w:rsidRDefault="002B1769" w:rsidP="002B1769">
      <w:pPr>
        <w:rPr>
          <w:rStyle w:val="SubtleEmphasis"/>
        </w:rPr>
      </w:pPr>
    </w:p>
    <w:p w14:paraId="5478B451" w14:textId="7CF91876" w:rsidR="002B1769" w:rsidRPr="002B1769" w:rsidRDefault="002B1769" w:rsidP="00C65F28">
      <w:pPr>
        <w:pStyle w:val="Heading3"/>
        <w:rPr>
          <w:rStyle w:val="SubtleEmphasis"/>
          <w:i w:val="0"/>
          <w:iCs w:val="0"/>
          <w:color w:val="4F81BD" w:themeColor="accent1"/>
        </w:rPr>
      </w:pPr>
      <w:bookmarkStart w:id="129" w:name="_Toc191977164"/>
      <w:r w:rsidRPr="002B1769">
        <w:rPr>
          <w:rStyle w:val="SubtleEmphasis"/>
          <w:i w:val="0"/>
          <w:iCs w:val="0"/>
          <w:color w:val="4F81BD" w:themeColor="accent1"/>
        </w:rPr>
        <w:t>Applicable Policies and Regulations</w:t>
      </w:r>
      <w:bookmarkEnd w:id="129"/>
    </w:p>
    <w:p w14:paraId="7D12A1F8" w14:textId="0B95D54F" w:rsidR="002B1769" w:rsidRDefault="002B1769" w:rsidP="00F817CF">
      <w:pPr>
        <w:pStyle w:val="ListParagraph"/>
        <w:numPr>
          <w:ilvl w:val="0"/>
          <w:numId w:val="19"/>
        </w:numPr>
        <w:spacing w:after="60"/>
        <w:contextualSpacing w:val="0"/>
        <w:rPr>
          <w:rStyle w:val="SubtleEmphasis"/>
        </w:rPr>
      </w:pPr>
      <w:r>
        <w:rPr>
          <w:rStyle w:val="SubtleEmphasis"/>
        </w:rPr>
        <w:t>List and discuss all r</w:t>
      </w:r>
      <w:r w:rsidRPr="00BA6B1D">
        <w:rPr>
          <w:rStyle w:val="SubtleEmphasis"/>
        </w:rPr>
        <w:t>egulatory</w:t>
      </w:r>
      <w:r w:rsidR="000767AA">
        <w:rPr>
          <w:rStyle w:val="SubtleEmphasis"/>
        </w:rPr>
        <w:t>,</w:t>
      </w:r>
      <w:r w:rsidRPr="00BA6B1D">
        <w:rPr>
          <w:rStyle w:val="SubtleEmphasis"/>
        </w:rPr>
        <w:t xml:space="preserve"> accounting</w:t>
      </w:r>
      <w:r w:rsidR="000767AA">
        <w:rPr>
          <w:rStyle w:val="SubtleEmphasis"/>
        </w:rPr>
        <w:t>,</w:t>
      </w:r>
      <w:r w:rsidRPr="00BA6B1D">
        <w:rPr>
          <w:rStyle w:val="SubtleEmphasis"/>
        </w:rPr>
        <w:t xml:space="preserve"> legal</w:t>
      </w:r>
      <w:r w:rsidR="000767AA">
        <w:rPr>
          <w:rStyle w:val="SubtleEmphasis"/>
        </w:rPr>
        <w:t>,</w:t>
      </w:r>
      <w:r w:rsidRPr="00BA6B1D">
        <w:rPr>
          <w:rStyle w:val="SubtleEmphasis"/>
        </w:rPr>
        <w:t xml:space="preserve"> </w:t>
      </w:r>
      <w:r w:rsidR="000767AA">
        <w:rPr>
          <w:rStyle w:val="SubtleEmphasis"/>
        </w:rPr>
        <w:t xml:space="preserve">and/or </w:t>
      </w:r>
      <w:r w:rsidRPr="00BA6B1D">
        <w:rPr>
          <w:rStyle w:val="SubtleEmphasis"/>
        </w:rPr>
        <w:t>compliance rules that are relev</w:t>
      </w:r>
      <w:r>
        <w:rPr>
          <w:rStyle w:val="SubtleEmphasis"/>
        </w:rPr>
        <w:t>ant to the model data</w:t>
      </w:r>
      <w:r w:rsidR="000767AA">
        <w:rPr>
          <w:rStyle w:val="SubtleEmphasis"/>
        </w:rPr>
        <w:t>,</w:t>
      </w:r>
      <w:r>
        <w:rPr>
          <w:rStyle w:val="SubtleEmphasis"/>
        </w:rPr>
        <w:t xml:space="preserve"> design</w:t>
      </w:r>
      <w:r w:rsidR="000767AA">
        <w:rPr>
          <w:rStyle w:val="SubtleEmphasis"/>
        </w:rPr>
        <w:t>, or use</w:t>
      </w:r>
      <w:r>
        <w:rPr>
          <w:rStyle w:val="SubtleEmphasis"/>
        </w:rPr>
        <w:t xml:space="preserve"> (if any).</w:t>
      </w:r>
    </w:p>
    <w:p w14:paraId="407A2300" w14:textId="3FBFA102" w:rsidR="002B1769" w:rsidRDefault="002B1769" w:rsidP="00F817CF">
      <w:pPr>
        <w:pStyle w:val="ListParagraph"/>
        <w:numPr>
          <w:ilvl w:val="0"/>
          <w:numId w:val="19"/>
        </w:numPr>
        <w:spacing w:after="60"/>
        <w:contextualSpacing w:val="0"/>
        <w:rPr>
          <w:rStyle w:val="SubtleEmphasis"/>
        </w:rPr>
      </w:pPr>
      <w:bookmarkStart w:id="130" w:name="_Hlk188548756"/>
      <w:r>
        <w:rPr>
          <w:rStyle w:val="SubtleEmphasis"/>
        </w:rPr>
        <w:t>List and discuss all applicable internal policies relevant to the model design and use</w:t>
      </w:r>
      <w:bookmarkEnd w:id="130"/>
      <w:r>
        <w:rPr>
          <w:rStyle w:val="SubtleEmphasis"/>
        </w:rPr>
        <w:t>, if any.</w:t>
      </w:r>
    </w:p>
    <w:p w14:paraId="53CF38BA" w14:textId="37BA9365" w:rsidR="007E5A4A" w:rsidRPr="00270670" w:rsidRDefault="00BB53C3" w:rsidP="00270670">
      <w:pPr>
        <w:spacing w:after="60"/>
        <w:rPr>
          <w:i/>
          <w:iCs/>
          <w:color w:val="595959" w:themeColor="text1" w:themeTint="A6"/>
        </w:rPr>
      </w:pPr>
      <w:r w:rsidRPr="00270670">
        <w:rPr>
          <w:i/>
          <w:iCs/>
          <w:color w:val="595959" w:themeColor="text1" w:themeTint="A6"/>
        </w:rPr>
        <w:t>Note: Please provide document name including suffix.</w:t>
      </w:r>
    </w:p>
    <w:p w14:paraId="7291CC8D" w14:textId="77777777" w:rsidR="00BB53C3" w:rsidRPr="007E5A4A" w:rsidRDefault="00BB53C3" w:rsidP="007E5A4A">
      <w:pPr>
        <w:pStyle w:val="ListParagraph"/>
        <w:spacing w:after="60"/>
        <w:ind w:left="360"/>
        <w:contextualSpacing w:val="0"/>
        <w:rPr>
          <w:i/>
          <w:iCs/>
          <w:color w:val="595959" w:themeColor="text1" w:themeTint="A6"/>
        </w:rPr>
      </w:pPr>
    </w:p>
    <w:p w14:paraId="48D04B29" w14:textId="76C3A260" w:rsidR="0039152A" w:rsidRDefault="002B1769" w:rsidP="002B1769">
      <w:pPr>
        <w:shd w:val="clear" w:color="auto" w:fill="DAEEF3" w:themeFill="accent5" w:themeFillTint="33"/>
        <w:rPr>
          <w:rFonts w:ascii="Aptos Narrow" w:hAnsi="Aptos Narrow"/>
        </w:rPr>
      </w:pPr>
      <w:r>
        <w:rPr>
          <w:rFonts w:ascii="Aptos Narrow" w:hAnsi="Aptos Narrow"/>
        </w:rPr>
        <w:t xml:space="preserve">Model Owner: </w:t>
      </w:r>
    </w:p>
    <w:p w14:paraId="36858B68" w14:textId="77777777" w:rsidR="00E6537C" w:rsidRPr="00E6537C" w:rsidRDefault="00E6537C" w:rsidP="00F817CF">
      <w:pPr>
        <w:shd w:val="clear" w:color="auto" w:fill="DAEEF3" w:themeFill="accent5" w:themeFillTint="33"/>
        <w:jc w:val="both"/>
        <w:rPr>
          <w:rFonts w:ascii="Aptos Narrow" w:hAnsi="Aptos Narrow"/>
          <w:b/>
          <w:bCs/>
          <w:lang w:val="en-IN"/>
        </w:rPr>
      </w:pPr>
      <w:r w:rsidRPr="00E6537C">
        <w:rPr>
          <w:rFonts w:ascii="Aptos Narrow" w:hAnsi="Aptos Narrow"/>
          <w:b/>
          <w:bCs/>
          <w:lang w:val="en-IN"/>
        </w:rPr>
        <w:t>Regulatory Requirements</w:t>
      </w:r>
    </w:p>
    <w:p w14:paraId="0C4C14B5" w14:textId="4B1E3ED7" w:rsidR="0008078E" w:rsidRDefault="00E6537C" w:rsidP="057D38D5">
      <w:pPr>
        <w:shd w:val="clear" w:color="auto" w:fill="DAEEF3" w:themeFill="accent5" w:themeFillTint="33"/>
        <w:jc w:val="both"/>
        <w:rPr>
          <w:rFonts w:ascii="Aptos Narrow" w:hAnsi="Aptos Narrow"/>
        </w:rPr>
      </w:pPr>
      <w:r w:rsidRPr="057D38D5">
        <w:rPr>
          <w:rFonts w:ascii="Aptos Narrow" w:hAnsi="Aptos Narrow"/>
        </w:rPr>
        <w:t xml:space="preserve">The Alipay </w:t>
      </w:r>
      <w:r w:rsidR="00C8455D" w:rsidRPr="057D38D5">
        <w:rPr>
          <w:rFonts w:ascii="Aptos Narrow" w:hAnsi="Aptos Narrow"/>
        </w:rPr>
        <w:t xml:space="preserve">Fraud </w:t>
      </w:r>
      <w:r w:rsidRPr="057D38D5">
        <w:rPr>
          <w:rFonts w:ascii="Aptos Narrow" w:hAnsi="Aptos Narrow"/>
        </w:rPr>
        <w:t xml:space="preserve">Model operates within the regulatory framework governing </w:t>
      </w:r>
      <w:r w:rsidR="00D64A70" w:rsidRPr="057D38D5">
        <w:rPr>
          <w:rFonts w:ascii="Aptos Narrow" w:hAnsi="Aptos Narrow"/>
        </w:rPr>
        <w:t xml:space="preserve">global </w:t>
      </w:r>
      <w:r w:rsidRPr="057D38D5">
        <w:rPr>
          <w:rFonts w:ascii="Aptos Narrow" w:hAnsi="Aptos Narrow"/>
        </w:rPr>
        <w:t xml:space="preserve">remittance and fraud prevention. </w:t>
      </w:r>
      <w:r w:rsidR="00F066DF" w:rsidRPr="057D38D5">
        <w:rPr>
          <w:rFonts w:ascii="Aptos Narrow" w:hAnsi="Aptos Narrow"/>
        </w:rPr>
        <w:t>While the vendor has indicated that all policies are confidential and for internal use only, the model aligns with</w:t>
      </w:r>
      <w:r w:rsidR="00F507F4" w:rsidRPr="057D38D5">
        <w:rPr>
          <w:rFonts w:ascii="Aptos Narrow" w:hAnsi="Aptos Narrow"/>
        </w:rPr>
        <w:t xml:space="preserve"> China’s</w:t>
      </w:r>
      <w:r w:rsidR="00F066DF" w:rsidRPr="057D38D5">
        <w:rPr>
          <w:rFonts w:ascii="Aptos Narrow" w:hAnsi="Aptos Narrow"/>
        </w:rPr>
        <w:t xml:space="preserve"> </w:t>
      </w:r>
      <w:r w:rsidR="0008078E" w:rsidRPr="057D38D5">
        <w:rPr>
          <w:rFonts w:ascii="Aptos Narrow" w:hAnsi="Aptos Narrow"/>
        </w:rPr>
        <w:t xml:space="preserve">Anti-Money Laundering </w:t>
      </w:r>
      <w:r w:rsidR="00C046F5" w:rsidRPr="057D38D5">
        <w:rPr>
          <w:rFonts w:ascii="Aptos Narrow" w:hAnsi="Aptos Narrow"/>
        </w:rPr>
        <w:t xml:space="preserve">(AML) </w:t>
      </w:r>
      <w:r w:rsidR="00663D40" w:rsidRPr="057D38D5">
        <w:rPr>
          <w:rFonts w:ascii="Aptos Narrow" w:hAnsi="Aptos Narrow"/>
        </w:rPr>
        <w:t>law</w:t>
      </w:r>
      <w:r w:rsidR="00C046F5" w:rsidRPr="057D38D5">
        <w:rPr>
          <w:rFonts w:ascii="Aptos Narrow" w:hAnsi="Aptos Narrow"/>
        </w:rPr>
        <w:t xml:space="preserve"> and </w:t>
      </w:r>
      <w:r w:rsidR="00F507F4" w:rsidRPr="057D38D5">
        <w:rPr>
          <w:rFonts w:ascii="Aptos Narrow" w:hAnsi="Aptos Narrow"/>
        </w:rPr>
        <w:t xml:space="preserve">foreign financial regulatory authorities. </w:t>
      </w:r>
      <w:r w:rsidR="00E013E0" w:rsidRPr="057D38D5">
        <w:rPr>
          <w:rFonts w:ascii="Aptos Narrow" w:hAnsi="Aptos Narrow"/>
        </w:rPr>
        <w:t xml:space="preserve"> </w:t>
      </w:r>
      <w:r w:rsidR="030D2B3F" w:rsidRPr="057D38D5">
        <w:rPr>
          <w:rFonts w:ascii="Aptos Narrow" w:hAnsi="Aptos Narrow"/>
        </w:rPr>
        <w:t>As Ant Group does not offer cash withdrawal and cash advancement services, financial regulatory institutions do not regulate Alipay as a full-fledged online virtual bank.</w:t>
      </w:r>
    </w:p>
    <w:p w14:paraId="3D6B4B3B" w14:textId="73E6CD8B" w:rsidR="0008078E" w:rsidRDefault="0008078E" w:rsidP="00F817CF">
      <w:pPr>
        <w:shd w:val="clear" w:color="auto" w:fill="DAEEF3" w:themeFill="accent5" w:themeFillTint="33"/>
        <w:jc w:val="both"/>
        <w:rPr>
          <w:rFonts w:ascii="Aptos Narrow" w:hAnsi="Aptos Narrow"/>
        </w:rPr>
      </w:pPr>
    </w:p>
    <w:p w14:paraId="599DA7A2" w14:textId="2D93A6C7" w:rsidR="00E6537C" w:rsidRPr="00E6537C" w:rsidRDefault="00E6537C" w:rsidP="00F817CF">
      <w:pPr>
        <w:shd w:val="clear" w:color="auto" w:fill="DAEEF3" w:themeFill="accent5" w:themeFillTint="33"/>
        <w:jc w:val="both"/>
        <w:rPr>
          <w:rFonts w:ascii="Aptos Narrow" w:hAnsi="Aptos Narrow"/>
          <w:lang w:val="en-IN"/>
        </w:rPr>
      </w:pPr>
      <w:r w:rsidRPr="00E6537C">
        <w:rPr>
          <w:rFonts w:ascii="Aptos Narrow" w:hAnsi="Aptos Narrow"/>
          <w:lang w:val="en-IN"/>
        </w:rPr>
        <w:t xml:space="preserve">By </w:t>
      </w:r>
      <w:r w:rsidR="00B807E3">
        <w:rPr>
          <w:rFonts w:ascii="Aptos Narrow" w:hAnsi="Aptos Narrow"/>
          <w:lang w:val="en-IN"/>
        </w:rPr>
        <w:t>adhering to best practices, the Alipay model supports fraud risk mitigation while maintaining compliance with financial crime prevention standards.</w:t>
      </w:r>
    </w:p>
    <w:p w14:paraId="0C64D854" w14:textId="77777777" w:rsidR="00E6537C" w:rsidRDefault="00E6537C" w:rsidP="002B1769">
      <w:pPr>
        <w:shd w:val="clear" w:color="auto" w:fill="DAEEF3" w:themeFill="accent5" w:themeFillTint="33"/>
        <w:rPr>
          <w:rFonts w:ascii="Aptos Narrow" w:hAnsi="Aptos Narrow"/>
        </w:rPr>
      </w:pPr>
    </w:p>
    <w:p w14:paraId="475EFA18" w14:textId="77777777" w:rsidR="002B1769" w:rsidRDefault="002B1769" w:rsidP="002B1769">
      <w:pPr>
        <w:rPr>
          <w:rStyle w:val="SubtleEmphasis"/>
        </w:rPr>
      </w:pPr>
    </w:p>
    <w:p w14:paraId="3E070E15" w14:textId="4D013129" w:rsidR="002B1769" w:rsidRPr="007E5A4A" w:rsidRDefault="002B1769" w:rsidP="00C65F28">
      <w:pPr>
        <w:pStyle w:val="Heading3"/>
        <w:rPr>
          <w:rStyle w:val="SubtleEmphasis"/>
          <w:i w:val="0"/>
          <w:iCs w:val="0"/>
          <w:color w:val="4F81BD" w:themeColor="accent1"/>
        </w:rPr>
      </w:pPr>
      <w:bookmarkStart w:id="131" w:name="_Toc191977165"/>
      <w:r w:rsidRPr="007E5A4A">
        <w:rPr>
          <w:rStyle w:val="SubtleEmphasis"/>
          <w:i w:val="0"/>
          <w:iCs w:val="0"/>
          <w:color w:val="4F81BD" w:themeColor="accent1"/>
        </w:rPr>
        <w:t>Existing Models</w:t>
      </w:r>
      <w:bookmarkEnd w:id="131"/>
    </w:p>
    <w:p w14:paraId="633FC891" w14:textId="77777777" w:rsidR="007E5A4A" w:rsidRDefault="007E5A4A" w:rsidP="00F817CF">
      <w:pPr>
        <w:pStyle w:val="ListParagraph"/>
        <w:numPr>
          <w:ilvl w:val="0"/>
          <w:numId w:val="19"/>
        </w:numPr>
        <w:spacing w:after="60"/>
        <w:contextualSpacing w:val="0"/>
        <w:rPr>
          <w:rStyle w:val="SubtleEmphasis"/>
        </w:rPr>
      </w:pPr>
      <w:r w:rsidRPr="003A00CC">
        <w:rPr>
          <w:rStyle w:val="SubtleEmphasis"/>
        </w:rPr>
        <w:t xml:space="preserve">If this </w:t>
      </w:r>
      <w:r>
        <w:rPr>
          <w:rStyle w:val="SubtleEmphasis"/>
        </w:rPr>
        <w:t>m</w:t>
      </w:r>
      <w:r w:rsidRPr="003A00CC">
        <w:rPr>
          <w:rStyle w:val="SubtleEmphasis"/>
        </w:rPr>
        <w:t>odel is replac</w:t>
      </w:r>
      <w:r>
        <w:rPr>
          <w:rStyle w:val="SubtleEmphasis"/>
        </w:rPr>
        <w:t>ing</w:t>
      </w:r>
      <w:r w:rsidRPr="003A00CC">
        <w:rPr>
          <w:rStyle w:val="SubtleEmphasis"/>
        </w:rPr>
        <w:t xml:space="preserve"> existing </w:t>
      </w:r>
      <w:r>
        <w:rPr>
          <w:rStyle w:val="SubtleEmphasis"/>
        </w:rPr>
        <w:t>m</w:t>
      </w:r>
      <w:r w:rsidRPr="003A00CC">
        <w:rPr>
          <w:rStyle w:val="SubtleEmphasis"/>
        </w:rPr>
        <w:t>odel</w:t>
      </w:r>
      <w:r>
        <w:rPr>
          <w:rStyle w:val="SubtleEmphasis"/>
        </w:rPr>
        <w:t>(s)</w:t>
      </w:r>
      <w:r w:rsidRPr="003A00CC">
        <w:rPr>
          <w:rStyle w:val="SubtleEmphasis"/>
        </w:rPr>
        <w:t xml:space="preserve">, provide details of the existing </w:t>
      </w:r>
      <w:r>
        <w:rPr>
          <w:rStyle w:val="SubtleEmphasis"/>
        </w:rPr>
        <w:t>m</w:t>
      </w:r>
      <w:r w:rsidRPr="003A00CC">
        <w:rPr>
          <w:rStyle w:val="SubtleEmphasis"/>
        </w:rPr>
        <w:t>odel</w:t>
      </w:r>
      <w:r>
        <w:rPr>
          <w:rStyle w:val="SubtleEmphasis"/>
        </w:rPr>
        <w:t>(</w:t>
      </w:r>
      <w:r w:rsidRPr="003A00CC">
        <w:rPr>
          <w:rStyle w:val="SubtleEmphasis"/>
        </w:rPr>
        <w:t>s</w:t>
      </w:r>
      <w:r>
        <w:rPr>
          <w:rStyle w:val="SubtleEmphasis"/>
        </w:rPr>
        <w:t xml:space="preserve">) and the rationale for the replacement. </w:t>
      </w:r>
    </w:p>
    <w:p w14:paraId="20FE3FE4" w14:textId="77777777" w:rsidR="007E5A4A" w:rsidRPr="00BA6B1D" w:rsidRDefault="007E5A4A" w:rsidP="00F817CF">
      <w:pPr>
        <w:pStyle w:val="ListParagraph"/>
        <w:numPr>
          <w:ilvl w:val="0"/>
          <w:numId w:val="19"/>
        </w:numPr>
        <w:spacing w:after="60"/>
        <w:contextualSpacing w:val="0"/>
        <w:rPr>
          <w:rStyle w:val="SubtleEmphasis"/>
        </w:rPr>
      </w:pPr>
      <w:r>
        <w:rPr>
          <w:rStyle w:val="SubtleEmphasis"/>
        </w:rPr>
        <w:t>Discuss whether the existing model(s) will be retired once this model goes into production.</w:t>
      </w:r>
    </w:p>
    <w:p w14:paraId="006B7962" w14:textId="77777777" w:rsidR="007E5A4A" w:rsidRDefault="007E5A4A" w:rsidP="007E5A4A"/>
    <w:p w14:paraId="46E663DF" w14:textId="2CF4ACB8" w:rsidR="007E5A4A" w:rsidRDefault="007E5A4A" w:rsidP="007E5A4A">
      <w:pPr>
        <w:shd w:val="clear" w:color="auto" w:fill="DAEEF3" w:themeFill="accent5" w:themeFillTint="33"/>
        <w:rPr>
          <w:rFonts w:ascii="Aptos Narrow" w:hAnsi="Aptos Narrow"/>
        </w:rPr>
      </w:pPr>
      <w:r w:rsidRPr="239BA296">
        <w:rPr>
          <w:rFonts w:ascii="Aptos Narrow" w:hAnsi="Aptos Narrow"/>
        </w:rPr>
        <w:t>Model Owner:</w:t>
      </w:r>
    </w:p>
    <w:p w14:paraId="45541CEC" w14:textId="60C9F009" w:rsidR="007E5A4A" w:rsidRDefault="1CF11B27" w:rsidP="00F817CF">
      <w:pPr>
        <w:shd w:val="clear" w:color="auto" w:fill="DAEEF3" w:themeFill="accent5" w:themeFillTint="33"/>
        <w:jc w:val="both"/>
        <w:rPr>
          <w:rFonts w:ascii="Aptos Narrow" w:hAnsi="Aptos Narrow"/>
        </w:rPr>
      </w:pPr>
      <w:r w:rsidRPr="7EC542A7">
        <w:rPr>
          <w:rFonts w:ascii="Aptos Narrow" w:hAnsi="Aptos Narrow"/>
        </w:rPr>
        <w:t xml:space="preserve">Not Applicable. </w:t>
      </w:r>
      <w:r w:rsidR="15AC7297" w:rsidRPr="7EC542A7">
        <w:rPr>
          <w:rFonts w:ascii="Aptos Narrow" w:hAnsi="Aptos Narrow"/>
        </w:rPr>
        <w:t xml:space="preserve">There are no plans to retire </w:t>
      </w:r>
      <w:r w:rsidR="2F8DBA8F" w:rsidRPr="7EC542A7">
        <w:rPr>
          <w:rFonts w:ascii="Aptos Narrow" w:hAnsi="Aptos Narrow"/>
        </w:rPr>
        <w:t>the existing</w:t>
      </w:r>
      <w:r w:rsidR="15AC7297" w:rsidRPr="7EC542A7">
        <w:rPr>
          <w:rFonts w:ascii="Aptos Narrow" w:hAnsi="Aptos Narrow"/>
        </w:rPr>
        <w:t xml:space="preserve"> model, as this rule-based approach </w:t>
      </w:r>
      <w:proofErr w:type="gramStart"/>
      <w:r w:rsidR="15AC7297" w:rsidRPr="7EC542A7">
        <w:rPr>
          <w:rFonts w:ascii="Aptos Narrow" w:hAnsi="Aptos Narrow"/>
        </w:rPr>
        <w:t>complements</w:t>
      </w:r>
      <w:proofErr w:type="gramEnd"/>
      <w:r w:rsidR="15AC7297" w:rsidRPr="7EC542A7">
        <w:rPr>
          <w:rFonts w:ascii="Aptos Narrow" w:hAnsi="Aptos Narrow"/>
        </w:rPr>
        <w:t xml:space="preserve"> Alipay’s overall fraud detection strategy, allowing the system to adapt to emerging fraud risks effectively.</w:t>
      </w:r>
    </w:p>
    <w:p w14:paraId="3EAA47CD" w14:textId="77777777" w:rsidR="00207544" w:rsidRDefault="00207544" w:rsidP="00207544">
      <w:pPr>
        <w:shd w:val="clear" w:color="auto" w:fill="DAEEF3" w:themeFill="accent5" w:themeFillTint="33"/>
      </w:pPr>
    </w:p>
    <w:p w14:paraId="7912816F" w14:textId="10641C3A" w:rsidR="007E5A4A" w:rsidRDefault="007E5A4A" w:rsidP="00C65F28">
      <w:pPr>
        <w:pStyle w:val="Heading3"/>
      </w:pPr>
      <w:bookmarkStart w:id="132" w:name="_Toc191977166"/>
      <w:r>
        <w:t>Upstream/Downstream Model Dependencies</w:t>
      </w:r>
      <w:bookmarkEnd w:id="132"/>
    </w:p>
    <w:p w14:paraId="5453DA97" w14:textId="1453F42E" w:rsidR="007E5A4A" w:rsidRPr="00BA6B1D" w:rsidRDefault="007E5A4A" w:rsidP="00F817CF">
      <w:pPr>
        <w:pStyle w:val="ListParagraph"/>
        <w:numPr>
          <w:ilvl w:val="0"/>
          <w:numId w:val="19"/>
        </w:numPr>
        <w:spacing w:after="60"/>
        <w:contextualSpacing w:val="0"/>
        <w:rPr>
          <w:rStyle w:val="SubtleEmphasis"/>
        </w:rPr>
      </w:pPr>
      <w:r>
        <w:rPr>
          <w:rStyle w:val="SubtleEmphasis"/>
        </w:rPr>
        <w:t>Provide a listing and d</w:t>
      </w:r>
      <w:r w:rsidRPr="00BA6B1D">
        <w:rPr>
          <w:rStyle w:val="SubtleEmphasis"/>
        </w:rPr>
        <w:t xml:space="preserve">escription of </w:t>
      </w:r>
      <w:r>
        <w:rPr>
          <w:rStyle w:val="SubtleEmphasis"/>
        </w:rPr>
        <w:t xml:space="preserve">upstream and/or </w:t>
      </w:r>
      <w:r w:rsidRPr="00BA6B1D">
        <w:rPr>
          <w:rStyle w:val="SubtleEmphasis"/>
        </w:rPr>
        <w:t>downstream models</w:t>
      </w:r>
      <w:r>
        <w:rPr>
          <w:rStyle w:val="SubtleEmphasis"/>
        </w:rPr>
        <w:t xml:space="preserve"> or other key systems</w:t>
      </w:r>
      <w:r w:rsidRPr="00BA6B1D">
        <w:rPr>
          <w:rStyle w:val="SubtleEmphasis"/>
        </w:rPr>
        <w:t xml:space="preserve"> (</w:t>
      </w:r>
      <w:r w:rsidR="00BB53C3">
        <w:rPr>
          <w:rStyle w:val="SubtleEmphasis"/>
        </w:rPr>
        <w:t xml:space="preserve">e.g., </w:t>
      </w:r>
      <w:r>
        <w:rPr>
          <w:rStyle w:val="SubtleEmphasis"/>
        </w:rPr>
        <w:t>the</w:t>
      </w:r>
      <w:r w:rsidR="00BB53C3">
        <w:rPr>
          <w:rStyle w:val="SubtleEmphasis"/>
        </w:rPr>
        <w:t xml:space="preserve"> Empyrean ALM model</w:t>
      </w:r>
      <w:r w:rsidRPr="00BA6B1D">
        <w:rPr>
          <w:rStyle w:val="SubtleEmphasis"/>
        </w:rPr>
        <w:t>).</w:t>
      </w:r>
      <w:r>
        <w:rPr>
          <w:rStyle w:val="SubtleEmphasis"/>
        </w:rPr>
        <w:t xml:space="preserve"> </w:t>
      </w:r>
    </w:p>
    <w:p w14:paraId="2FF5BA1C" w14:textId="77777777" w:rsidR="007E5A4A" w:rsidRPr="00BA6B1D" w:rsidRDefault="007E5A4A" w:rsidP="00F817CF">
      <w:pPr>
        <w:pStyle w:val="ListParagraph"/>
        <w:numPr>
          <w:ilvl w:val="0"/>
          <w:numId w:val="19"/>
        </w:numPr>
        <w:spacing w:after="60"/>
        <w:contextualSpacing w:val="0"/>
        <w:rPr>
          <w:rStyle w:val="SubtleEmphasis"/>
        </w:rPr>
      </w:pPr>
      <w:r>
        <w:rPr>
          <w:rStyle w:val="SubtleEmphasis"/>
        </w:rPr>
        <w:t>Discuss the impact of known limitations of upstream models on this model.</w:t>
      </w:r>
    </w:p>
    <w:p w14:paraId="4C1324DD" w14:textId="77777777" w:rsidR="007E5A4A" w:rsidRDefault="007E5A4A" w:rsidP="007E5A4A"/>
    <w:p w14:paraId="09F19D5C" w14:textId="603F3C28" w:rsidR="007E5A4A" w:rsidRDefault="007E5A4A" w:rsidP="007E5A4A">
      <w:pPr>
        <w:shd w:val="clear" w:color="auto" w:fill="DAEEF3" w:themeFill="accent5" w:themeFillTint="33"/>
        <w:rPr>
          <w:rFonts w:ascii="Aptos Narrow" w:hAnsi="Aptos Narrow"/>
        </w:rPr>
      </w:pPr>
      <w:r w:rsidRPr="239BA296">
        <w:rPr>
          <w:rFonts w:ascii="Aptos Narrow" w:hAnsi="Aptos Narrow"/>
        </w:rPr>
        <w:t>Model Owner:</w:t>
      </w:r>
    </w:p>
    <w:p w14:paraId="2F1BD045" w14:textId="1060B0F8" w:rsidR="007E5A4A" w:rsidRDefault="00362F1F" w:rsidP="00F817CF">
      <w:pPr>
        <w:shd w:val="clear" w:color="auto" w:fill="DAEEF3" w:themeFill="accent5" w:themeFillTint="33"/>
        <w:jc w:val="both"/>
        <w:rPr>
          <w:rFonts w:ascii="Aptos Narrow" w:hAnsi="Aptos Narrow"/>
        </w:rPr>
      </w:pPr>
      <w:r>
        <w:rPr>
          <w:rFonts w:ascii="Aptos Narrow" w:hAnsi="Aptos Narrow"/>
        </w:rPr>
        <w:t xml:space="preserve">Not Applicable. </w:t>
      </w:r>
      <w:r w:rsidR="00207544" w:rsidRPr="00207544">
        <w:rPr>
          <w:rFonts w:ascii="Aptos Narrow" w:hAnsi="Aptos Narrow"/>
        </w:rPr>
        <w:t xml:space="preserve">The Alipay fraud detection model operates independently, without direct upstream or downstream dependencies on other models. It functions as a standalone rule-based system within Alipay’s broader fraud prevention framework. </w:t>
      </w:r>
    </w:p>
    <w:p w14:paraId="696AC7F9" w14:textId="77777777" w:rsidR="00207544" w:rsidRDefault="00207544" w:rsidP="007E5A4A">
      <w:pPr>
        <w:shd w:val="clear" w:color="auto" w:fill="DAEEF3" w:themeFill="accent5" w:themeFillTint="33"/>
        <w:rPr>
          <w:rFonts w:ascii="Aptos Narrow" w:hAnsi="Aptos Narrow"/>
        </w:rPr>
      </w:pPr>
    </w:p>
    <w:p w14:paraId="63E60243" w14:textId="77777777" w:rsidR="007E5A4A" w:rsidRDefault="007E5A4A" w:rsidP="007E5A4A"/>
    <w:p w14:paraId="0818A351" w14:textId="4D6D028D" w:rsidR="007E5A4A" w:rsidRPr="007E5A4A" w:rsidRDefault="007E5A4A" w:rsidP="00C65F28">
      <w:pPr>
        <w:pStyle w:val="Heading3"/>
      </w:pPr>
      <w:bookmarkStart w:id="133" w:name="_Toc191977167"/>
      <w:r>
        <w:t>Process Flow Diagram</w:t>
      </w:r>
      <w:bookmarkEnd w:id="133"/>
    </w:p>
    <w:p w14:paraId="13CA5095" w14:textId="341ED1FE" w:rsidR="007E5A4A" w:rsidRDefault="008A2ECD" w:rsidP="00F817CF">
      <w:pPr>
        <w:pStyle w:val="ListParagraph"/>
        <w:numPr>
          <w:ilvl w:val="0"/>
          <w:numId w:val="19"/>
        </w:numPr>
        <w:spacing w:after="60"/>
        <w:contextualSpacing w:val="0"/>
        <w:rPr>
          <w:rStyle w:val="SubtleEmphasis"/>
        </w:rPr>
      </w:pPr>
      <w:r>
        <w:rPr>
          <w:rStyle w:val="SubtleEmphasis"/>
          <w:rFonts w:hint="eastAsia"/>
        </w:rPr>
        <w:t>P</w:t>
      </w:r>
      <w:r w:rsidR="007E5A4A" w:rsidRPr="0079756A">
        <w:rPr>
          <w:rStyle w:val="SubtleEmphasis"/>
        </w:rPr>
        <w:t xml:space="preserve">rovide a process flow diagram </w:t>
      </w:r>
      <w:r w:rsidR="007E5A4A">
        <w:rPr>
          <w:rStyle w:val="SubtleEmphasis"/>
        </w:rPr>
        <w:t>showing</w:t>
      </w:r>
      <w:r w:rsidR="007E5A4A" w:rsidRPr="0079756A">
        <w:rPr>
          <w:rStyle w:val="SubtleEmphasis"/>
        </w:rPr>
        <w:t xml:space="preserve"> how the model is used </w:t>
      </w:r>
      <w:proofErr w:type="gramStart"/>
      <w:r w:rsidR="007E5A4A" w:rsidRPr="0079756A">
        <w:rPr>
          <w:rStyle w:val="SubtleEmphasis"/>
        </w:rPr>
        <w:t>by</w:t>
      </w:r>
      <w:proofErr w:type="gramEnd"/>
      <w:r w:rsidR="007E5A4A" w:rsidRPr="0079756A">
        <w:rPr>
          <w:rStyle w:val="SubtleEmphasis"/>
        </w:rPr>
        <w:t xml:space="preserve"> the functional / business area. Include upstream and downstream </w:t>
      </w:r>
      <w:r w:rsidR="007E5A4A">
        <w:rPr>
          <w:rStyle w:val="SubtleEmphasis"/>
        </w:rPr>
        <w:t>models and systems listed in Section 1.2.5</w:t>
      </w:r>
      <w:r w:rsidR="00BB53C3">
        <w:rPr>
          <w:rStyle w:val="SubtleEmphasis"/>
        </w:rPr>
        <w:t xml:space="preserve"> Upstream/Downstream Model Dependencies</w:t>
      </w:r>
      <w:r w:rsidR="007E5A4A">
        <w:rPr>
          <w:rStyle w:val="SubtleEmphasis"/>
        </w:rPr>
        <w:t xml:space="preserve">. </w:t>
      </w:r>
    </w:p>
    <w:p w14:paraId="2E320C17" w14:textId="77777777" w:rsidR="002B1769" w:rsidRDefault="002B1769" w:rsidP="002B1769"/>
    <w:p w14:paraId="10762F95" w14:textId="71D38EBE" w:rsidR="007E5A4A" w:rsidRPr="00C65352" w:rsidRDefault="007E5A4A" w:rsidP="007E5A4A">
      <w:pPr>
        <w:shd w:val="clear" w:color="auto" w:fill="DAEEF3" w:themeFill="accent5" w:themeFillTint="33"/>
        <w:rPr>
          <w:rFonts w:ascii="Aptos Narrow" w:hAnsi="Aptos Narrow"/>
        </w:rPr>
      </w:pPr>
      <w:r>
        <w:rPr>
          <w:rFonts w:ascii="Aptos Narrow" w:hAnsi="Aptos Narrow"/>
        </w:rPr>
        <w:t>Model Owner:</w:t>
      </w:r>
    </w:p>
    <w:p w14:paraId="210C2373" w14:textId="0957C851" w:rsidR="007E5A4A" w:rsidRDefault="000B2235" w:rsidP="00F817CF">
      <w:pPr>
        <w:shd w:val="clear" w:color="auto" w:fill="DAEEF3" w:themeFill="accent5" w:themeFillTint="33"/>
        <w:jc w:val="both"/>
        <w:rPr>
          <w:rFonts w:ascii="Aptos Narrow" w:hAnsi="Aptos Narrow"/>
        </w:rPr>
      </w:pPr>
      <w:r>
        <w:rPr>
          <w:rFonts w:ascii="Aptos Narrow" w:hAnsi="Aptos Narrow"/>
        </w:rPr>
        <w:t xml:space="preserve">Below is the process flow diagram that </w:t>
      </w:r>
      <w:r w:rsidRPr="000B2235">
        <w:rPr>
          <w:rFonts w:ascii="Aptos Narrow" w:hAnsi="Aptos Narrow"/>
        </w:rPr>
        <w:t>outlines the Remittance Safety Center (RSC) and the Global Remittance Risk Management System operated by Ant Group.</w:t>
      </w:r>
    </w:p>
    <w:p w14:paraId="69B8AEB8" w14:textId="2DA631DD" w:rsidR="007E5A4A" w:rsidRDefault="000B2235" w:rsidP="007E5A4A">
      <w:pPr>
        <w:shd w:val="clear" w:color="auto" w:fill="DAEEF3" w:themeFill="accent5" w:themeFillTint="33"/>
        <w:rPr>
          <w:rFonts w:ascii="Aptos Narrow" w:hAnsi="Aptos Narrow"/>
        </w:rPr>
      </w:pPr>
      <w:r w:rsidRPr="000B2235">
        <w:rPr>
          <w:rFonts w:ascii="Aptos Narrow" w:hAnsi="Aptos Narrow"/>
          <w:noProof/>
        </w:rPr>
        <w:drawing>
          <wp:inline distT="0" distB="0" distL="0" distR="0" wp14:anchorId="5BD3C6FF" wp14:editId="12E97C4B">
            <wp:extent cx="6400800" cy="2859405"/>
            <wp:effectExtent l="0" t="0" r="0" b="0"/>
            <wp:docPr id="566925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25806" name=""/>
                    <pic:cNvPicPr/>
                  </pic:nvPicPr>
                  <pic:blipFill>
                    <a:blip r:embed="rId10"/>
                    <a:stretch>
                      <a:fillRect/>
                    </a:stretch>
                  </pic:blipFill>
                  <pic:spPr>
                    <a:xfrm>
                      <a:off x="0" y="0"/>
                      <a:ext cx="6400800" cy="2859405"/>
                    </a:xfrm>
                    <a:prstGeom prst="rect">
                      <a:avLst/>
                    </a:prstGeom>
                  </pic:spPr>
                </pic:pic>
              </a:graphicData>
            </a:graphic>
          </wp:inline>
        </w:drawing>
      </w:r>
    </w:p>
    <w:p w14:paraId="40AC1C1C" w14:textId="77777777" w:rsidR="000B2235" w:rsidRDefault="000B2235" w:rsidP="007E5A4A">
      <w:pPr>
        <w:shd w:val="clear" w:color="auto" w:fill="DAEEF3" w:themeFill="accent5" w:themeFillTint="33"/>
        <w:rPr>
          <w:rFonts w:ascii="Aptos Narrow" w:hAnsi="Aptos Narrow"/>
        </w:rPr>
      </w:pPr>
    </w:p>
    <w:p w14:paraId="77988F6D" w14:textId="5BC9EE29" w:rsidR="00901E84" w:rsidRDefault="00901E84" w:rsidP="00F817CF">
      <w:pPr>
        <w:shd w:val="clear" w:color="auto" w:fill="DAEEF3" w:themeFill="accent5" w:themeFillTint="33"/>
        <w:jc w:val="both"/>
        <w:rPr>
          <w:rFonts w:ascii="Aptos Narrow" w:hAnsi="Aptos Narrow"/>
          <w:lang w:val="en-IN"/>
        </w:rPr>
      </w:pPr>
      <w:r w:rsidRPr="00901E84">
        <w:rPr>
          <w:rFonts w:ascii="Aptos Narrow" w:hAnsi="Aptos Narrow"/>
          <w:lang w:val="en-IN"/>
        </w:rPr>
        <w:t xml:space="preserve">The Alipay fraud detection model follows a structured process to assess and mitigate fraud risks in </w:t>
      </w:r>
      <w:r w:rsidR="00C55C4B">
        <w:rPr>
          <w:rFonts w:ascii="Aptos Narrow" w:hAnsi="Aptos Narrow"/>
          <w:lang w:val="en-IN"/>
        </w:rPr>
        <w:t>global</w:t>
      </w:r>
      <w:r w:rsidR="00C55C4B" w:rsidRPr="00901E84">
        <w:rPr>
          <w:rFonts w:ascii="Aptos Narrow" w:hAnsi="Aptos Narrow"/>
          <w:lang w:val="en-IN"/>
        </w:rPr>
        <w:t xml:space="preserve"> </w:t>
      </w:r>
      <w:r w:rsidRPr="00901E84">
        <w:rPr>
          <w:rFonts w:ascii="Aptos Narrow" w:hAnsi="Aptos Narrow"/>
          <w:lang w:val="en-IN"/>
        </w:rPr>
        <w:t>remittance transactions. Below is a high-level overview of the model’s process flow:</w:t>
      </w:r>
    </w:p>
    <w:p w14:paraId="4A47068A" w14:textId="77777777" w:rsidR="00901E84" w:rsidRPr="00901E84" w:rsidRDefault="00901E84" w:rsidP="00F817CF">
      <w:pPr>
        <w:shd w:val="clear" w:color="auto" w:fill="DAEEF3" w:themeFill="accent5" w:themeFillTint="33"/>
        <w:jc w:val="both"/>
        <w:rPr>
          <w:rFonts w:ascii="Aptos Narrow" w:hAnsi="Aptos Narrow"/>
          <w:lang w:val="en-IN"/>
        </w:rPr>
      </w:pPr>
    </w:p>
    <w:p w14:paraId="32C32D74" w14:textId="05A92DA4" w:rsidR="00901E84" w:rsidRPr="00901E84" w:rsidRDefault="00901E84" w:rsidP="00F817CF">
      <w:pPr>
        <w:numPr>
          <w:ilvl w:val="0"/>
          <w:numId w:val="25"/>
        </w:numPr>
        <w:shd w:val="clear" w:color="auto" w:fill="DAEEF3" w:themeFill="accent5" w:themeFillTint="33"/>
        <w:tabs>
          <w:tab w:val="num" w:pos="720"/>
        </w:tabs>
        <w:jc w:val="both"/>
        <w:rPr>
          <w:rFonts w:ascii="Aptos Narrow" w:hAnsi="Aptos Narrow"/>
          <w:lang w:val="en-IN"/>
        </w:rPr>
      </w:pPr>
      <w:r w:rsidRPr="00901E84">
        <w:rPr>
          <w:rFonts w:ascii="Aptos Narrow" w:hAnsi="Aptos Narrow"/>
          <w:b/>
          <w:bCs/>
          <w:lang w:val="en-IN"/>
        </w:rPr>
        <w:t>Transaction Initiation</w:t>
      </w:r>
      <w:r w:rsidRPr="00901E84">
        <w:rPr>
          <w:rFonts w:ascii="Aptos Narrow" w:hAnsi="Aptos Narrow"/>
          <w:lang w:val="en-IN"/>
        </w:rPr>
        <w:t xml:space="preserve"> –</w:t>
      </w:r>
      <w:r>
        <w:rPr>
          <w:rFonts w:ascii="Aptos Narrow" w:hAnsi="Aptos Narrow"/>
          <w:lang w:val="en-IN"/>
        </w:rPr>
        <w:t xml:space="preserve"> </w:t>
      </w:r>
      <w:r w:rsidRPr="00901E84">
        <w:rPr>
          <w:rFonts w:ascii="Aptos Narrow" w:hAnsi="Aptos Narrow"/>
        </w:rPr>
        <w:t>User submits a remittance request.</w:t>
      </w:r>
    </w:p>
    <w:p w14:paraId="04B38181" w14:textId="75E03ADE" w:rsidR="00901E84" w:rsidRPr="00901E84" w:rsidRDefault="00901E84" w:rsidP="00F817CF">
      <w:pPr>
        <w:numPr>
          <w:ilvl w:val="0"/>
          <w:numId w:val="25"/>
        </w:numPr>
        <w:shd w:val="clear" w:color="auto" w:fill="DAEEF3" w:themeFill="accent5" w:themeFillTint="33"/>
        <w:tabs>
          <w:tab w:val="num" w:pos="720"/>
        </w:tabs>
        <w:jc w:val="both"/>
        <w:rPr>
          <w:rFonts w:ascii="Aptos Narrow" w:hAnsi="Aptos Narrow"/>
          <w:lang w:val="en-IN"/>
        </w:rPr>
      </w:pPr>
      <w:r w:rsidRPr="00901E84">
        <w:rPr>
          <w:rFonts w:ascii="Aptos Narrow" w:hAnsi="Aptos Narrow"/>
          <w:b/>
          <w:bCs/>
          <w:lang w:val="en-IN"/>
        </w:rPr>
        <w:t>Data Collection</w:t>
      </w:r>
      <w:r w:rsidRPr="00901E84">
        <w:rPr>
          <w:rFonts w:ascii="Aptos Narrow" w:hAnsi="Aptos Narrow"/>
          <w:lang w:val="en-IN"/>
        </w:rPr>
        <w:t xml:space="preserve"> – </w:t>
      </w:r>
      <w:r w:rsidRPr="00901E84">
        <w:rPr>
          <w:rFonts w:ascii="Aptos Narrow" w:hAnsi="Aptos Narrow"/>
        </w:rPr>
        <w:t>Transaction details are captured.</w:t>
      </w:r>
    </w:p>
    <w:p w14:paraId="757BD47A" w14:textId="5B0890FB" w:rsidR="00901E84" w:rsidRPr="00901E84" w:rsidRDefault="00901E84" w:rsidP="00F817CF">
      <w:pPr>
        <w:numPr>
          <w:ilvl w:val="0"/>
          <w:numId w:val="25"/>
        </w:numPr>
        <w:shd w:val="clear" w:color="auto" w:fill="DAEEF3" w:themeFill="accent5" w:themeFillTint="33"/>
        <w:tabs>
          <w:tab w:val="num" w:pos="720"/>
        </w:tabs>
        <w:jc w:val="both"/>
        <w:rPr>
          <w:rFonts w:ascii="Aptos Narrow" w:hAnsi="Aptos Narrow"/>
          <w:lang w:val="en-IN"/>
        </w:rPr>
      </w:pPr>
      <w:r w:rsidRPr="00901E84">
        <w:rPr>
          <w:rFonts w:ascii="Aptos Narrow" w:hAnsi="Aptos Narrow"/>
          <w:b/>
          <w:bCs/>
          <w:lang w:val="en-IN"/>
        </w:rPr>
        <w:t>Fraud Rule Evaluation</w:t>
      </w:r>
      <w:r w:rsidRPr="00901E84">
        <w:rPr>
          <w:rFonts w:ascii="Aptos Narrow" w:hAnsi="Aptos Narrow"/>
          <w:lang w:val="en-IN"/>
        </w:rPr>
        <w:t xml:space="preserve"> – </w:t>
      </w:r>
      <w:r w:rsidRPr="00901E84">
        <w:rPr>
          <w:rFonts w:ascii="Aptos Narrow" w:hAnsi="Aptos Narrow"/>
        </w:rPr>
        <w:t>Predefined fraud rules assess risk.</w:t>
      </w:r>
    </w:p>
    <w:p w14:paraId="332D3634" w14:textId="77777777" w:rsidR="00901E84" w:rsidRDefault="00901E84" w:rsidP="00F817CF">
      <w:pPr>
        <w:numPr>
          <w:ilvl w:val="0"/>
          <w:numId w:val="25"/>
        </w:numPr>
        <w:shd w:val="clear" w:color="auto" w:fill="DAEEF3" w:themeFill="accent5" w:themeFillTint="33"/>
        <w:tabs>
          <w:tab w:val="num" w:pos="720"/>
        </w:tabs>
        <w:jc w:val="both"/>
        <w:rPr>
          <w:rFonts w:ascii="Aptos Narrow" w:hAnsi="Aptos Narrow"/>
          <w:lang w:val="en-IN"/>
        </w:rPr>
      </w:pPr>
      <w:r w:rsidRPr="00901E84">
        <w:rPr>
          <w:rFonts w:ascii="Aptos Narrow" w:hAnsi="Aptos Narrow"/>
          <w:b/>
          <w:bCs/>
          <w:lang w:val="en-IN"/>
        </w:rPr>
        <w:t>Risk Decisioning</w:t>
      </w:r>
      <w:r w:rsidRPr="00901E84">
        <w:rPr>
          <w:rFonts w:ascii="Aptos Narrow" w:hAnsi="Aptos Narrow"/>
          <w:lang w:val="en-IN"/>
        </w:rPr>
        <w:t xml:space="preserve"> –</w:t>
      </w:r>
    </w:p>
    <w:p w14:paraId="344876B5" w14:textId="737E0F6A" w:rsidR="00901E84" w:rsidRPr="00901E84" w:rsidRDefault="00901E84" w:rsidP="00F817CF">
      <w:pPr>
        <w:pStyle w:val="ListParagraph"/>
        <w:numPr>
          <w:ilvl w:val="0"/>
          <w:numId w:val="26"/>
        </w:numPr>
        <w:shd w:val="clear" w:color="auto" w:fill="DAEEF3" w:themeFill="accent5" w:themeFillTint="33"/>
        <w:jc w:val="both"/>
        <w:rPr>
          <w:rFonts w:ascii="Aptos Narrow" w:hAnsi="Aptos Narrow"/>
          <w:lang w:val="en-IN"/>
        </w:rPr>
      </w:pPr>
      <w:r w:rsidRPr="00901E84">
        <w:rPr>
          <w:rFonts w:ascii="Segoe UI Emoji" w:eastAsia="Times New Roman" w:hAnsi="Segoe UI Emoji" w:cs="Segoe UI Emoji"/>
          <w:sz w:val="24"/>
          <w:szCs w:val="24"/>
          <w:lang w:val="en-IN" w:eastAsia="en-IN"/>
        </w:rPr>
        <w:t>✅</w:t>
      </w:r>
      <w:r w:rsidRPr="00901E84">
        <w:rPr>
          <w:rFonts w:ascii="Times New Roman" w:eastAsia="Times New Roman" w:hAnsi="Times New Roman" w:cs="Times New Roman"/>
          <w:sz w:val="24"/>
          <w:szCs w:val="24"/>
          <w:lang w:val="en-IN" w:eastAsia="en-IN"/>
        </w:rPr>
        <w:t xml:space="preserve"> </w:t>
      </w:r>
      <w:r w:rsidRPr="00901E84">
        <w:rPr>
          <w:rFonts w:ascii="Aptos Narrow" w:hAnsi="Aptos Narrow"/>
          <w:lang w:val="en-IN"/>
        </w:rPr>
        <w:t xml:space="preserve">If </w:t>
      </w:r>
      <w:r w:rsidR="008D655A" w:rsidRPr="008D655A">
        <w:rPr>
          <w:rFonts w:ascii="Aptos Narrow" w:hAnsi="Aptos Narrow"/>
          <w:i/>
          <w:iCs/>
          <w:lang w:val="en-IN"/>
        </w:rPr>
        <w:t>Non-Suspicious</w:t>
      </w:r>
      <w:r w:rsidRPr="00901E84">
        <w:rPr>
          <w:rFonts w:ascii="Aptos Narrow" w:hAnsi="Aptos Narrow"/>
          <w:lang w:val="en-IN"/>
        </w:rPr>
        <w:t>, transaction is approved.</w:t>
      </w:r>
    </w:p>
    <w:p w14:paraId="2D3CB061" w14:textId="42154A3B" w:rsidR="00901E84" w:rsidRPr="00901E84" w:rsidRDefault="00901E84" w:rsidP="00F817CF">
      <w:pPr>
        <w:pStyle w:val="ListParagraph"/>
        <w:numPr>
          <w:ilvl w:val="0"/>
          <w:numId w:val="26"/>
        </w:numPr>
        <w:shd w:val="clear" w:color="auto" w:fill="DAEEF3" w:themeFill="accent5" w:themeFillTint="33"/>
        <w:jc w:val="both"/>
        <w:rPr>
          <w:rFonts w:ascii="Aptos Narrow" w:hAnsi="Aptos Narrow"/>
          <w:lang w:val="en-IN"/>
        </w:rPr>
      </w:pPr>
      <w:r w:rsidRPr="00901E84">
        <w:rPr>
          <w:rFonts w:ascii="Segoe UI Emoji" w:eastAsia="Times New Roman" w:hAnsi="Segoe UI Emoji" w:cs="Segoe UI Emoji"/>
          <w:sz w:val="24"/>
          <w:szCs w:val="24"/>
          <w:lang w:val="en-IN" w:eastAsia="en-IN"/>
        </w:rPr>
        <w:t>🚩</w:t>
      </w:r>
      <w:r w:rsidRPr="00901E84">
        <w:rPr>
          <w:rFonts w:ascii="Times New Roman" w:eastAsia="Times New Roman" w:hAnsi="Times New Roman" w:cs="Times New Roman"/>
          <w:sz w:val="24"/>
          <w:szCs w:val="24"/>
          <w:lang w:val="en-IN" w:eastAsia="en-IN"/>
        </w:rPr>
        <w:t xml:space="preserve"> </w:t>
      </w:r>
      <w:r w:rsidRPr="00901E84">
        <w:rPr>
          <w:rFonts w:ascii="Aptos Narrow" w:hAnsi="Aptos Narrow"/>
          <w:lang w:val="en-IN"/>
        </w:rPr>
        <w:t xml:space="preserve">If </w:t>
      </w:r>
      <w:r w:rsidR="008D655A" w:rsidRPr="008D655A">
        <w:rPr>
          <w:rFonts w:ascii="Aptos Narrow" w:hAnsi="Aptos Narrow"/>
          <w:i/>
          <w:iCs/>
          <w:lang w:val="en-IN"/>
        </w:rPr>
        <w:t>Suspicious</w:t>
      </w:r>
      <w:r w:rsidRPr="00901E84">
        <w:rPr>
          <w:rFonts w:ascii="Aptos Narrow" w:hAnsi="Aptos Narrow"/>
          <w:lang w:val="en-IN"/>
        </w:rPr>
        <w:t>, flagged for manual review.</w:t>
      </w:r>
    </w:p>
    <w:p w14:paraId="6A610316" w14:textId="3BEF9AC1" w:rsidR="00901E84" w:rsidRPr="00901E84" w:rsidRDefault="00901E84" w:rsidP="00F817CF">
      <w:pPr>
        <w:numPr>
          <w:ilvl w:val="0"/>
          <w:numId w:val="25"/>
        </w:numPr>
        <w:shd w:val="clear" w:color="auto" w:fill="DAEEF3" w:themeFill="accent5" w:themeFillTint="33"/>
        <w:tabs>
          <w:tab w:val="num" w:pos="720"/>
        </w:tabs>
        <w:jc w:val="both"/>
        <w:rPr>
          <w:rFonts w:ascii="Aptos Narrow" w:hAnsi="Aptos Narrow"/>
          <w:lang w:val="en-IN"/>
        </w:rPr>
      </w:pPr>
      <w:r w:rsidRPr="00901E84">
        <w:rPr>
          <w:rFonts w:ascii="Aptos Narrow" w:hAnsi="Aptos Narrow"/>
          <w:b/>
          <w:bCs/>
          <w:lang w:val="en-IN"/>
        </w:rPr>
        <w:t>Manual Review (If flagged)</w:t>
      </w:r>
      <w:r w:rsidRPr="00901E84">
        <w:rPr>
          <w:rFonts w:ascii="Aptos Narrow" w:hAnsi="Aptos Narrow"/>
          <w:lang w:val="en-IN"/>
        </w:rPr>
        <w:t xml:space="preserve"> – </w:t>
      </w:r>
      <w:r w:rsidRPr="00901E84">
        <w:rPr>
          <w:rFonts w:ascii="Aptos Narrow" w:hAnsi="Aptos Narrow"/>
        </w:rPr>
        <w:t>Fraud team evaluates flagged transactions.</w:t>
      </w:r>
    </w:p>
    <w:p w14:paraId="216A108D" w14:textId="6608603D" w:rsidR="00901E84" w:rsidRPr="00901E84" w:rsidRDefault="00901E84" w:rsidP="00F817CF">
      <w:pPr>
        <w:numPr>
          <w:ilvl w:val="0"/>
          <w:numId w:val="25"/>
        </w:numPr>
        <w:shd w:val="clear" w:color="auto" w:fill="DAEEF3" w:themeFill="accent5" w:themeFillTint="33"/>
        <w:tabs>
          <w:tab w:val="num" w:pos="720"/>
        </w:tabs>
        <w:jc w:val="both"/>
        <w:rPr>
          <w:rFonts w:ascii="Aptos Narrow" w:hAnsi="Aptos Narrow"/>
          <w:lang w:val="en-IN"/>
        </w:rPr>
      </w:pPr>
      <w:r w:rsidRPr="00901E84">
        <w:rPr>
          <w:rFonts w:ascii="Aptos Narrow" w:hAnsi="Aptos Narrow"/>
          <w:b/>
          <w:bCs/>
          <w:lang w:val="en-IN"/>
        </w:rPr>
        <w:lastRenderedPageBreak/>
        <w:t>Final Decision and Processing</w:t>
      </w:r>
      <w:r w:rsidRPr="00901E84">
        <w:rPr>
          <w:rFonts w:ascii="Aptos Narrow" w:hAnsi="Aptos Narrow"/>
          <w:lang w:val="en-IN"/>
        </w:rPr>
        <w:t xml:space="preserve"> – The transaction is either processed or declined based on the fraud assessment outcome.</w:t>
      </w:r>
    </w:p>
    <w:p w14:paraId="7CC264D1" w14:textId="77777777" w:rsidR="00901E84" w:rsidRDefault="00901E84" w:rsidP="00F817CF">
      <w:pPr>
        <w:shd w:val="clear" w:color="auto" w:fill="DAEEF3" w:themeFill="accent5" w:themeFillTint="33"/>
        <w:jc w:val="both"/>
        <w:rPr>
          <w:rFonts w:ascii="Aptos Narrow" w:hAnsi="Aptos Narrow"/>
          <w:lang w:val="en-IN"/>
        </w:rPr>
      </w:pPr>
    </w:p>
    <w:p w14:paraId="29F421EC" w14:textId="38866A21" w:rsidR="007D0E92" w:rsidRDefault="00901E84" w:rsidP="00220537">
      <w:pPr>
        <w:shd w:val="clear" w:color="auto" w:fill="DAEEF3" w:themeFill="accent5" w:themeFillTint="33"/>
        <w:jc w:val="both"/>
        <w:rPr>
          <w:rFonts w:ascii="Aptos Narrow" w:hAnsi="Aptos Narrow"/>
        </w:rPr>
      </w:pPr>
      <w:r w:rsidRPr="00901E84">
        <w:rPr>
          <w:rFonts w:ascii="Aptos Narrow" w:hAnsi="Aptos Narrow"/>
          <w:lang w:val="en-IN"/>
        </w:rPr>
        <w:t>Since the model operates independently, there are no direct upstream or downstream dependencies on other models. However, it interacts with Alipay’s broader fraud prevention framework, leveraging real-time monitoring and transaction data from the Digital Banking environment.</w:t>
      </w:r>
    </w:p>
    <w:p w14:paraId="33351797" w14:textId="77777777" w:rsidR="00966F4C" w:rsidRDefault="00966F4C" w:rsidP="007D0E92">
      <w:pPr>
        <w:shd w:val="clear" w:color="auto" w:fill="DAEEF3" w:themeFill="accent5" w:themeFillTint="33"/>
        <w:rPr>
          <w:rFonts w:ascii="Aptos Narrow" w:hAnsi="Aptos Narrow"/>
        </w:rPr>
      </w:pPr>
    </w:p>
    <w:p w14:paraId="4694B55C" w14:textId="77777777" w:rsidR="00966F4C" w:rsidRPr="007D0E92" w:rsidRDefault="00966F4C" w:rsidP="007D0E92">
      <w:pPr>
        <w:shd w:val="clear" w:color="auto" w:fill="DAEEF3" w:themeFill="accent5" w:themeFillTint="33"/>
        <w:rPr>
          <w:rFonts w:ascii="Aptos Narrow" w:hAnsi="Aptos Narrow"/>
        </w:rPr>
      </w:pPr>
    </w:p>
    <w:p w14:paraId="6D13AEAB" w14:textId="77777777" w:rsidR="007E5A4A" w:rsidRDefault="007E5A4A" w:rsidP="007E5A4A">
      <w:pPr>
        <w:rPr>
          <w:rStyle w:val="SubtleEmphasis"/>
        </w:rPr>
      </w:pPr>
    </w:p>
    <w:p w14:paraId="3BD5313E" w14:textId="77777777" w:rsidR="002B1769" w:rsidRPr="002B1769" w:rsidRDefault="002B1769" w:rsidP="002B1769"/>
    <w:p w14:paraId="3D607A11" w14:textId="27857666" w:rsidR="00827171" w:rsidRPr="007C4325" w:rsidRDefault="00827171" w:rsidP="0056016F">
      <w:pPr>
        <w:pStyle w:val="Heading2"/>
        <w:pBdr>
          <w:bottom w:val="single" w:sz="6" w:space="1" w:color="auto"/>
        </w:pBdr>
        <w:shd w:val="clear" w:color="auto" w:fill="C6D9F1" w:themeFill="text2" w:themeFillTint="33"/>
        <w:spacing w:before="0"/>
        <w:ind w:left="720" w:hanging="720"/>
        <w:rPr>
          <w:rFonts w:cs="Arial"/>
          <w:szCs w:val="24"/>
        </w:rPr>
      </w:pPr>
      <w:bookmarkStart w:id="134" w:name="_Toc191977168"/>
      <w:r w:rsidRPr="007C4325">
        <w:rPr>
          <w:rFonts w:cs="Arial"/>
          <w:szCs w:val="24"/>
        </w:rPr>
        <w:t xml:space="preserve">Model </w:t>
      </w:r>
      <w:r w:rsidR="00403E1E" w:rsidRPr="007C4325">
        <w:rPr>
          <w:rFonts w:cs="Arial"/>
          <w:szCs w:val="24"/>
        </w:rPr>
        <w:t xml:space="preserve">Key </w:t>
      </w:r>
      <w:r w:rsidRPr="007C4325">
        <w:rPr>
          <w:rFonts w:cs="Arial"/>
          <w:szCs w:val="24"/>
        </w:rPr>
        <w:t>Stakeholders</w:t>
      </w:r>
      <w:r w:rsidR="00403E1E" w:rsidRPr="007C4325">
        <w:rPr>
          <w:rFonts w:cs="Arial"/>
          <w:szCs w:val="24"/>
        </w:rPr>
        <w:t>, Change Management, &amp; Outstanding Issues</w:t>
      </w:r>
      <w:bookmarkEnd w:id="134"/>
    </w:p>
    <w:p w14:paraId="4C7189DF" w14:textId="1664A761" w:rsidR="008B4D5E" w:rsidRPr="008953B7" w:rsidRDefault="002A0C83" w:rsidP="006A692F">
      <w:pPr>
        <w:tabs>
          <w:tab w:val="left" w:pos="8520"/>
        </w:tabs>
        <w:rPr>
          <w:rStyle w:val="SubtleEmphasis"/>
        </w:rPr>
      </w:pPr>
      <w:r w:rsidRPr="008953B7">
        <w:rPr>
          <w:rStyle w:val="SubtleEmphasis"/>
        </w:rPr>
        <w:t>Describe</w:t>
      </w:r>
      <w:r w:rsidR="008B4D5E" w:rsidRPr="008953B7">
        <w:rPr>
          <w:rStyle w:val="SubtleEmphasis"/>
        </w:rPr>
        <w:t xml:space="preserve">, at </w:t>
      </w:r>
      <w:proofErr w:type="gramStart"/>
      <w:r w:rsidR="008B4D5E" w:rsidRPr="008953B7">
        <w:rPr>
          <w:rStyle w:val="SubtleEmphasis"/>
        </w:rPr>
        <w:t>minimum</w:t>
      </w:r>
      <w:proofErr w:type="gramEnd"/>
      <w:r w:rsidR="00256626" w:rsidRPr="008953B7">
        <w:rPr>
          <w:rStyle w:val="SubtleEmphasis"/>
        </w:rPr>
        <w:t>,</w:t>
      </w:r>
      <w:r w:rsidR="008B4D5E" w:rsidRPr="008953B7">
        <w:rPr>
          <w:rStyle w:val="SubtleEmphasis"/>
        </w:rPr>
        <w:t xml:space="preserve"> the following:</w:t>
      </w:r>
    </w:p>
    <w:p w14:paraId="4DCB322F" w14:textId="7E2F5616" w:rsidR="00403E1E" w:rsidRPr="008953B7" w:rsidRDefault="00403E1E" w:rsidP="00F817CF">
      <w:pPr>
        <w:pStyle w:val="ListParagraph"/>
        <w:numPr>
          <w:ilvl w:val="0"/>
          <w:numId w:val="13"/>
        </w:numPr>
        <w:tabs>
          <w:tab w:val="left" w:pos="8520"/>
        </w:tabs>
        <w:rPr>
          <w:rStyle w:val="SubtleEmphasis"/>
        </w:rPr>
      </w:pPr>
      <w:r w:rsidRPr="008953B7">
        <w:rPr>
          <w:rStyle w:val="SubtleEmphasis"/>
        </w:rPr>
        <w:t>Model output key stakeholders, review committee(s)</w:t>
      </w:r>
      <w:r w:rsidR="000C67FF" w:rsidRPr="008953B7">
        <w:rPr>
          <w:rStyle w:val="SubtleEmphasis"/>
        </w:rPr>
        <w:t>.</w:t>
      </w:r>
    </w:p>
    <w:p w14:paraId="5AEF20DD" w14:textId="79067DE7" w:rsidR="008B4D5E" w:rsidRPr="008953B7" w:rsidRDefault="008B4D5E" w:rsidP="00F817CF">
      <w:pPr>
        <w:pStyle w:val="ListParagraph"/>
        <w:numPr>
          <w:ilvl w:val="0"/>
          <w:numId w:val="13"/>
        </w:numPr>
        <w:tabs>
          <w:tab w:val="left" w:pos="8520"/>
        </w:tabs>
        <w:rPr>
          <w:rStyle w:val="SubtleEmphasis"/>
        </w:rPr>
      </w:pPr>
      <w:r w:rsidRPr="008953B7">
        <w:rPr>
          <w:rStyle w:val="SubtleEmphasis"/>
        </w:rPr>
        <w:t>H</w:t>
      </w:r>
      <w:r w:rsidR="002A0C83" w:rsidRPr="008953B7">
        <w:rPr>
          <w:rStyle w:val="SubtleEmphasis"/>
        </w:rPr>
        <w:t xml:space="preserve">igh level </w:t>
      </w:r>
      <w:r w:rsidR="00403E1E" w:rsidRPr="008953B7">
        <w:rPr>
          <w:rStyle w:val="SubtleEmphasis"/>
        </w:rPr>
        <w:t xml:space="preserve">summary of </w:t>
      </w:r>
      <w:r w:rsidR="002A0C83" w:rsidRPr="008953B7">
        <w:rPr>
          <w:rStyle w:val="SubtleEmphasis"/>
        </w:rPr>
        <w:t xml:space="preserve">model changes </w:t>
      </w:r>
      <w:r w:rsidR="00403E1E" w:rsidRPr="008953B7">
        <w:rPr>
          <w:rStyle w:val="SubtleEmphasis"/>
        </w:rPr>
        <w:t>in recent time or since last model validation</w:t>
      </w:r>
      <w:r w:rsidR="000C67FF" w:rsidRPr="008953B7">
        <w:rPr>
          <w:rStyle w:val="SubtleEmphasis"/>
        </w:rPr>
        <w:t>.</w:t>
      </w:r>
    </w:p>
    <w:p w14:paraId="615C5BB7" w14:textId="09190720" w:rsidR="008B4D5E" w:rsidRPr="008953B7" w:rsidRDefault="00403E1E" w:rsidP="00F817CF">
      <w:pPr>
        <w:pStyle w:val="ListParagraph"/>
        <w:numPr>
          <w:ilvl w:val="0"/>
          <w:numId w:val="13"/>
        </w:numPr>
        <w:tabs>
          <w:tab w:val="left" w:pos="8520"/>
        </w:tabs>
        <w:rPr>
          <w:rStyle w:val="SubtleEmphasis"/>
        </w:rPr>
      </w:pPr>
      <w:r w:rsidRPr="008953B7">
        <w:rPr>
          <w:rStyle w:val="SubtleEmphasis"/>
        </w:rPr>
        <w:t xml:space="preserve">High level summary of the latest model related business area audit and regulatory exam results including any outstanding findings, regulatory Matter Requiring Attention (MRAs), </w:t>
      </w:r>
      <w:r w:rsidR="002A0C83" w:rsidRPr="008953B7">
        <w:rPr>
          <w:rStyle w:val="SubtleEmphasis"/>
        </w:rPr>
        <w:t>and management self-identified issues</w:t>
      </w:r>
      <w:r w:rsidR="000C67FF" w:rsidRPr="008953B7">
        <w:rPr>
          <w:rStyle w:val="SubtleEmphasis"/>
        </w:rPr>
        <w:t>.</w:t>
      </w:r>
    </w:p>
    <w:p w14:paraId="4B4D7362" w14:textId="77777777" w:rsidR="008953B7" w:rsidRDefault="008953B7" w:rsidP="008953B7">
      <w:pPr>
        <w:rPr>
          <w:rStyle w:val="SubtleEmphasis"/>
        </w:rPr>
      </w:pPr>
    </w:p>
    <w:p w14:paraId="4129779D" w14:textId="4AF8F14A" w:rsidR="008953B7" w:rsidRDefault="008953B7" w:rsidP="008953B7">
      <w:pPr>
        <w:rPr>
          <w:rStyle w:val="SubtleEmphasis"/>
        </w:rPr>
      </w:pPr>
      <w:r>
        <w:rPr>
          <w:rStyle w:val="SubtleEmphasis"/>
        </w:rPr>
        <w:t xml:space="preserve">Please ensure that </w:t>
      </w:r>
      <w:proofErr w:type="gramStart"/>
      <w:r w:rsidRPr="00E44504">
        <w:rPr>
          <w:rStyle w:val="SubtleEmphasis"/>
          <w:b/>
          <w:bCs/>
          <w:u w:val="single"/>
        </w:rPr>
        <w:t>all of</w:t>
      </w:r>
      <w:proofErr w:type="gramEnd"/>
      <w:r w:rsidRPr="008953B7">
        <w:rPr>
          <w:rStyle w:val="SubtleEmphasis"/>
          <w:u w:val="single"/>
        </w:rPr>
        <w:t xml:space="preserve"> </w:t>
      </w:r>
      <w:r>
        <w:rPr>
          <w:rStyle w:val="SubtleEmphasis"/>
        </w:rPr>
        <w:t>the points mentioned above are addressed.</w:t>
      </w:r>
    </w:p>
    <w:p w14:paraId="2038FF3D" w14:textId="77777777" w:rsidR="00314EFA" w:rsidRDefault="00314EFA" w:rsidP="00314EFA">
      <w:pPr>
        <w:rPr>
          <w:rFonts w:ascii="Arial Narrow" w:hAnsi="Arial Narrow"/>
        </w:rPr>
      </w:pPr>
    </w:p>
    <w:p w14:paraId="21AEEB51" w14:textId="48A2974B" w:rsidR="00966F4C" w:rsidRDefault="00966F4C" w:rsidP="00256626">
      <w:pPr>
        <w:shd w:val="clear" w:color="auto" w:fill="DAEEF3" w:themeFill="accent5" w:themeFillTint="33"/>
        <w:rPr>
          <w:rFonts w:ascii="Aptos Narrow" w:hAnsi="Aptos Narrow"/>
        </w:rPr>
      </w:pPr>
      <w:bookmarkStart w:id="135" w:name="OLE_LINK13"/>
      <w:r>
        <w:rPr>
          <w:rFonts w:ascii="Aptos Narrow" w:hAnsi="Aptos Narrow"/>
        </w:rPr>
        <w:t>Model Owner:</w:t>
      </w:r>
    </w:p>
    <w:p w14:paraId="0FECF056" w14:textId="77777777" w:rsidR="0047435E" w:rsidRDefault="00C21C3A" w:rsidP="00F817CF">
      <w:pPr>
        <w:shd w:val="clear" w:color="auto" w:fill="DAEEF3" w:themeFill="accent5" w:themeFillTint="33"/>
        <w:jc w:val="both"/>
        <w:rPr>
          <w:rFonts w:ascii="Aptos Narrow" w:hAnsi="Aptos Narrow"/>
        </w:rPr>
      </w:pPr>
      <w:r>
        <w:rPr>
          <w:rFonts w:ascii="Aptos Narrow" w:hAnsi="Aptos Narrow"/>
        </w:rPr>
        <w:t xml:space="preserve">Alipay </w:t>
      </w:r>
      <w:r w:rsidR="00580DC5">
        <w:rPr>
          <w:rFonts w:ascii="Aptos Narrow" w:hAnsi="Aptos Narrow"/>
        </w:rPr>
        <w:t xml:space="preserve">is a managed solution and </w:t>
      </w:r>
      <w:r w:rsidR="000425CD">
        <w:rPr>
          <w:rFonts w:ascii="Aptos Narrow" w:hAnsi="Aptos Narrow"/>
        </w:rPr>
        <w:t>responsible for the fraud detection</w:t>
      </w:r>
      <w:r w:rsidR="00B72AD0">
        <w:rPr>
          <w:rFonts w:ascii="Aptos Narrow" w:hAnsi="Aptos Narrow"/>
        </w:rPr>
        <w:t xml:space="preserve"> for both mobile and online payment</w:t>
      </w:r>
      <w:r w:rsidR="000425CD">
        <w:rPr>
          <w:rFonts w:ascii="Aptos Narrow" w:hAnsi="Aptos Narrow"/>
        </w:rPr>
        <w:t xml:space="preserve">.  </w:t>
      </w:r>
    </w:p>
    <w:p w14:paraId="3F5A8239" w14:textId="77777777" w:rsidR="0047435E" w:rsidRDefault="0047435E" w:rsidP="00F817CF">
      <w:pPr>
        <w:shd w:val="clear" w:color="auto" w:fill="DAEEF3" w:themeFill="accent5" w:themeFillTint="33"/>
        <w:jc w:val="both"/>
        <w:rPr>
          <w:rFonts w:ascii="Aptos Narrow" w:hAnsi="Aptos Narrow"/>
        </w:rPr>
      </w:pPr>
    </w:p>
    <w:p w14:paraId="29A456BF" w14:textId="1DC1B96C" w:rsidR="0047435E" w:rsidRDefault="2589041F" w:rsidP="00F817CF">
      <w:pPr>
        <w:shd w:val="clear" w:color="auto" w:fill="DAEEF3" w:themeFill="accent5" w:themeFillTint="33"/>
        <w:jc w:val="both"/>
        <w:rPr>
          <w:rFonts w:ascii="Aptos Narrow" w:hAnsi="Aptos Narrow"/>
        </w:rPr>
      </w:pPr>
      <w:r w:rsidRPr="7EC542A7">
        <w:rPr>
          <w:rFonts w:ascii="Aptos Narrow" w:hAnsi="Aptos Narrow"/>
        </w:rPr>
        <w:t>Model Owner is designated to Enterprise Risk Management (ERM), which coordinate</w:t>
      </w:r>
      <w:r w:rsidR="49A3DBFD" w:rsidRPr="7EC542A7">
        <w:rPr>
          <w:rFonts w:ascii="Aptos Narrow" w:hAnsi="Aptos Narrow"/>
        </w:rPr>
        <w:t>s</w:t>
      </w:r>
      <w:r w:rsidRPr="7EC542A7">
        <w:rPr>
          <w:rFonts w:ascii="Aptos Narrow" w:hAnsi="Aptos Narrow"/>
        </w:rPr>
        <w:t xml:space="preserve"> with Fraud </w:t>
      </w:r>
      <w:r w:rsidR="71923AD6" w:rsidRPr="7EC542A7">
        <w:rPr>
          <w:rFonts w:ascii="Aptos Narrow" w:hAnsi="Aptos Narrow"/>
        </w:rPr>
        <w:t>Strategy Team.</w:t>
      </w:r>
    </w:p>
    <w:p w14:paraId="46E4107B" w14:textId="77777777" w:rsidR="00A84A72" w:rsidRDefault="00A84A72" w:rsidP="00F817CF">
      <w:pPr>
        <w:shd w:val="clear" w:color="auto" w:fill="DAEEF3" w:themeFill="accent5" w:themeFillTint="33"/>
        <w:jc w:val="both"/>
        <w:rPr>
          <w:rFonts w:ascii="Aptos Narrow" w:hAnsi="Aptos Narrow"/>
        </w:rPr>
      </w:pPr>
    </w:p>
    <w:p w14:paraId="5EBDC364" w14:textId="33E30B58" w:rsidR="007E2CFC" w:rsidRPr="007E2CFC" w:rsidRDefault="71923AD6" w:rsidP="00F817CF">
      <w:pPr>
        <w:shd w:val="clear" w:color="auto" w:fill="DAEEF3" w:themeFill="accent5" w:themeFillTint="33"/>
        <w:jc w:val="both"/>
        <w:rPr>
          <w:rFonts w:ascii="Aptos Narrow" w:hAnsi="Aptos Narrow"/>
        </w:rPr>
      </w:pPr>
      <w:r w:rsidRPr="7EC542A7">
        <w:rPr>
          <w:rFonts w:ascii="Aptos Narrow" w:hAnsi="Aptos Narrow"/>
        </w:rPr>
        <w:t>Other</w:t>
      </w:r>
      <w:r w:rsidR="74A68FBD" w:rsidRPr="7EC542A7">
        <w:rPr>
          <w:rFonts w:ascii="Aptos Narrow" w:hAnsi="Aptos Narrow"/>
        </w:rPr>
        <w:t xml:space="preserve"> key stakeholders of the Alipay fraud detection model </w:t>
      </w:r>
      <w:r w:rsidR="1B68B6B8" w:rsidRPr="7EC542A7">
        <w:rPr>
          <w:rFonts w:ascii="Aptos Narrow" w:hAnsi="Aptos Narrow"/>
        </w:rPr>
        <w:t xml:space="preserve">are </w:t>
      </w:r>
      <w:r w:rsidR="766A7609" w:rsidRPr="7EC542A7">
        <w:rPr>
          <w:rFonts w:ascii="Aptos Narrow" w:hAnsi="Aptos Narrow"/>
        </w:rPr>
        <w:t>the Fraud</w:t>
      </w:r>
      <w:r w:rsidR="571C59F1" w:rsidRPr="7EC542A7">
        <w:rPr>
          <w:rFonts w:ascii="Aptos Narrow" w:hAnsi="Aptos Narrow"/>
        </w:rPr>
        <w:t xml:space="preserve"> Strategy Team, </w:t>
      </w:r>
      <w:r w:rsidR="6E179118" w:rsidRPr="7EC542A7">
        <w:rPr>
          <w:rFonts w:ascii="Aptos Narrow" w:hAnsi="Aptos Narrow"/>
        </w:rPr>
        <w:t>and Digital Banking</w:t>
      </w:r>
      <w:r w:rsidR="7D4C7709" w:rsidRPr="7EC542A7">
        <w:rPr>
          <w:rFonts w:ascii="Aptos Narrow" w:hAnsi="Aptos Narrow"/>
        </w:rPr>
        <w:t xml:space="preserve"> </w:t>
      </w:r>
      <w:r w:rsidR="24F8F642" w:rsidRPr="7EC542A7">
        <w:rPr>
          <w:rFonts w:ascii="Aptos Narrow" w:hAnsi="Aptos Narrow"/>
        </w:rPr>
        <w:t xml:space="preserve">Operations </w:t>
      </w:r>
      <w:r w:rsidR="54E944A4" w:rsidRPr="7EC542A7">
        <w:rPr>
          <w:rFonts w:ascii="Aptos Narrow" w:hAnsi="Aptos Narrow"/>
        </w:rPr>
        <w:t>team</w:t>
      </w:r>
      <w:r w:rsidR="6E179118" w:rsidRPr="7EC542A7">
        <w:rPr>
          <w:rFonts w:ascii="Aptos Narrow" w:hAnsi="Aptos Narrow"/>
        </w:rPr>
        <w:t xml:space="preserve">. </w:t>
      </w:r>
      <w:r w:rsidR="7E799413" w:rsidRPr="7EC542A7">
        <w:rPr>
          <w:rFonts w:ascii="Aptos Narrow" w:hAnsi="Aptos Narrow"/>
        </w:rPr>
        <w:t>This model has go</w:t>
      </w:r>
      <w:r w:rsidR="0712F535" w:rsidRPr="7EC542A7">
        <w:rPr>
          <w:rFonts w:ascii="Aptos Narrow" w:hAnsi="Aptos Narrow"/>
        </w:rPr>
        <w:t xml:space="preserve">ne through </w:t>
      </w:r>
      <w:proofErr w:type="gramStart"/>
      <w:r w:rsidR="0712F535" w:rsidRPr="7EC542A7">
        <w:rPr>
          <w:rFonts w:ascii="Aptos Narrow" w:hAnsi="Aptos Narrow"/>
        </w:rPr>
        <w:t>MRM</w:t>
      </w:r>
      <w:proofErr w:type="gramEnd"/>
      <w:r w:rsidR="0712F535" w:rsidRPr="7EC542A7">
        <w:rPr>
          <w:rFonts w:ascii="Aptos Narrow" w:hAnsi="Aptos Narrow"/>
        </w:rPr>
        <w:t xml:space="preserve"> control </w:t>
      </w:r>
      <w:r w:rsidR="6068BDE7" w:rsidRPr="7EC542A7">
        <w:rPr>
          <w:rFonts w:ascii="Aptos Narrow" w:hAnsi="Aptos Narrow"/>
        </w:rPr>
        <w:t xml:space="preserve">process including inherent risk assessment. </w:t>
      </w:r>
    </w:p>
    <w:p w14:paraId="30FDBE7A" w14:textId="77777777" w:rsidR="007E2CFC" w:rsidRPr="007E2CFC" w:rsidRDefault="007E2CFC" w:rsidP="00F817CF">
      <w:pPr>
        <w:shd w:val="clear" w:color="auto" w:fill="DAEEF3" w:themeFill="accent5" w:themeFillTint="33"/>
        <w:jc w:val="both"/>
        <w:rPr>
          <w:rFonts w:ascii="Aptos Narrow" w:hAnsi="Aptos Narrow"/>
        </w:rPr>
      </w:pPr>
    </w:p>
    <w:p w14:paraId="11811E6C" w14:textId="0EE8D259" w:rsidR="007E2CFC" w:rsidRPr="007E2CFC" w:rsidRDefault="00C654C7" w:rsidP="00F817CF">
      <w:pPr>
        <w:shd w:val="clear" w:color="auto" w:fill="DAEEF3" w:themeFill="accent5" w:themeFillTint="33"/>
        <w:jc w:val="both"/>
        <w:rPr>
          <w:rFonts w:ascii="Aptos Narrow" w:hAnsi="Aptos Narrow"/>
        </w:rPr>
      </w:pPr>
      <w:r>
        <w:rPr>
          <w:rFonts w:ascii="Aptos Narrow" w:hAnsi="Aptos Narrow"/>
        </w:rPr>
        <w:t xml:space="preserve">From </w:t>
      </w:r>
      <w:r w:rsidR="005F4B99">
        <w:rPr>
          <w:rFonts w:ascii="Aptos Narrow" w:hAnsi="Aptos Narrow"/>
        </w:rPr>
        <w:t xml:space="preserve">January 2025 </w:t>
      </w:r>
      <w:r>
        <w:rPr>
          <w:rFonts w:ascii="Aptos Narrow" w:hAnsi="Aptos Narrow"/>
        </w:rPr>
        <w:t xml:space="preserve">discussion with Ant Group Management Team, </w:t>
      </w:r>
      <w:r w:rsidRPr="057D38D5">
        <w:rPr>
          <w:rFonts w:ascii="Aptos Narrow" w:hAnsi="Aptos Narrow"/>
        </w:rPr>
        <w:t>this</w:t>
      </w:r>
      <w:r w:rsidR="007E2CFC" w:rsidRPr="007E2CFC">
        <w:rPr>
          <w:rFonts w:ascii="Aptos Narrow" w:hAnsi="Aptos Narrow"/>
        </w:rPr>
        <w:t xml:space="preserve"> </w:t>
      </w:r>
      <w:r w:rsidR="005F4B99">
        <w:rPr>
          <w:rFonts w:ascii="Aptos Narrow" w:hAnsi="Aptos Narrow"/>
        </w:rPr>
        <w:t xml:space="preserve">rule-based </w:t>
      </w:r>
      <w:r w:rsidR="007E2CFC" w:rsidRPr="007E2CFC">
        <w:rPr>
          <w:rFonts w:ascii="Aptos Narrow" w:hAnsi="Aptos Narrow"/>
        </w:rPr>
        <w:t>model continues to operate based on predefined fraud detection rules, ensuring consistency in its application.</w:t>
      </w:r>
    </w:p>
    <w:p w14:paraId="2178CF62" w14:textId="77777777" w:rsidR="007E2CFC" w:rsidRPr="007E2CFC" w:rsidRDefault="007E2CFC" w:rsidP="00F817CF">
      <w:pPr>
        <w:shd w:val="clear" w:color="auto" w:fill="DAEEF3" w:themeFill="accent5" w:themeFillTint="33"/>
        <w:jc w:val="both"/>
        <w:rPr>
          <w:rFonts w:ascii="Aptos Narrow" w:hAnsi="Aptos Narrow"/>
        </w:rPr>
      </w:pPr>
    </w:p>
    <w:p w14:paraId="3F5B534E" w14:textId="036049EE" w:rsidR="00901E84" w:rsidRDefault="00890575" w:rsidP="057D38D5">
      <w:pPr>
        <w:shd w:val="clear" w:color="auto" w:fill="DAEEF3" w:themeFill="accent5" w:themeFillTint="33"/>
        <w:jc w:val="both"/>
        <w:rPr>
          <w:rFonts w:ascii="Aptos Narrow" w:hAnsi="Aptos Narrow"/>
        </w:rPr>
      </w:pPr>
      <w:r>
        <w:rPr>
          <w:rFonts w:ascii="Aptos Narrow" w:hAnsi="Aptos Narrow"/>
        </w:rPr>
        <w:t>Th</w:t>
      </w:r>
      <w:r w:rsidR="00982F2B">
        <w:rPr>
          <w:rFonts w:ascii="Aptos Narrow" w:hAnsi="Aptos Narrow"/>
        </w:rPr>
        <w:t xml:space="preserve">is model is on the pipeline for future model </w:t>
      </w:r>
      <w:r w:rsidR="008E2940">
        <w:rPr>
          <w:rFonts w:ascii="Aptos Narrow" w:hAnsi="Aptos Narrow"/>
        </w:rPr>
        <w:t>validation.</w:t>
      </w:r>
    </w:p>
    <w:p w14:paraId="44E55B59" w14:textId="6872113A" w:rsidR="057D38D5" w:rsidRDefault="057D38D5" w:rsidP="057D38D5">
      <w:pPr>
        <w:shd w:val="clear" w:color="auto" w:fill="DAEEF3" w:themeFill="accent5" w:themeFillTint="33"/>
        <w:jc w:val="both"/>
        <w:rPr>
          <w:rFonts w:ascii="Aptos Narrow" w:hAnsi="Aptos Narrow"/>
        </w:rPr>
      </w:pPr>
      <w:bookmarkStart w:id="136" w:name="_Toc533418054"/>
      <w:bookmarkStart w:id="137" w:name="_Toc533425059"/>
      <w:bookmarkStart w:id="138" w:name="_Toc533425516"/>
      <w:bookmarkStart w:id="139" w:name="_Toc533425697"/>
      <w:bookmarkStart w:id="140" w:name="_Toc533428180"/>
      <w:bookmarkStart w:id="141" w:name="_Toc533428374"/>
      <w:bookmarkStart w:id="142" w:name="_Toc533598468"/>
      <w:bookmarkStart w:id="143" w:name="_Toc533598961"/>
      <w:bookmarkStart w:id="144" w:name="_Toc533599138"/>
      <w:bookmarkStart w:id="145" w:name="_Toc533604010"/>
      <w:bookmarkStart w:id="146" w:name="_Toc533604775"/>
      <w:bookmarkStart w:id="147" w:name="_Toc533604972"/>
      <w:bookmarkStart w:id="148" w:name="_Toc533675219"/>
      <w:bookmarkStart w:id="149" w:name="_Toc533418055"/>
      <w:bookmarkStart w:id="150" w:name="_Toc533425060"/>
      <w:bookmarkStart w:id="151" w:name="_Toc533425517"/>
      <w:bookmarkStart w:id="152" w:name="_Toc533425698"/>
      <w:bookmarkStart w:id="153" w:name="_Toc533428181"/>
      <w:bookmarkStart w:id="154" w:name="_Toc533428375"/>
      <w:bookmarkStart w:id="155" w:name="_Toc533598469"/>
      <w:bookmarkStart w:id="156" w:name="_Toc533598962"/>
      <w:bookmarkStart w:id="157" w:name="_Toc533599139"/>
      <w:bookmarkStart w:id="158" w:name="_Toc533604011"/>
      <w:bookmarkStart w:id="159" w:name="_Toc533604776"/>
      <w:bookmarkStart w:id="160" w:name="_Toc533604973"/>
      <w:bookmarkStart w:id="161" w:name="_Toc533675220"/>
      <w:bookmarkStart w:id="162" w:name="_Toc533418056"/>
      <w:bookmarkStart w:id="163" w:name="_Toc533425061"/>
      <w:bookmarkStart w:id="164" w:name="_Toc533425518"/>
      <w:bookmarkStart w:id="165" w:name="_Toc533425699"/>
      <w:bookmarkStart w:id="166" w:name="_Toc533428182"/>
      <w:bookmarkStart w:id="167" w:name="_Toc533428376"/>
      <w:bookmarkStart w:id="168" w:name="_Toc533598470"/>
      <w:bookmarkStart w:id="169" w:name="_Toc533598963"/>
      <w:bookmarkStart w:id="170" w:name="_Toc533599140"/>
      <w:bookmarkStart w:id="171" w:name="_Toc533604012"/>
      <w:bookmarkStart w:id="172" w:name="_Toc533604777"/>
      <w:bookmarkStart w:id="173" w:name="_Toc533604974"/>
      <w:bookmarkStart w:id="174" w:name="_Toc533675221"/>
      <w:bookmarkStart w:id="175" w:name="_Toc533418057"/>
      <w:bookmarkStart w:id="176" w:name="_Toc533425062"/>
      <w:bookmarkStart w:id="177" w:name="_Toc533425519"/>
      <w:bookmarkStart w:id="178" w:name="_Toc533425700"/>
      <w:bookmarkStart w:id="179" w:name="_Toc533428183"/>
      <w:bookmarkStart w:id="180" w:name="_Toc533428377"/>
      <w:bookmarkStart w:id="181" w:name="_Toc533598471"/>
      <w:bookmarkStart w:id="182" w:name="_Toc533598964"/>
      <w:bookmarkStart w:id="183" w:name="_Toc533599141"/>
      <w:bookmarkStart w:id="184" w:name="_Toc533604013"/>
      <w:bookmarkStart w:id="185" w:name="_Toc533604778"/>
      <w:bookmarkStart w:id="186" w:name="_Toc533604975"/>
      <w:bookmarkStart w:id="187" w:name="_Toc533675222"/>
      <w:bookmarkStart w:id="188" w:name="_Toc533418058"/>
      <w:bookmarkStart w:id="189" w:name="_Toc533425063"/>
      <w:bookmarkStart w:id="190" w:name="_Toc533425520"/>
      <w:bookmarkStart w:id="191" w:name="_Toc533425701"/>
      <w:bookmarkStart w:id="192" w:name="_Toc533428184"/>
      <w:bookmarkStart w:id="193" w:name="_Toc533428378"/>
      <w:bookmarkStart w:id="194" w:name="_Toc533598472"/>
      <w:bookmarkStart w:id="195" w:name="_Toc533598965"/>
      <w:bookmarkStart w:id="196" w:name="_Toc533599142"/>
      <w:bookmarkStart w:id="197" w:name="_Toc533604014"/>
      <w:bookmarkStart w:id="198" w:name="_Toc533604779"/>
      <w:bookmarkStart w:id="199" w:name="_Toc533604976"/>
      <w:bookmarkStart w:id="200" w:name="_Toc533675223"/>
      <w:bookmarkStart w:id="201" w:name="_Toc533418059"/>
      <w:bookmarkStart w:id="202" w:name="_Toc533425064"/>
      <w:bookmarkStart w:id="203" w:name="_Toc533425521"/>
      <w:bookmarkStart w:id="204" w:name="_Toc533425702"/>
      <w:bookmarkStart w:id="205" w:name="_Toc533428185"/>
      <w:bookmarkStart w:id="206" w:name="_Toc533428379"/>
      <w:bookmarkStart w:id="207" w:name="_Toc533598473"/>
      <w:bookmarkStart w:id="208" w:name="_Toc533598966"/>
      <w:bookmarkStart w:id="209" w:name="_Toc533599143"/>
      <w:bookmarkStart w:id="210" w:name="_Toc533604015"/>
      <w:bookmarkStart w:id="211" w:name="_Toc533604780"/>
      <w:bookmarkStart w:id="212" w:name="_Toc533604977"/>
      <w:bookmarkStart w:id="213" w:name="_Toc533675224"/>
      <w:bookmarkStart w:id="214" w:name="_Toc533418060"/>
      <w:bookmarkStart w:id="215" w:name="_Toc533425065"/>
      <w:bookmarkStart w:id="216" w:name="_Toc533425522"/>
      <w:bookmarkStart w:id="217" w:name="_Toc533425703"/>
      <w:bookmarkStart w:id="218" w:name="_Toc533428186"/>
      <w:bookmarkStart w:id="219" w:name="_Toc533428380"/>
      <w:bookmarkStart w:id="220" w:name="_Toc533598474"/>
      <w:bookmarkStart w:id="221" w:name="_Toc533598967"/>
      <w:bookmarkStart w:id="222" w:name="_Toc533599144"/>
      <w:bookmarkStart w:id="223" w:name="_Toc533604016"/>
      <w:bookmarkStart w:id="224" w:name="_Toc533604781"/>
      <w:bookmarkStart w:id="225" w:name="_Toc533604978"/>
      <w:bookmarkStart w:id="226" w:name="_Toc533675225"/>
      <w:bookmarkStart w:id="227" w:name="_Toc533418061"/>
      <w:bookmarkStart w:id="228" w:name="_Toc533425066"/>
      <w:bookmarkStart w:id="229" w:name="_Toc533425523"/>
      <w:bookmarkStart w:id="230" w:name="_Toc533425704"/>
      <w:bookmarkStart w:id="231" w:name="_Toc533428187"/>
      <w:bookmarkStart w:id="232" w:name="_Toc533428381"/>
      <w:bookmarkStart w:id="233" w:name="_Toc533598475"/>
      <w:bookmarkStart w:id="234" w:name="_Toc533598968"/>
      <w:bookmarkStart w:id="235" w:name="_Toc533599145"/>
      <w:bookmarkStart w:id="236" w:name="_Toc533604017"/>
      <w:bookmarkStart w:id="237" w:name="_Toc533604782"/>
      <w:bookmarkStart w:id="238" w:name="_Toc533604979"/>
      <w:bookmarkStart w:id="239" w:name="_Toc533675226"/>
      <w:bookmarkStart w:id="240" w:name="_Toc533418062"/>
      <w:bookmarkStart w:id="241" w:name="_Toc533425067"/>
      <w:bookmarkStart w:id="242" w:name="_Toc533425524"/>
      <w:bookmarkStart w:id="243" w:name="_Toc533425705"/>
      <w:bookmarkStart w:id="244" w:name="_Toc533428188"/>
      <w:bookmarkStart w:id="245" w:name="_Toc533428382"/>
      <w:bookmarkStart w:id="246" w:name="_Toc533598476"/>
      <w:bookmarkStart w:id="247" w:name="_Toc533598969"/>
      <w:bookmarkStart w:id="248" w:name="_Toc533599146"/>
      <w:bookmarkStart w:id="249" w:name="_Toc533604018"/>
      <w:bookmarkStart w:id="250" w:name="_Toc533604783"/>
      <w:bookmarkStart w:id="251" w:name="_Toc533604980"/>
      <w:bookmarkStart w:id="252" w:name="_Toc533675227"/>
      <w:bookmarkStart w:id="253" w:name="_Toc533418063"/>
      <w:bookmarkStart w:id="254" w:name="_Toc533425068"/>
      <w:bookmarkStart w:id="255" w:name="_Toc533425525"/>
      <w:bookmarkStart w:id="256" w:name="_Toc533425706"/>
      <w:bookmarkStart w:id="257" w:name="_Toc533428189"/>
      <w:bookmarkStart w:id="258" w:name="_Toc533428383"/>
      <w:bookmarkStart w:id="259" w:name="_Toc533598477"/>
      <w:bookmarkStart w:id="260" w:name="_Toc533598970"/>
      <w:bookmarkStart w:id="261" w:name="_Toc533599147"/>
      <w:bookmarkStart w:id="262" w:name="_Toc533604019"/>
      <w:bookmarkStart w:id="263" w:name="_Toc533604784"/>
      <w:bookmarkStart w:id="264" w:name="_Toc533604981"/>
      <w:bookmarkStart w:id="265" w:name="_Toc533675228"/>
      <w:bookmarkStart w:id="266" w:name="_Toc533418064"/>
      <w:bookmarkStart w:id="267" w:name="_Toc533425069"/>
      <w:bookmarkStart w:id="268" w:name="_Toc533425526"/>
      <w:bookmarkStart w:id="269" w:name="_Toc533425707"/>
      <w:bookmarkStart w:id="270" w:name="_Toc533428190"/>
      <w:bookmarkStart w:id="271" w:name="_Toc533428384"/>
      <w:bookmarkStart w:id="272" w:name="_Toc533598478"/>
      <w:bookmarkStart w:id="273" w:name="_Toc533598971"/>
      <w:bookmarkStart w:id="274" w:name="_Toc533599148"/>
      <w:bookmarkStart w:id="275" w:name="_Toc533604020"/>
      <w:bookmarkStart w:id="276" w:name="_Toc533604785"/>
      <w:bookmarkStart w:id="277" w:name="_Toc533604982"/>
      <w:bookmarkStart w:id="278" w:name="_Toc533675229"/>
      <w:bookmarkStart w:id="279" w:name="_Toc533418065"/>
      <w:bookmarkStart w:id="280" w:name="_Toc533425070"/>
      <w:bookmarkStart w:id="281" w:name="_Toc533425527"/>
      <w:bookmarkStart w:id="282" w:name="_Toc533425708"/>
      <w:bookmarkStart w:id="283" w:name="_Toc533428191"/>
      <w:bookmarkStart w:id="284" w:name="_Toc533428385"/>
      <w:bookmarkStart w:id="285" w:name="_Toc533598479"/>
      <w:bookmarkStart w:id="286" w:name="_Toc533598972"/>
      <w:bookmarkStart w:id="287" w:name="_Toc533599149"/>
      <w:bookmarkStart w:id="288" w:name="_Toc533604021"/>
      <w:bookmarkStart w:id="289" w:name="_Toc533604786"/>
      <w:bookmarkStart w:id="290" w:name="_Toc533604983"/>
      <w:bookmarkStart w:id="291" w:name="_Toc533675230"/>
      <w:bookmarkStart w:id="292" w:name="_Toc533418066"/>
      <w:bookmarkStart w:id="293" w:name="_Toc533425071"/>
      <w:bookmarkStart w:id="294" w:name="_Toc533425528"/>
      <w:bookmarkStart w:id="295" w:name="_Toc533425709"/>
      <w:bookmarkStart w:id="296" w:name="_Toc533428192"/>
      <w:bookmarkStart w:id="297" w:name="_Toc533428386"/>
      <w:bookmarkStart w:id="298" w:name="_Toc533598480"/>
      <w:bookmarkStart w:id="299" w:name="_Toc533598973"/>
      <w:bookmarkStart w:id="300" w:name="_Toc533599150"/>
      <w:bookmarkStart w:id="301" w:name="_Toc533604022"/>
      <w:bookmarkStart w:id="302" w:name="_Toc533604787"/>
      <w:bookmarkStart w:id="303" w:name="_Toc533604984"/>
      <w:bookmarkStart w:id="304" w:name="_Toc533675231"/>
      <w:bookmarkStart w:id="305" w:name="_Toc533418067"/>
      <w:bookmarkStart w:id="306" w:name="_Toc533425072"/>
      <w:bookmarkStart w:id="307" w:name="_Toc533425529"/>
      <w:bookmarkStart w:id="308" w:name="_Toc533425710"/>
      <w:bookmarkStart w:id="309" w:name="_Toc533428193"/>
      <w:bookmarkStart w:id="310" w:name="_Toc533428387"/>
      <w:bookmarkStart w:id="311" w:name="_Toc533598481"/>
      <w:bookmarkStart w:id="312" w:name="_Toc533598974"/>
      <w:bookmarkStart w:id="313" w:name="_Toc533599151"/>
      <w:bookmarkStart w:id="314" w:name="_Toc533604023"/>
      <w:bookmarkStart w:id="315" w:name="_Toc533604788"/>
      <w:bookmarkStart w:id="316" w:name="_Toc533604985"/>
      <w:bookmarkStart w:id="317" w:name="_Toc533675232"/>
      <w:bookmarkStart w:id="318" w:name="_Toc533418068"/>
      <w:bookmarkStart w:id="319" w:name="_Toc533425073"/>
      <w:bookmarkStart w:id="320" w:name="_Toc533425530"/>
      <w:bookmarkStart w:id="321" w:name="_Toc533425711"/>
      <w:bookmarkStart w:id="322" w:name="_Toc533428194"/>
      <w:bookmarkStart w:id="323" w:name="_Toc533428388"/>
      <w:bookmarkStart w:id="324" w:name="_Toc533598482"/>
      <w:bookmarkStart w:id="325" w:name="_Toc533598975"/>
      <w:bookmarkStart w:id="326" w:name="_Toc533599152"/>
      <w:bookmarkStart w:id="327" w:name="_Toc533604024"/>
      <w:bookmarkStart w:id="328" w:name="_Toc533604789"/>
      <w:bookmarkStart w:id="329" w:name="_Toc533604986"/>
      <w:bookmarkStart w:id="330" w:name="_Toc533675233"/>
      <w:bookmarkStart w:id="331" w:name="_Toc533418069"/>
      <w:bookmarkStart w:id="332" w:name="_Toc533425074"/>
      <w:bookmarkStart w:id="333" w:name="_Toc533425531"/>
      <w:bookmarkStart w:id="334" w:name="_Toc533425712"/>
      <w:bookmarkStart w:id="335" w:name="_Toc533428195"/>
      <w:bookmarkStart w:id="336" w:name="_Toc533428389"/>
      <w:bookmarkStart w:id="337" w:name="_Toc533598483"/>
      <w:bookmarkStart w:id="338" w:name="_Toc533598976"/>
      <w:bookmarkStart w:id="339" w:name="_Toc533599153"/>
      <w:bookmarkStart w:id="340" w:name="_Toc533604025"/>
      <w:bookmarkStart w:id="341" w:name="_Toc533604790"/>
      <w:bookmarkStart w:id="342" w:name="_Toc533604987"/>
      <w:bookmarkStart w:id="343" w:name="_Toc533675234"/>
      <w:bookmarkStart w:id="344" w:name="_Toc533418070"/>
      <w:bookmarkStart w:id="345" w:name="_Toc533425075"/>
      <w:bookmarkStart w:id="346" w:name="_Toc533425532"/>
      <w:bookmarkStart w:id="347" w:name="_Toc533425713"/>
      <w:bookmarkStart w:id="348" w:name="_Toc533428196"/>
      <w:bookmarkStart w:id="349" w:name="_Toc533428390"/>
      <w:bookmarkStart w:id="350" w:name="_Toc533598484"/>
      <w:bookmarkStart w:id="351" w:name="_Toc533598977"/>
      <w:bookmarkStart w:id="352" w:name="_Toc533599154"/>
      <w:bookmarkStart w:id="353" w:name="_Toc533604026"/>
      <w:bookmarkStart w:id="354" w:name="_Toc533604791"/>
      <w:bookmarkStart w:id="355" w:name="_Toc533604988"/>
      <w:bookmarkStart w:id="356" w:name="_Toc533675235"/>
      <w:bookmarkStart w:id="357" w:name="_Toc533418071"/>
      <w:bookmarkStart w:id="358" w:name="_Toc533425076"/>
      <w:bookmarkStart w:id="359" w:name="_Toc533425533"/>
      <w:bookmarkStart w:id="360" w:name="_Toc533425714"/>
      <w:bookmarkStart w:id="361" w:name="_Toc533428197"/>
      <w:bookmarkStart w:id="362" w:name="_Toc533428391"/>
      <w:bookmarkStart w:id="363" w:name="_Toc533598485"/>
      <w:bookmarkStart w:id="364" w:name="_Toc533598978"/>
      <w:bookmarkStart w:id="365" w:name="_Toc533599155"/>
      <w:bookmarkStart w:id="366" w:name="_Toc533604027"/>
      <w:bookmarkStart w:id="367" w:name="_Toc533604792"/>
      <w:bookmarkStart w:id="368" w:name="_Toc533604989"/>
      <w:bookmarkStart w:id="369" w:name="_Toc533675236"/>
      <w:bookmarkStart w:id="370" w:name="_Toc533418072"/>
      <w:bookmarkStart w:id="371" w:name="_Toc533425077"/>
      <w:bookmarkStart w:id="372" w:name="_Toc533425534"/>
      <w:bookmarkStart w:id="373" w:name="_Toc533425715"/>
      <w:bookmarkStart w:id="374" w:name="_Toc533428198"/>
      <w:bookmarkStart w:id="375" w:name="_Toc533428392"/>
      <w:bookmarkStart w:id="376" w:name="_Toc533598486"/>
      <w:bookmarkStart w:id="377" w:name="_Toc533598979"/>
      <w:bookmarkStart w:id="378" w:name="_Toc533599156"/>
      <w:bookmarkStart w:id="379" w:name="_Toc533604028"/>
      <w:bookmarkStart w:id="380" w:name="_Toc533604793"/>
      <w:bookmarkStart w:id="381" w:name="_Toc533604990"/>
      <w:bookmarkStart w:id="382" w:name="_Toc533675237"/>
      <w:bookmarkStart w:id="383" w:name="_Toc533418073"/>
      <w:bookmarkStart w:id="384" w:name="_Toc533425078"/>
      <w:bookmarkStart w:id="385" w:name="_Toc533425535"/>
      <w:bookmarkStart w:id="386" w:name="_Toc533425716"/>
      <w:bookmarkStart w:id="387" w:name="_Toc533428199"/>
      <w:bookmarkStart w:id="388" w:name="_Toc533428393"/>
      <w:bookmarkStart w:id="389" w:name="_Toc533598487"/>
      <w:bookmarkStart w:id="390" w:name="_Toc533598980"/>
      <w:bookmarkStart w:id="391" w:name="_Toc533599157"/>
      <w:bookmarkStart w:id="392" w:name="_Toc533604029"/>
      <w:bookmarkStart w:id="393" w:name="_Toc533604794"/>
      <w:bookmarkStart w:id="394" w:name="_Toc533604991"/>
      <w:bookmarkStart w:id="395" w:name="_Toc533675238"/>
      <w:bookmarkStart w:id="396" w:name="_Toc533418074"/>
      <w:bookmarkStart w:id="397" w:name="_Toc533425079"/>
      <w:bookmarkStart w:id="398" w:name="_Toc533425536"/>
      <w:bookmarkStart w:id="399" w:name="_Toc533425717"/>
      <w:bookmarkStart w:id="400" w:name="_Toc533428200"/>
      <w:bookmarkStart w:id="401" w:name="_Toc533428394"/>
      <w:bookmarkStart w:id="402" w:name="_Toc533598488"/>
      <w:bookmarkStart w:id="403" w:name="_Toc533598981"/>
      <w:bookmarkStart w:id="404" w:name="_Toc533599158"/>
      <w:bookmarkStart w:id="405" w:name="_Toc533604030"/>
      <w:bookmarkStart w:id="406" w:name="_Toc533604795"/>
      <w:bookmarkStart w:id="407" w:name="_Toc533604992"/>
      <w:bookmarkStart w:id="408" w:name="_Toc533675239"/>
      <w:bookmarkStart w:id="409" w:name="_Toc533418075"/>
      <w:bookmarkStart w:id="410" w:name="_Toc533425080"/>
      <w:bookmarkStart w:id="411" w:name="_Toc533425537"/>
      <w:bookmarkStart w:id="412" w:name="_Toc533425718"/>
      <w:bookmarkStart w:id="413" w:name="_Toc533428201"/>
      <w:bookmarkStart w:id="414" w:name="_Toc533428395"/>
      <w:bookmarkStart w:id="415" w:name="_Toc533598489"/>
      <w:bookmarkStart w:id="416" w:name="_Toc533598982"/>
      <w:bookmarkStart w:id="417" w:name="_Toc533599159"/>
      <w:bookmarkStart w:id="418" w:name="_Toc533604031"/>
      <w:bookmarkStart w:id="419" w:name="_Toc533604796"/>
      <w:bookmarkStart w:id="420" w:name="_Toc533604993"/>
      <w:bookmarkStart w:id="421" w:name="_Toc533675240"/>
      <w:bookmarkStart w:id="422" w:name="_Toc530985941"/>
      <w:bookmarkStart w:id="423" w:name="_Toc533412825"/>
      <w:bookmarkStart w:id="424" w:name="_Toc533412911"/>
      <w:bookmarkStart w:id="425" w:name="_Toc533414659"/>
      <w:bookmarkStart w:id="426" w:name="_Toc533418076"/>
      <w:bookmarkStart w:id="427" w:name="_Toc533425081"/>
      <w:bookmarkStart w:id="428" w:name="_Toc533425538"/>
      <w:bookmarkStart w:id="429" w:name="_Toc533425719"/>
      <w:bookmarkStart w:id="430" w:name="_Toc533428202"/>
      <w:bookmarkStart w:id="431" w:name="_Toc533428396"/>
      <w:bookmarkStart w:id="432" w:name="_Toc533428952"/>
      <w:bookmarkStart w:id="433" w:name="_Toc533578455"/>
      <w:bookmarkStart w:id="434" w:name="_Toc533598490"/>
      <w:bookmarkStart w:id="435" w:name="_Toc533598983"/>
      <w:bookmarkStart w:id="436" w:name="_Toc533599160"/>
      <w:bookmarkStart w:id="437" w:name="_Toc533604032"/>
      <w:bookmarkStart w:id="438" w:name="_Toc533604797"/>
      <w:bookmarkStart w:id="439" w:name="_Toc533604994"/>
      <w:bookmarkStart w:id="440" w:name="_Toc533675241"/>
      <w:bookmarkStart w:id="441" w:name="_Toc533763377"/>
      <w:bookmarkStart w:id="442" w:name="_Toc533763434"/>
      <w:bookmarkStart w:id="443" w:name="_Toc534015734"/>
      <w:bookmarkStart w:id="444" w:name="_Toc534015790"/>
      <w:bookmarkStart w:id="445" w:name="_Toc534015960"/>
      <w:bookmarkStart w:id="446" w:name="_Toc534019537"/>
      <w:bookmarkStart w:id="447" w:name="_Toc534019661"/>
      <w:bookmarkStart w:id="448" w:name="_Toc534019773"/>
      <w:bookmarkStart w:id="449" w:name="_Toc534026904"/>
      <w:bookmarkStart w:id="450" w:name="_Toc534182721"/>
      <w:bookmarkStart w:id="451" w:name="_Toc534188932"/>
      <w:bookmarkStart w:id="452" w:name="_Toc534189904"/>
      <w:bookmarkStart w:id="453" w:name="_Toc534199310"/>
      <w:bookmarkStart w:id="454" w:name="_Toc1477112"/>
      <w:bookmarkStart w:id="455" w:name="_Toc1477175"/>
      <w:bookmarkStart w:id="456" w:name="_Toc2693029"/>
      <w:bookmarkStart w:id="457" w:name="_Toc2693097"/>
      <w:bookmarkStart w:id="458" w:name="_Toc2693199"/>
      <w:bookmarkStart w:id="459" w:name="_Toc2693279"/>
      <w:bookmarkStart w:id="460" w:name="_Toc2693343"/>
      <w:bookmarkStart w:id="461" w:name="_Toc2694419"/>
      <w:bookmarkStart w:id="462" w:name="_Toc2956626"/>
      <w:bookmarkStart w:id="463" w:name="_Toc3447829"/>
      <w:bookmarkStart w:id="464" w:name="_Toc3890894"/>
      <w:bookmarkStart w:id="465" w:name="_Toc22641288"/>
      <w:bookmarkStart w:id="466" w:name="_Toc22641700"/>
      <w:bookmarkStart w:id="467" w:name="_Toc22642681"/>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p>
    <w:p w14:paraId="3C4AF950" w14:textId="4275682C" w:rsidR="007C4325" w:rsidRPr="007C4325" w:rsidRDefault="007C4325" w:rsidP="007C4325">
      <w:pPr>
        <w:pStyle w:val="Default"/>
        <w:rPr>
          <w:rFonts w:eastAsiaTheme="majorEastAsia"/>
        </w:rPr>
      </w:pPr>
    </w:p>
    <w:bookmarkStart w:id="468" w:name="_Toc191977169"/>
    <w:p w14:paraId="4A6A29B2" w14:textId="7220DD52" w:rsidR="00CE2999" w:rsidRPr="00701055" w:rsidRDefault="005C1206" w:rsidP="0056016F">
      <w:pPr>
        <w:pStyle w:val="Heading1"/>
        <w:spacing w:before="0"/>
        <w:ind w:left="720" w:hanging="720"/>
        <w:rPr>
          <w:rFonts w:ascii="Arial" w:hAnsi="Arial" w:cs="Arial"/>
          <w:color w:val="FFFFFF" w:themeColor="background1"/>
          <w:sz w:val="36"/>
          <w:szCs w:val="36"/>
        </w:rPr>
      </w:pPr>
      <w:r w:rsidRPr="00701055">
        <w:rPr>
          <w:rFonts w:ascii="Arial" w:hAnsi="Arial" w:cs="Arial"/>
          <w:noProof/>
          <w:color w:val="FFFFFF" w:themeColor="background1"/>
          <w:sz w:val="36"/>
          <w:szCs w:val="36"/>
        </w:rPr>
        <mc:AlternateContent>
          <mc:Choice Requires="wps">
            <w:drawing>
              <wp:anchor distT="0" distB="0" distL="114300" distR="114300" simplePos="0" relativeHeight="251658245" behindDoc="1" locked="0" layoutInCell="1" allowOverlap="1" wp14:anchorId="592C5C54" wp14:editId="708AE8EC">
                <wp:simplePos x="0" y="0"/>
                <wp:positionH relativeFrom="margin">
                  <wp:posOffset>0</wp:posOffset>
                </wp:positionH>
                <wp:positionV relativeFrom="paragraph">
                  <wp:posOffset>-23836</wp:posOffset>
                </wp:positionV>
                <wp:extent cx="6417310" cy="353060"/>
                <wp:effectExtent l="0" t="0" r="2540" b="8890"/>
                <wp:wrapNone/>
                <wp:docPr id="3" name="Rectangle 3"/>
                <wp:cNvGraphicFramePr/>
                <a:graphic xmlns:a="http://schemas.openxmlformats.org/drawingml/2006/main">
                  <a:graphicData uri="http://schemas.microsoft.com/office/word/2010/wordprocessingShape">
                    <wps:wsp>
                      <wps:cNvSpPr/>
                      <wps:spPr>
                        <a:xfrm>
                          <a:off x="0" y="0"/>
                          <a:ext cx="6417310" cy="35306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78CED7" id="Rectangle 3" o:spid="_x0000_s1026" style="position:absolute;margin-left:0;margin-top:-1.9pt;width:505.3pt;height:27.8pt;z-index:-25165823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" fillcolor="#c00000" stroked="f" strokeweight="2pt">
                <w10:wrap anchorx="margin"/>
              </v:rect>
            </w:pict>
          </mc:Fallback>
        </mc:AlternateContent>
      </w:r>
      <w:bookmarkStart w:id="469" w:name="_Toc533418077"/>
      <w:bookmarkStart w:id="470" w:name="_Toc533425082"/>
      <w:bookmarkStart w:id="471" w:name="_Toc533425539"/>
      <w:bookmarkStart w:id="472" w:name="_Toc533425720"/>
      <w:bookmarkStart w:id="473" w:name="_Toc533428203"/>
      <w:bookmarkStart w:id="474" w:name="_Toc533428397"/>
      <w:bookmarkStart w:id="475" w:name="_Toc533598491"/>
      <w:bookmarkStart w:id="476" w:name="_Toc533598984"/>
      <w:bookmarkStart w:id="477" w:name="_Toc533599161"/>
      <w:bookmarkStart w:id="478" w:name="_Toc533604033"/>
      <w:bookmarkStart w:id="479" w:name="_Toc533604798"/>
      <w:bookmarkStart w:id="480" w:name="_Toc533604995"/>
      <w:bookmarkStart w:id="481" w:name="_Toc533675242"/>
      <w:bookmarkStart w:id="482" w:name="_Toc533418086"/>
      <w:bookmarkStart w:id="483" w:name="_Toc533425091"/>
      <w:bookmarkStart w:id="484" w:name="_Toc533425548"/>
      <w:bookmarkStart w:id="485" w:name="_Toc533425729"/>
      <w:bookmarkStart w:id="486" w:name="_Toc533428212"/>
      <w:bookmarkStart w:id="487" w:name="_Toc533428406"/>
      <w:bookmarkStart w:id="488" w:name="_Toc533598500"/>
      <w:bookmarkStart w:id="489" w:name="_Toc533598993"/>
      <w:bookmarkStart w:id="490" w:name="_Toc533599170"/>
      <w:bookmarkStart w:id="491" w:name="_Toc533604042"/>
      <w:bookmarkStart w:id="492" w:name="_Toc533604807"/>
      <w:bookmarkStart w:id="493" w:name="_Toc533605004"/>
      <w:bookmarkStart w:id="494" w:name="_Toc533675251"/>
      <w:bookmarkStart w:id="495" w:name="_Toc533418092"/>
      <w:bookmarkStart w:id="496" w:name="_Toc533425097"/>
      <w:bookmarkStart w:id="497" w:name="_Toc533425554"/>
      <w:bookmarkStart w:id="498" w:name="_Toc533425735"/>
      <w:bookmarkStart w:id="499" w:name="_Toc533428218"/>
      <w:bookmarkStart w:id="500" w:name="_Toc533428412"/>
      <w:bookmarkStart w:id="501" w:name="_Toc533598506"/>
      <w:bookmarkStart w:id="502" w:name="_Toc533598999"/>
      <w:bookmarkStart w:id="503" w:name="_Toc533599176"/>
      <w:bookmarkStart w:id="504" w:name="_Toc533604048"/>
      <w:bookmarkStart w:id="505" w:name="_Toc533604813"/>
      <w:bookmarkStart w:id="506" w:name="_Toc533605010"/>
      <w:bookmarkStart w:id="507" w:name="_Toc533675257"/>
      <w:bookmarkStart w:id="508" w:name="_Toc533418100"/>
      <w:bookmarkStart w:id="509" w:name="_Toc533425105"/>
      <w:bookmarkStart w:id="510" w:name="_Toc533425562"/>
      <w:bookmarkStart w:id="511" w:name="_Toc533425743"/>
      <w:bookmarkStart w:id="512" w:name="_Toc533428226"/>
      <w:bookmarkStart w:id="513" w:name="_Toc533428420"/>
      <w:bookmarkStart w:id="514" w:name="_Toc533598514"/>
      <w:bookmarkStart w:id="515" w:name="_Toc533599007"/>
      <w:bookmarkStart w:id="516" w:name="_Toc533599184"/>
      <w:bookmarkStart w:id="517" w:name="_Toc533604056"/>
      <w:bookmarkStart w:id="518" w:name="_Toc533604821"/>
      <w:bookmarkStart w:id="519" w:name="_Toc533605018"/>
      <w:bookmarkStart w:id="520" w:name="_Toc533675265"/>
      <w:bookmarkStart w:id="521" w:name="_Toc533418106"/>
      <w:bookmarkStart w:id="522" w:name="_Toc533425111"/>
      <w:bookmarkStart w:id="523" w:name="_Toc533425568"/>
      <w:bookmarkStart w:id="524" w:name="_Toc533425749"/>
      <w:bookmarkStart w:id="525" w:name="_Toc533428232"/>
      <w:bookmarkStart w:id="526" w:name="_Toc533428426"/>
      <w:bookmarkStart w:id="527" w:name="_Toc533598520"/>
      <w:bookmarkStart w:id="528" w:name="_Toc533599013"/>
      <w:bookmarkStart w:id="529" w:name="_Toc533599190"/>
      <w:bookmarkStart w:id="530" w:name="_Toc533604062"/>
      <w:bookmarkStart w:id="531" w:name="_Toc533604827"/>
      <w:bookmarkStart w:id="532" w:name="_Toc533605024"/>
      <w:bookmarkStart w:id="533" w:name="_Toc533675271"/>
      <w:bookmarkStart w:id="534" w:name="_Toc533418112"/>
      <w:bookmarkStart w:id="535" w:name="_Toc533425117"/>
      <w:bookmarkStart w:id="536" w:name="_Toc533425574"/>
      <w:bookmarkStart w:id="537" w:name="_Toc533425755"/>
      <w:bookmarkStart w:id="538" w:name="_Toc533428238"/>
      <w:bookmarkStart w:id="539" w:name="_Toc533428432"/>
      <w:bookmarkStart w:id="540" w:name="_Toc533598526"/>
      <w:bookmarkStart w:id="541" w:name="_Toc533599019"/>
      <w:bookmarkStart w:id="542" w:name="_Toc533599196"/>
      <w:bookmarkStart w:id="543" w:name="_Toc533604068"/>
      <w:bookmarkStart w:id="544" w:name="_Toc533604833"/>
      <w:bookmarkStart w:id="545" w:name="_Toc533605030"/>
      <w:bookmarkStart w:id="546" w:name="_Toc533675277"/>
      <w:bookmarkStart w:id="547" w:name="_Toc533418118"/>
      <w:bookmarkStart w:id="548" w:name="_Toc533425123"/>
      <w:bookmarkStart w:id="549" w:name="_Toc533425580"/>
      <w:bookmarkStart w:id="550" w:name="_Toc533425761"/>
      <w:bookmarkStart w:id="551" w:name="_Toc533428244"/>
      <w:bookmarkStart w:id="552" w:name="_Toc533428438"/>
      <w:bookmarkStart w:id="553" w:name="_Toc533598532"/>
      <w:bookmarkStart w:id="554" w:name="_Toc533599025"/>
      <w:bookmarkStart w:id="555" w:name="_Toc533599202"/>
      <w:bookmarkStart w:id="556" w:name="_Toc533604074"/>
      <w:bookmarkStart w:id="557" w:name="_Toc533604839"/>
      <w:bookmarkStart w:id="558" w:name="_Toc533605036"/>
      <w:bookmarkStart w:id="559" w:name="_Toc533675283"/>
      <w:bookmarkStart w:id="560" w:name="_Toc533418119"/>
      <w:bookmarkStart w:id="561" w:name="_Toc533425124"/>
      <w:bookmarkStart w:id="562" w:name="_Toc533425581"/>
      <w:bookmarkStart w:id="563" w:name="_Toc533425762"/>
      <w:bookmarkStart w:id="564" w:name="_Toc533428245"/>
      <w:bookmarkStart w:id="565" w:name="_Toc533428439"/>
      <w:bookmarkStart w:id="566" w:name="_Toc533598533"/>
      <w:bookmarkStart w:id="567" w:name="_Toc533599026"/>
      <w:bookmarkStart w:id="568" w:name="_Toc533599203"/>
      <w:bookmarkStart w:id="569" w:name="_Toc533604075"/>
      <w:bookmarkStart w:id="570" w:name="_Toc533604840"/>
      <w:bookmarkStart w:id="571" w:name="_Toc533605037"/>
      <w:bookmarkStart w:id="572" w:name="_Toc533675284"/>
      <w:bookmarkStart w:id="573" w:name="_Toc533418128"/>
      <w:bookmarkStart w:id="574" w:name="_Toc533425133"/>
      <w:bookmarkStart w:id="575" w:name="_Toc533425590"/>
      <w:bookmarkStart w:id="576" w:name="_Toc533425771"/>
      <w:bookmarkStart w:id="577" w:name="_Toc533428254"/>
      <w:bookmarkStart w:id="578" w:name="_Toc533428448"/>
      <w:bookmarkStart w:id="579" w:name="_Toc533598542"/>
      <w:bookmarkStart w:id="580" w:name="_Toc533599035"/>
      <w:bookmarkStart w:id="581" w:name="_Toc533599212"/>
      <w:bookmarkStart w:id="582" w:name="_Toc533604084"/>
      <w:bookmarkStart w:id="583" w:name="_Toc533604849"/>
      <w:bookmarkStart w:id="584" w:name="_Toc533605046"/>
      <w:bookmarkStart w:id="585" w:name="_Toc533675293"/>
      <w:bookmarkStart w:id="586" w:name="_Toc533418134"/>
      <w:bookmarkStart w:id="587" w:name="_Toc533425139"/>
      <w:bookmarkStart w:id="588" w:name="_Toc533425596"/>
      <w:bookmarkStart w:id="589" w:name="_Toc533425777"/>
      <w:bookmarkStart w:id="590" w:name="_Toc533428260"/>
      <w:bookmarkStart w:id="591" w:name="_Toc533428454"/>
      <w:bookmarkStart w:id="592" w:name="_Toc533598548"/>
      <w:bookmarkStart w:id="593" w:name="_Toc533599041"/>
      <w:bookmarkStart w:id="594" w:name="_Toc533599218"/>
      <w:bookmarkStart w:id="595" w:name="_Toc533604090"/>
      <w:bookmarkStart w:id="596" w:name="_Toc533604855"/>
      <w:bookmarkStart w:id="597" w:name="_Toc533605052"/>
      <w:bookmarkStart w:id="598" w:name="_Toc533675299"/>
      <w:bookmarkStart w:id="599" w:name="_Toc533418142"/>
      <w:bookmarkStart w:id="600" w:name="_Toc533425147"/>
      <w:bookmarkStart w:id="601" w:name="_Toc533425604"/>
      <w:bookmarkStart w:id="602" w:name="_Toc533425785"/>
      <w:bookmarkStart w:id="603" w:name="_Toc533428268"/>
      <w:bookmarkStart w:id="604" w:name="_Toc533428462"/>
      <w:bookmarkStart w:id="605" w:name="_Toc533598556"/>
      <w:bookmarkStart w:id="606" w:name="_Toc533599049"/>
      <w:bookmarkStart w:id="607" w:name="_Toc533599226"/>
      <w:bookmarkStart w:id="608" w:name="_Toc533604098"/>
      <w:bookmarkStart w:id="609" w:name="_Toc533604863"/>
      <w:bookmarkStart w:id="610" w:name="_Toc533605060"/>
      <w:bookmarkStart w:id="611" w:name="_Toc533675307"/>
      <w:bookmarkStart w:id="612" w:name="_Toc533418148"/>
      <w:bookmarkStart w:id="613" w:name="_Toc533425153"/>
      <w:bookmarkStart w:id="614" w:name="_Toc533425610"/>
      <w:bookmarkStart w:id="615" w:name="_Toc533425791"/>
      <w:bookmarkStart w:id="616" w:name="_Toc533428274"/>
      <w:bookmarkStart w:id="617" w:name="_Toc533428468"/>
      <w:bookmarkStart w:id="618" w:name="_Toc533598562"/>
      <w:bookmarkStart w:id="619" w:name="_Toc533599055"/>
      <w:bookmarkStart w:id="620" w:name="_Toc533599232"/>
      <w:bookmarkStart w:id="621" w:name="_Toc533604104"/>
      <w:bookmarkStart w:id="622" w:name="_Toc533604869"/>
      <w:bookmarkStart w:id="623" w:name="_Toc533605066"/>
      <w:bookmarkStart w:id="624" w:name="_Toc533675313"/>
      <w:bookmarkStart w:id="625" w:name="_Toc533418154"/>
      <w:bookmarkStart w:id="626" w:name="_Toc533425159"/>
      <w:bookmarkStart w:id="627" w:name="_Toc533425616"/>
      <w:bookmarkStart w:id="628" w:name="_Toc533425797"/>
      <w:bookmarkStart w:id="629" w:name="_Toc533428280"/>
      <w:bookmarkStart w:id="630" w:name="_Toc533428474"/>
      <w:bookmarkStart w:id="631" w:name="_Toc533598568"/>
      <w:bookmarkStart w:id="632" w:name="_Toc533599061"/>
      <w:bookmarkStart w:id="633" w:name="_Toc533599238"/>
      <w:bookmarkStart w:id="634" w:name="_Toc533604110"/>
      <w:bookmarkStart w:id="635" w:name="_Toc533604875"/>
      <w:bookmarkStart w:id="636" w:name="_Toc533605072"/>
      <w:bookmarkStart w:id="637" w:name="_Toc533675319"/>
      <w:bookmarkStart w:id="638" w:name="_Toc533418160"/>
      <w:bookmarkStart w:id="639" w:name="_Toc533425165"/>
      <w:bookmarkStart w:id="640" w:name="_Toc533425622"/>
      <w:bookmarkStart w:id="641" w:name="_Toc533425803"/>
      <w:bookmarkStart w:id="642" w:name="_Toc533428286"/>
      <w:bookmarkStart w:id="643" w:name="_Toc533428480"/>
      <w:bookmarkStart w:id="644" w:name="_Toc533598574"/>
      <w:bookmarkStart w:id="645" w:name="_Toc533599067"/>
      <w:bookmarkStart w:id="646" w:name="_Toc533599244"/>
      <w:bookmarkStart w:id="647" w:name="_Toc533604116"/>
      <w:bookmarkStart w:id="648" w:name="_Toc533604881"/>
      <w:bookmarkStart w:id="649" w:name="_Toc533605078"/>
      <w:bookmarkStart w:id="650" w:name="_Toc533675325"/>
      <w:bookmarkStart w:id="651" w:name="_Toc533418161"/>
      <w:bookmarkStart w:id="652" w:name="_Toc533425166"/>
      <w:bookmarkStart w:id="653" w:name="_Toc533425623"/>
      <w:bookmarkStart w:id="654" w:name="_Toc533425804"/>
      <w:bookmarkStart w:id="655" w:name="_Toc533428287"/>
      <w:bookmarkStart w:id="656" w:name="_Toc533428481"/>
      <w:bookmarkStart w:id="657" w:name="_Toc533598575"/>
      <w:bookmarkStart w:id="658" w:name="_Toc533599068"/>
      <w:bookmarkStart w:id="659" w:name="_Toc533599245"/>
      <w:bookmarkStart w:id="660" w:name="_Toc533604117"/>
      <w:bookmarkStart w:id="661" w:name="_Toc533604882"/>
      <w:bookmarkStart w:id="662" w:name="_Toc533605079"/>
      <w:bookmarkStart w:id="663" w:name="_Toc533675326"/>
      <w:bookmarkStart w:id="664" w:name="_Toc533418162"/>
      <w:bookmarkStart w:id="665" w:name="_Toc533425167"/>
      <w:bookmarkStart w:id="666" w:name="_Toc533425624"/>
      <w:bookmarkStart w:id="667" w:name="_Toc533425805"/>
      <w:bookmarkStart w:id="668" w:name="_Toc533428288"/>
      <w:bookmarkStart w:id="669" w:name="_Toc533428482"/>
      <w:bookmarkStart w:id="670" w:name="_Toc533598576"/>
      <w:bookmarkStart w:id="671" w:name="_Toc533599069"/>
      <w:bookmarkStart w:id="672" w:name="_Toc533599246"/>
      <w:bookmarkStart w:id="673" w:name="_Toc533604118"/>
      <w:bookmarkStart w:id="674" w:name="_Toc533604883"/>
      <w:bookmarkStart w:id="675" w:name="_Toc533605080"/>
      <w:bookmarkStart w:id="676" w:name="_Toc533675327"/>
      <w:bookmarkStart w:id="677" w:name="_Toc533418163"/>
      <w:bookmarkStart w:id="678" w:name="_Toc533425168"/>
      <w:bookmarkStart w:id="679" w:name="_Toc533425625"/>
      <w:bookmarkStart w:id="680" w:name="_Toc533425806"/>
      <w:bookmarkStart w:id="681" w:name="_Toc533428289"/>
      <w:bookmarkStart w:id="682" w:name="_Toc533428483"/>
      <w:bookmarkStart w:id="683" w:name="_Toc533598577"/>
      <w:bookmarkStart w:id="684" w:name="_Toc533599070"/>
      <w:bookmarkStart w:id="685" w:name="_Toc533599247"/>
      <w:bookmarkStart w:id="686" w:name="_Toc533604119"/>
      <w:bookmarkStart w:id="687" w:name="_Toc533604884"/>
      <w:bookmarkStart w:id="688" w:name="_Toc533605081"/>
      <w:bookmarkStart w:id="689" w:name="_Toc533675328"/>
      <w:bookmarkStart w:id="690" w:name="_Toc533418164"/>
      <w:bookmarkStart w:id="691" w:name="_Toc533425169"/>
      <w:bookmarkStart w:id="692" w:name="_Toc533425626"/>
      <w:bookmarkStart w:id="693" w:name="_Toc533425807"/>
      <w:bookmarkStart w:id="694" w:name="_Toc533428290"/>
      <w:bookmarkStart w:id="695" w:name="_Toc533428484"/>
      <w:bookmarkStart w:id="696" w:name="_Toc533598578"/>
      <w:bookmarkStart w:id="697" w:name="_Toc533599071"/>
      <w:bookmarkStart w:id="698" w:name="_Toc533599248"/>
      <w:bookmarkStart w:id="699" w:name="_Toc533604120"/>
      <w:bookmarkStart w:id="700" w:name="_Toc533604885"/>
      <w:bookmarkStart w:id="701" w:name="_Toc533605082"/>
      <w:bookmarkStart w:id="702" w:name="_Toc533675329"/>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r w:rsidR="00252A88">
        <w:rPr>
          <w:rFonts w:ascii="Arial" w:hAnsi="Arial" w:cs="Arial"/>
          <w:color w:val="FFFFFF" w:themeColor="background1"/>
          <w:sz w:val="36"/>
          <w:szCs w:val="36"/>
        </w:rPr>
        <w:t>INPUT DATA INTEGRITY &amp; APPROPRIATENESS</w:t>
      </w:r>
      <w:bookmarkEnd w:id="468"/>
    </w:p>
    <w:p w14:paraId="08DF8F8A" w14:textId="03924D32" w:rsidR="0000417D" w:rsidRDefault="0000417D" w:rsidP="006A692F">
      <w:pPr>
        <w:rPr>
          <w:rFonts w:ascii="Arial Narrow" w:hAnsi="Arial Narrow"/>
        </w:rPr>
      </w:pPr>
      <w:bookmarkStart w:id="703" w:name="_Toc530985947"/>
      <w:bookmarkStart w:id="704" w:name="_Toc533412831"/>
      <w:bookmarkStart w:id="705" w:name="_Toc533412917"/>
      <w:bookmarkStart w:id="706" w:name="_Toc533414665"/>
      <w:bookmarkStart w:id="707" w:name="_Toc533418166"/>
      <w:bookmarkStart w:id="708" w:name="_Toc533425171"/>
      <w:bookmarkStart w:id="709" w:name="_Toc533425628"/>
      <w:bookmarkStart w:id="710" w:name="_Toc533425809"/>
      <w:bookmarkStart w:id="711" w:name="_Toc533428292"/>
      <w:bookmarkStart w:id="712" w:name="_Toc533428486"/>
      <w:bookmarkStart w:id="713" w:name="_Toc533428958"/>
      <w:bookmarkStart w:id="714" w:name="_Toc533578461"/>
      <w:bookmarkStart w:id="715" w:name="_Toc533598580"/>
      <w:bookmarkStart w:id="716" w:name="_Toc533599073"/>
      <w:bookmarkStart w:id="717" w:name="_Toc533599250"/>
      <w:bookmarkStart w:id="718" w:name="_Toc533604122"/>
      <w:bookmarkStart w:id="719" w:name="_Toc533604887"/>
      <w:bookmarkStart w:id="720" w:name="_Toc533605084"/>
      <w:bookmarkStart w:id="721" w:name="_Toc533675331"/>
      <w:bookmarkStart w:id="722" w:name="_Toc533763379"/>
      <w:bookmarkStart w:id="723" w:name="_Toc533763436"/>
      <w:bookmarkStart w:id="724" w:name="_Toc534015736"/>
      <w:bookmarkStart w:id="725" w:name="_Toc534015792"/>
      <w:bookmarkStart w:id="726" w:name="_Toc534015962"/>
      <w:bookmarkStart w:id="727" w:name="_Toc534019539"/>
      <w:bookmarkStart w:id="728" w:name="_Toc534019663"/>
      <w:bookmarkStart w:id="729" w:name="_Toc534019775"/>
      <w:bookmarkStart w:id="730" w:name="_Toc534026906"/>
      <w:bookmarkStart w:id="731" w:name="_Toc534182723"/>
      <w:bookmarkStart w:id="732" w:name="_Toc534188934"/>
      <w:bookmarkStart w:id="733" w:name="_Toc534189906"/>
      <w:bookmarkStart w:id="734" w:name="_Toc534199312"/>
      <w:bookmarkStart w:id="735" w:name="_Toc1477114"/>
      <w:bookmarkStart w:id="736" w:name="_Toc1477177"/>
      <w:bookmarkStart w:id="737" w:name="_Toc2693031"/>
      <w:bookmarkStart w:id="738" w:name="_Toc2693099"/>
      <w:bookmarkStart w:id="739" w:name="_Toc2693201"/>
      <w:bookmarkStart w:id="740" w:name="_Toc2693281"/>
      <w:bookmarkStart w:id="741" w:name="_Toc2693345"/>
      <w:bookmarkStart w:id="742" w:name="_Toc2694421"/>
      <w:bookmarkStart w:id="743" w:name="_Toc2956628"/>
      <w:bookmarkStart w:id="744" w:name="_Toc3447831"/>
      <w:bookmarkStart w:id="745" w:name="_Toc3890896"/>
      <w:bookmarkStart w:id="746" w:name="_Toc22641290"/>
      <w:bookmarkStart w:id="747" w:name="_Toc22641702"/>
      <w:bookmarkStart w:id="748" w:name="_Toc22642683"/>
      <w:bookmarkStart w:id="749" w:name="_Toc36656757"/>
      <w:bookmarkStart w:id="750" w:name="_Toc36656837"/>
      <w:bookmarkStart w:id="751" w:name="_Toc78555258"/>
      <w:bookmarkStart w:id="752" w:name="_Toc78555333"/>
      <w:bookmarkStart w:id="753" w:name="_Toc78805787"/>
      <w:bookmarkStart w:id="754" w:name="_Toc78805811"/>
      <w:bookmarkStart w:id="755" w:name="_Toc78807134"/>
      <w:bookmarkStart w:id="756" w:name="_Toc78807154"/>
      <w:bookmarkStart w:id="757" w:name="_Toc78812776"/>
      <w:bookmarkStart w:id="758" w:name="_Toc78812788"/>
      <w:bookmarkStart w:id="759" w:name="_Toc99963795"/>
      <w:bookmarkStart w:id="760" w:name="_Toc99963815"/>
      <w:bookmarkStart w:id="761" w:name="_Toc99963833"/>
      <w:bookmarkStart w:id="762" w:name="_Toc99963845"/>
      <w:bookmarkStart w:id="763" w:name="_Toc161759104"/>
      <w:bookmarkStart w:id="764" w:name="_Toc161759262"/>
      <w:bookmarkStart w:id="765" w:name="_Toc161907126"/>
      <w:bookmarkStart w:id="766" w:name="_Toc36656758"/>
      <w:bookmarkStart w:id="767" w:name="_Toc36656838"/>
      <w:bookmarkStart w:id="768" w:name="_Toc78555259"/>
      <w:bookmarkStart w:id="769" w:name="_Toc78555334"/>
      <w:bookmarkStart w:id="770" w:name="_Toc78805788"/>
      <w:bookmarkStart w:id="771" w:name="_Toc78805812"/>
      <w:bookmarkStart w:id="772" w:name="_Toc78807135"/>
      <w:bookmarkStart w:id="773" w:name="_Toc78807155"/>
      <w:bookmarkStart w:id="774" w:name="_Toc78812777"/>
      <w:bookmarkStart w:id="775" w:name="_Toc78812789"/>
      <w:bookmarkStart w:id="776" w:name="_Toc99963796"/>
      <w:bookmarkStart w:id="777" w:name="_Toc99963816"/>
      <w:bookmarkStart w:id="778" w:name="_Toc99963834"/>
      <w:bookmarkStart w:id="779" w:name="_Toc99963846"/>
      <w:bookmarkStart w:id="780" w:name="_Toc161759105"/>
      <w:bookmarkStart w:id="781" w:name="_Toc161759263"/>
      <w:bookmarkStart w:id="782" w:name="_Toc161907127"/>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p>
    <w:p w14:paraId="50C20AF6" w14:textId="77777777" w:rsidR="00BB53C3" w:rsidRPr="00314EFA" w:rsidRDefault="00BB53C3" w:rsidP="006A692F">
      <w:pPr>
        <w:rPr>
          <w:rFonts w:ascii="Arial Narrow" w:hAnsi="Arial Narrow"/>
        </w:rPr>
      </w:pPr>
    </w:p>
    <w:p w14:paraId="3359342F" w14:textId="56049E53" w:rsidR="0000417D" w:rsidRPr="00701055" w:rsidRDefault="00D26AF6" w:rsidP="0056016F">
      <w:pPr>
        <w:pStyle w:val="Heading2"/>
        <w:pBdr>
          <w:bottom w:val="single" w:sz="6" w:space="1" w:color="auto"/>
        </w:pBdr>
        <w:shd w:val="clear" w:color="auto" w:fill="C6D9F1" w:themeFill="text2" w:themeFillTint="33"/>
        <w:spacing w:before="0"/>
        <w:ind w:left="720" w:hanging="720"/>
        <w:rPr>
          <w:rFonts w:cs="Arial"/>
          <w:szCs w:val="24"/>
        </w:rPr>
      </w:pPr>
      <w:bookmarkStart w:id="783" w:name="_Toc191977170"/>
      <w:r w:rsidRPr="00701055">
        <w:rPr>
          <w:rFonts w:cs="Arial"/>
          <w:szCs w:val="24"/>
        </w:rPr>
        <w:t>MODEL DEVELOPMENT DATA</w:t>
      </w:r>
      <w:bookmarkEnd w:id="783"/>
    </w:p>
    <w:p w14:paraId="36F0CA5D" w14:textId="77777777" w:rsidR="00306D39" w:rsidRDefault="00306D39" w:rsidP="00306D39">
      <w:pPr>
        <w:rPr>
          <w:rStyle w:val="SubtleEmphasis"/>
        </w:rPr>
      </w:pPr>
      <w:r>
        <w:rPr>
          <w:rStyle w:val="SubtleEmphasis"/>
        </w:rPr>
        <w:t xml:space="preserve">Model Development Data refers to the data used in the research &amp; development process to determine the model specifications. That is, the process for determining the exact mathematical formulas, algorithms, inputs, parameters, and assumptions that comprise a model. </w:t>
      </w:r>
    </w:p>
    <w:p w14:paraId="58C66271" w14:textId="77777777" w:rsidR="00306D39" w:rsidRDefault="00306D39" w:rsidP="00306D39">
      <w:pPr>
        <w:rPr>
          <w:rStyle w:val="SubtleEmphasis"/>
        </w:rPr>
      </w:pPr>
    </w:p>
    <w:p w14:paraId="4E902EB2" w14:textId="285D808A" w:rsidR="00306D39" w:rsidRDefault="00306D39" w:rsidP="00306D39">
      <w:pPr>
        <w:rPr>
          <w:rStyle w:val="SubtleEmphasis"/>
        </w:rPr>
      </w:pPr>
      <w:r>
        <w:rPr>
          <w:rStyle w:val="SubtleEmphasis"/>
        </w:rPr>
        <w:t>Note: This documentation section is not applicable for those models whose structure is not determined through empirical data analysis. This includes, for example, some market risk / trading models where the model structure is based on financial theory (e.g., Black-Scholes options pricing model) or qualitative models whose structure and parameters were determined judgmentally.</w:t>
      </w:r>
    </w:p>
    <w:p w14:paraId="79D13012" w14:textId="77777777" w:rsidR="00E05D58" w:rsidRDefault="00E05D58" w:rsidP="006A692F">
      <w:pPr>
        <w:pStyle w:val="BodyText22"/>
        <w:tabs>
          <w:tab w:val="left" w:pos="7650"/>
        </w:tabs>
        <w:spacing w:line="276" w:lineRule="auto"/>
        <w:ind w:firstLine="0"/>
        <w:jc w:val="left"/>
        <w:rPr>
          <w:rFonts w:ascii="Arial Narrow" w:hAnsi="Arial Narrow"/>
          <w:iCs/>
          <w:sz w:val="20"/>
        </w:rPr>
      </w:pPr>
    </w:p>
    <w:p w14:paraId="34FF6903" w14:textId="77777777" w:rsidR="00306D39" w:rsidRDefault="00306D39" w:rsidP="00701055">
      <w:pPr>
        <w:rPr>
          <w:rFonts w:ascii="Arial" w:eastAsia="SimSun" w:hAnsi="Arial" w:cs="Arial"/>
          <w:b/>
          <w:bCs/>
          <w:color w:val="0070C0"/>
        </w:rPr>
      </w:pPr>
    </w:p>
    <w:p w14:paraId="4EB81EED" w14:textId="571E0054" w:rsidR="002C57A9" w:rsidRDefault="002C57A9" w:rsidP="00701055">
      <w:pPr>
        <w:rPr>
          <w:rFonts w:ascii="Arial" w:eastAsia="SimSun" w:hAnsi="Arial" w:cs="Arial"/>
          <w:b/>
          <w:bCs/>
          <w:color w:val="0070C0"/>
        </w:rPr>
      </w:pPr>
      <w:r w:rsidRPr="00701055">
        <w:rPr>
          <w:rFonts w:ascii="Arial" w:eastAsia="SimSun" w:hAnsi="Arial" w:cs="Arial"/>
          <w:b/>
          <w:bCs/>
          <w:color w:val="0070C0"/>
        </w:rPr>
        <w:t>Reference Document List</w:t>
      </w:r>
    </w:p>
    <w:p w14:paraId="49DE4D7F" w14:textId="6E85AA27" w:rsidR="002C57A9" w:rsidRDefault="002C57A9" w:rsidP="002C57A9">
      <w:pPr>
        <w:rPr>
          <w:rStyle w:val="SubtleEmphasis"/>
        </w:rPr>
      </w:pPr>
      <w:r w:rsidRPr="00701055">
        <w:rPr>
          <w:rStyle w:val="SubtleEmphasis"/>
        </w:rPr>
        <w:t>Please list all the documents referred to in this section.</w:t>
      </w:r>
    </w:p>
    <w:p w14:paraId="704FD0C8" w14:textId="77777777" w:rsidR="002C57A9" w:rsidRDefault="002C57A9" w:rsidP="002C57A9">
      <w:pPr>
        <w:rPr>
          <w:rFonts w:ascii="Arial Narrow" w:hAnsi="Arial Narrow"/>
          <w:color w:val="00B0F0"/>
        </w:rPr>
      </w:pPr>
    </w:p>
    <w:tbl>
      <w:tblPr>
        <w:tblStyle w:val="TableGrid"/>
        <w:tblW w:w="0" w:type="auto"/>
        <w:tblLook w:val="04A0" w:firstRow="1" w:lastRow="0" w:firstColumn="1" w:lastColumn="0" w:noHBand="0" w:noVBand="1"/>
      </w:tblPr>
      <w:tblGrid>
        <w:gridCol w:w="355"/>
        <w:gridCol w:w="4230"/>
        <w:gridCol w:w="5485"/>
      </w:tblGrid>
      <w:tr w:rsidR="002C57A9" w14:paraId="15FB1466" w14:textId="77777777" w:rsidTr="00701055">
        <w:tc>
          <w:tcPr>
            <w:tcW w:w="355"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41098C15" w14:textId="77777777" w:rsidR="002C57A9" w:rsidRDefault="002C57A9">
            <w:pPr>
              <w:rPr>
                <w:rFonts w:ascii="Aptos Narrow" w:hAnsi="Aptos Narrow"/>
                <w:b/>
                <w:bCs/>
              </w:rPr>
            </w:pPr>
            <w:r>
              <w:rPr>
                <w:rFonts w:ascii="Aptos Narrow" w:hAnsi="Aptos Narrow"/>
                <w:b/>
                <w:bCs/>
              </w:rPr>
              <w:t>#</w:t>
            </w:r>
          </w:p>
        </w:tc>
        <w:tc>
          <w:tcPr>
            <w:tcW w:w="4230"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264FCC2F" w14:textId="77777777" w:rsidR="002C57A9" w:rsidRDefault="002C57A9">
            <w:pPr>
              <w:rPr>
                <w:rFonts w:ascii="Aptos Narrow" w:hAnsi="Aptos Narrow"/>
                <w:b/>
                <w:bCs/>
              </w:rPr>
            </w:pPr>
            <w:r>
              <w:rPr>
                <w:rFonts w:ascii="Aptos Narrow" w:hAnsi="Aptos Narrow"/>
                <w:b/>
                <w:bCs/>
              </w:rPr>
              <w:t>Reference Document Name</w:t>
            </w:r>
          </w:p>
        </w:tc>
        <w:tc>
          <w:tcPr>
            <w:tcW w:w="5485"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5E58F6A6" w14:textId="77777777" w:rsidR="002C57A9" w:rsidRDefault="002C57A9">
            <w:pPr>
              <w:rPr>
                <w:rFonts w:ascii="Aptos Narrow" w:hAnsi="Aptos Narrow"/>
                <w:b/>
                <w:bCs/>
              </w:rPr>
            </w:pPr>
            <w:r>
              <w:rPr>
                <w:rFonts w:ascii="Aptos Narrow" w:hAnsi="Aptos Narrow"/>
                <w:b/>
                <w:bCs/>
              </w:rPr>
              <w:t>High Level Description and purpose of the Document</w:t>
            </w:r>
          </w:p>
        </w:tc>
      </w:tr>
      <w:tr w:rsidR="002C57A9" w14:paraId="5CBFD774" w14:textId="77777777" w:rsidTr="00701055">
        <w:tc>
          <w:tcPr>
            <w:tcW w:w="355" w:type="dxa"/>
            <w:tcBorders>
              <w:top w:val="single" w:sz="4" w:space="0" w:color="auto"/>
              <w:left w:val="single" w:sz="4" w:space="0" w:color="auto"/>
              <w:bottom w:val="single" w:sz="4" w:space="0" w:color="auto"/>
              <w:right w:val="single" w:sz="4" w:space="0" w:color="auto"/>
            </w:tcBorders>
            <w:vAlign w:val="center"/>
            <w:hideMark/>
          </w:tcPr>
          <w:p w14:paraId="5C4A5B94" w14:textId="77777777" w:rsidR="002C57A9" w:rsidRDefault="002C57A9">
            <w:pPr>
              <w:rPr>
                <w:rFonts w:ascii="Aptos Narrow" w:hAnsi="Aptos Narrow"/>
              </w:rPr>
            </w:pPr>
            <w:r>
              <w:rPr>
                <w:rFonts w:ascii="Aptos Narrow" w:hAnsi="Aptos Narrow"/>
              </w:rPr>
              <w:t>1</w:t>
            </w:r>
          </w:p>
        </w:tc>
        <w:tc>
          <w:tcPr>
            <w:tcW w:w="4230" w:type="dxa"/>
            <w:tcBorders>
              <w:top w:val="single" w:sz="4" w:space="0" w:color="auto"/>
              <w:left w:val="single" w:sz="4" w:space="0" w:color="auto"/>
              <w:bottom w:val="single" w:sz="4" w:space="0" w:color="auto"/>
              <w:right w:val="single" w:sz="4" w:space="0" w:color="auto"/>
            </w:tcBorders>
            <w:vAlign w:val="center"/>
          </w:tcPr>
          <w:p w14:paraId="2BA82465" w14:textId="5AFC4D63" w:rsidR="002C57A9" w:rsidRDefault="00E373EC">
            <w:pPr>
              <w:rPr>
                <w:rFonts w:ascii="Aptos Narrow" w:hAnsi="Aptos Narrow"/>
              </w:rPr>
            </w:pPr>
            <w:r w:rsidRPr="00E373EC">
              <w:rPr>
                <w:rFonts w:ascii="Aptos Narrow" w:hAnsi="Aptos Narrow"/>
              </w:rPr>
              <w:t xml:space="preserve">f02 MRM-CONTROL01 - </w:t>
            </w:r>
            <w:proofErr w:type="spellStart"/>
            <w:r w:rsidRPr="00E373EC">
              <w:rPr>
                <w:rFonts w:ascii="Aptos Narrow" w:hAnsi="Aptos Narrow"/>
              </w:rPr>
              <w:t>y&amp;n</w:t>
            </w:r>
            <w:proofErr w:type="spellEnd"/>
            <w:r w:rsidRPr="00E373EC">
              <w:rPr>
                <w:rFonts w:ascii="Aptos Narrow" w:hAnsi="Aptos Narrow"/>
              </w:rPr>
              <w:t xml:space="preserve"> Model </w:t>
            </w:r>
            <w:proofErr w:type="spellStart"/>
            <w:r w:rsidRPr="00E373EC">
              <w:rPr>
                <w:rFonts w:ascii="Aptos Narrow" w:hAnsi="Aptos Narrow"/>
              </w:rPr>
              <w:t>Assmt</w:t>
            </w:r>
            <w:proofErr w:type="spellEnd"/>
            <w:r w:rsidRPr="00E373EC">
              <w:rPr>
                <w:rFonts w:ascii="Aptos Narrow" w:hAnsi="Aptos Narrow"/>
              </w:rPr>
              <w:t xml:space="preserve"> Fraud 059- Charles Lin </w:t>
            </w:r>
            <w:proofErr w:type="spellStart"/>
            <w:r w:rsidRPr="00E373EC">
              <w:rPr>
                <w:rFonts w:ascii="Aptos Narrow" w:hAnsi="Aptos Narrow"/>
              </w:rPr>
              <w:t>YesM</w:t>
            </w:r>
            <w:proofErr w:type="spellEnd"/>
            <w:r w:rsidRPr="00E373EC">
              <w:rPr>
                <w:rFonts w:ascii="Aptos Narrow" w:hAnsi="Aptos Narrow"/>
              </w:rPr>
              <w:t>- Alipay</w:t>
            </w:r>
          </w:p>
        </w:tc>
        <w:tc>
          <w:tcPr>
            <w:tcW w:w="5485" w:type="dxa"/>
            <w:tcBorders>
              <w:top w:val="single" w:sz="4" w:space="0" w:color="auto"/>
              <w:left w:val="single" w:sz="4" w:space="0" w:color="auto"/>
              <w:bottom w:val="single" w:sz="4" w:space="0" w:color="auto"/>
              <w:right w:val="single" w:sz="4" w:space="0" w:color="auto"/>
            </w:tcBorders>
            <w:vAlign w:val="center"/>
          </w:tcPr>
          <w:p w14:paraId="6C88F22F" w14:textId="7DA239E2" w:rsidR="002C57A9" w:rsidRDefault="00E373EC">
            <w:pPr>
              <w:rPr>
                <w:rFonts w:ascii="Aptos Narrow" w:hAnsi="Aptos Narrow"/>
              </w:rPr>
            </w:pPr>
            <w:r>
              <w:rPr>
                <w:rFonts w:ascii="Aptos Narrow" w:hAnsi="Aptos Narrow"/>
              </w:rPr>
              <w:t>Enterprise risk management and Model risk classification procedures.</w:t>
            </w:r>
          </w:p>
        </w:tc>
      </w:tr>
      <w:tr w:rsidR="002C57A9" w14:paraId="3E589A01" w14:textId="77777777" w:rsidTr="00701055">
        <w:tc>
          <w:tcPr>
            <w:tcW w:w="355" w:type="dxa"/>
            <w:tcBorders>
              <w:top w:val="single" w:sz="4" w:space="0" w:color="auto"/>
              <w:left w:val="single" w:sz="4" w:space="0" w:color="auto"/>
              <w:bottom w:val="single" w:sz="4" w:space="0" w:color="auto"/>
              <w:right w:val="single" w:sz="4" w:space="0" w:color="auto"/>
            </w:tcBorders>
            <w:vAlign w:val="center"/>
            <w:hideMark/>
          </w:tcPr>
          <w:p w14:paraId="46B96A03" w14:textId="77777777" w:rsidR="002C57A9" w:rsidRDefault="002C57A9">
            <w:pPr>
              <w:rPr>
                <w:rFonts w:ascii="Aptos Narrow" w:hAnsi="Aptos Narrow"/>
              </w:rPr>
            </w:pPr>
            <w:r>
              <w:rPr>
                <w:rFonts w:ascii="Aptos Narrow" w:hAnsi="Aptos Narrow"/>
              </w:rPr>
              <w:t>2</w:t>
            </w:r>
          </w:p>
        </w:tc>
        <w:tc>
          <w:tcPr>
            <w:tcW w:w="4230" w:type="dxa"/>
            <w:tcBorders>
              <w:top w:val="single" w:sz="4" w:space="0" w:color="auto"/>
              <w:left w:val="single" w:sz="4" w:space="0" w:color="auto"/>
              <w:bottom w:val="single" w:sz="4" w:space="0" w:color="auto"/>
              <w:right w:val="single" w:sz="4" w:space="0" w:color="auto"/>
            </w:tcBorders>
            <w:vAlign w:val="center"/>
          </w:tcPr>
          <w:p w14:paraId="5224CC02" w14:textId="4EF3979F" w:rsidR="002C57A9" w:rsidRDefault="00E373EC">
            <w:pPr>
              <w:rPr>
                <w:rFonts w:ascii="Aptos Narrow" w:hAnsi="Aptos Narrow"/>
              </w:rPr>
            </w:pPr>
            <w:r w:rsidRPr="00E373EC">
              <w:rPr>
                <w:rFonts w:ascii="Aptos Narrow" w:hAnsi="Aptos Narrow"/>
              </w:rPr>
              <w:t xml:space="preserve">MRM-CONTROL02 - Model-IRR </w:t>
            </w:r>
            <w:proofErr w:type="spellStart"/>
            <w:r w:rsidRPr="00E373EC">
              <w:rPr>
                <w:rFonts w:ascii="Aptos Narrow" w:hAnsi="Aptos Narrow"/>
              </w:rPr>
              <w:t>Assmt</w:t>
            </w:r>
            <w:proofErr w:type="spellEnd"/>
            <w:r w:rsidRPr="00E373EC">
              <w:rPr>
                <w:rFonts w:ascii="Aptos Narrow" w:hAnsi="Aptos Narrow"/>
              </w:rPr>
              <w:t xml:space="preserve"> 059 -M- Charles Lin - Alipay 2024</w:t>
            </w:r>
          </w:p>
        </w:tc>
        <w:tc>
          <w:tcPr>
            <w:tcW w:w="5485" w:type="dxa"/>
            <w:tcBorders>
              <w:top w:val="single" w:sz="4" w:space="0" w:color="auto"/>
              <w:left w:val="single" w:sz="4" w:space="0" w:color="auto"/>
              <w:bottom w:val="single" w:sz="4" w:space="0" w:color="auto"/>
              <w:right w:val="single" w:sz="4" w:space="0" w:color="auto"/>
            </w:tcBorders>
            <w:vAlign w:val="center"/>
          </w:tcPr>
          <w:p w14:paraId="68B3372D" w14:textId="51A9676E" w:rsidR="002C57A9" w:rsidRDefault="00E373EC">
            <w:pPr>
              <w:rPr>
                <w:rFonts w:ascii="Aptos Narrow" w:hAnsi="Aptos Narrow"/>
              </w:rPr>
            </w:pPr>
            <w:r>
              <w:rPr>
                <w:rFonts w:ascii="Aptos Narrow" w:hAnsi="Aptos Narrow"/>
              </w:rPr>
              <w:t xml:space="preserve">Model inherent risk rating assessment form. </w:t>
            </w:r>
          </w:p>
        </w:tc>
      </w:tr>
    </w:tbl>
    <w:p w14:paraId="5EC2887B" w14:textId="67FAAE7F" w:rsidR="0092222D" w:rsidRDefault="0092222D" w:rsidP="0092222D">
      <w:pPr>
        <w:pStyle w:val="BodyText22"/>
        <w:tabs>
          <w:tab w:val="left" w:pos="7650"/>
        </w:tabs>
        <w:spacing w:line="276" w:lineRule="auto"/>
        <w:ind w:firstLine="0"/>
        <w:jc w:val="left"/>
        <w:rPr>
          <w:rFonts w:ascii="Arial Narrow" w:hAnsi="Arial Narrow"/>
          <w:iCs/>
          <w:sz w:val="20"/>
        </w:rPr>
      </w:pPr>
    </w:p>
    <w:p w14:paraId="13D6555C" w14:textId="77777777" w:rsidR="00515193" w:rsidRDefault="00515193" w:rsidP="00515193">
      <w:pPr>
        <w:rPr>
          <w:rFonts w:ascii="Arial Narrow" w:hAnsi="Arial Narrow"/>
          <w:i/>
          <w:iCs/>
          <w:color w:val="0070C0"/>
        </w:rPr>
      </w:pPr>
    </w:p>
    <w:p w14:paraId="6907406B" w14:textId="77777777" w:rsidR="00515193" w:rsidRPr="002C57A9" w:rsidRDefault="00515193" w:rsidP="00515193">
      <w:pPr>
        <w:rPr>
          <w:rFonts w:ascii="Arial" w:eastAsia="SimSun" w:hAnsi="Arial" w:cs="Arial"/>
          <w:b/>
          <w:bCs/>
          <w:color w:val="0070C0"/>
        </w:rPr>
      </w:pPr>
      <w:bookmarkStart w:id="784" w:name="OLE_LINK7"/>
      <w:r w:rsidRPr="00701055">
        <w:rPr>
          <w:rFonts w:ascii="Arial" w:eastAsia="SimSun" w:hAnsi="Arial" w:cs="Arial"/>
          <w:b/>
          <w:bCs/>
          <w:color w:val="0070C0"/>
        </w:rPr>
        <w:t>Data Assumptions Summary</w:t>
      </w:r>
    </w:p>
    <w:p w14:paraId="155E1538" w14:textId="406FE677" w:rsidR="00515193" w:rsidRPr="00701055" w:rsidRDefault="00515193" w:rsidP="00515193">
      <w:pPr>
        <w:rPr>
          <w:rStyle w:val="SubtleEmphasis"/>
        </w:rPr>
      </w:pPr>
      <w:bookmarkStart w:id="785" w:name="_Hlk188549031"/>
      <w:bookmarkEnd w:id="784"/>
      <w:r w:rsidRPr="00701055">
        <w:rPr>
          <w:rStyle w:val="SubtleEmphasis"/>
        </w:rPr>
        <w:t xml:space="preserve">Please </w:t>
      </w:r>
      <w:proofErr w:type="gramStart"/>
      <w:r w:rsidRPr="00701055">
        <w:rPr>
          <w:rStyle w:val="SubtleEmphasis"/>
        </w:rPr>
        <w:t>list out</w:t>
      </w:r>
      <w:proofErr w:type="gramEnd"/>
      <w:r w:rsidRPr="00701055">
        <w:rPr>
          <w:rStyle w:val="SubtleEmphasis"/>
        </w:rPr>
        <w:t xml:space="preserve"> data assumptions applied in the model development</w:t>
      </w:r>
      <w:bookmarkEnd w:id="785"/>
      <w:r w:rsidRPr="00701055">
        <w:rPr>
          <w:rStyle w:val="SubtleEmphasis"/>
        </w:rPr>
        <w:t xml:space="preserve"> and model production process, such as missing value treatment, outlier treatment, etc.</w:t>
      </w:r>
    </w:p>
    <w:p w14:paraId="5560C2B6" w14:textId="77777777" w:rsidR="00515193" w:rsidRDefault="00515193" w:rsidP="00515193">
      <w:pPr>
        <w:rPr>
          <w:rFonts w:ascii="Arial Narrow" w:hAnsi="Arial Narrow"/>
          <w:i/>
          <w:iCs/>
          <w:color w:val="0070C0"/>
        </w:rPr>
      </w:pPr>
    </w:p>
    <w:tbl>
      <w:tblPr>
        <w:tblStyle w:val="TableGrid"/>
        <w:tblW w:w="10075" w:type="dxa"/>
        <w:tblLook w:val="04A0" w:firstRow="1" w:lastRow="0" w:firstColumn="1" w:lastColumn="0" w:noHBand="0" w:noVBand="1"/>
      </w:tblPr>
      <w:tblGrid>
        <w:gridCol w:w="697"/>
        <w:gridCol w:w="1691"/>
        <w:gridCol w:w="2994"/>
        <w:gridCol w:w="1417"/>
        <w:gridCol w:w="3276"/>
      </w:tblGrid>
      <w:tr w:rsidR="002A3DFE" w:rsidRPr="002C57A9" w14:paraId="09BC0E0C" w14:textId="77777777" w:rsidTr="7EC542A7">
        <w:tc>
          <w:tcPr>
            <w:tcW w:w="697"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3DFAFF74" w14:textId="77777777" w:rsidR="00B735CB" w:rsidRPr="002C57A9" w:rsidRDefault="00B735CB">
            <w:pPr>
              <w:pStyle w:val="BodyText22"/>
              <w:tabs>
                <w:tab w:val="left" w:pos="7650"/>
              </w:tabs>
              <w:spacing w:line="276" w:lineRule="auto"/>
              <w:ind w:firstLine="0"/>
              <w:jc w:val="left"/>
              <w:rPr>
                <w:rFonts w:ascii="Aptos Narrow" w:hAnsi="Aptos Narrow"/>
                <w:b/>
                <w:bCs/>
                <w:iCs/>
                <w:sz w:val="20"/>
              </w:rPr>
            </w:pPr>
            <w:r w:rsidRPr="002C57A9">
              <w:rPr>
                <w:rFonts w:ascii="Aptos Narrow" w:hAnsi="Aptos Narrow"/>
                <w:b/>
                <w:bCs/>
                <w:iCs/>
                <w:sz w:val="20"/>
              </w:rPr>
              <w:t>#</w:t>
            </w:r>
          </w:p>
        </w:tc>
        <w:tc>
          <w:tcPr>
            <w:tcW w:w="1691"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6126CB0C" w14:textId="77777777" w:rsidR="00B735CB" w:rsidRPr="002C57A9" w:rsidRDefault="00B735CB">
            <w:pPr>
              <w:pStyle w:val="BodyText22"/>
              <w:tabs>
                <w:tab w:val="left" w:pos="7650"/>
              </w:tabs>
              <w:spacing w:line="276" w:lineRule="auto"/>
              <w:ind w:firstLine="0"/>
              <w:jc w:val="left"/>
              <w:rPr>
                <w:rFonts w:ascii="Aptos Narrow" w:hAnsi="Aptos Narrow"/>
                <w:b/>
                <w:bCs/>
                <w:iCs/>
                <w:sz w:val="20"/>
              </w:rPr>
            </w:pPr>
            <w:r w:rsidRPr="002C57A9">
              <w:rPr>
                <w:rFonts w:ascii="Aptos Narrow" w:hAnsi="Aptos Narrow"/>
                <w:b/>
                <w:bCs/>
                <w:iCs/>
                <w:sz w:val="20"/>
              </w:rPr>
              <w:t>Assumption Name</w:t>
            </w:r>
          </w:p>
        </w:tc>
        <w:tc>
          <w:tcPr>
            <w:tcW w:w="2994"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28487742" w14:textId="77777777" w:rsidR="00B735CB" w:rsidRPr="002C57A9" w:rsidRDefault="00B735CB">
            <w:pPr>
              <w:pStyle w:val="BodyText22"/>
              <w:tabs>
                <w:tab w:val="left" w:pos="7650"/>
              </w:tabs>
              <w:spacing w:line="276" w:lineRule="auto"/>
              <w:ind w:firstLine="0"/>
              <w:jc w:val="left"/>
              <w:rPr>
                <w:rFonts w:ascii="Aptos Narrow" w:hAnsi="Aptos Narrow"/>
                <w:b/>
                <w:bCs/>
                <w:iCs/>
                <w:sz w:val="20"/>
              </w:rPr>
            </w:pPr>
            <w:r w:rsidRPr="002C57A9">
              <w:rPr>
                <w:rFonts w:ascii="Aptos Narrow" w:hAnsi="Aptos Narrow"/>
                <w:b/>
                <w:bCs/>
                <w:iCs/>
                <w:sz w:val="20"/>
              </w:rPr>
              <w:t>Assumption Description</w:t>
            </w:r>
          </w:p>
        </w:tc>
        <w:tc>
          <w:tcPr>
            <w:tcW w:w="1417"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7F13E807" w14:textId="77777777" w:rsidR="00B735CB" w:rsidRPr="002C57A9" w:rsidRDefault="00B735CB">
            <w:pPr>
              <w:pStyle w:val="BodyText22"/>
              <w:tabs>
                <w:tab w:val="left" w:pos="7650"/>
              </w:tabs>
              <w:spacing w:line="276" w:lineRule="auto"/>
              <w:ind w:firstLine="0"/>
              <w:jc w:val="left"/>
              <w:rPr>
                <w:rFonts w:ascii="Aptos Narrow" w:hAnsi="Aptos Narrow"/>
                <w:b/>
                <w:bCs/>
                <w:iCs/>
                <w:sz w:val="20"/>
              </w:rPr>
            </w:pPr>
            <w:r w:rsidRPr="002C57A9">
              <w:rPr>
                <w:rFonts w:ascii="Aptos Narrow" w:hAnsi="Aptos Narrow"/>
                <w:b/>
                <w:bCs/>
                <w:iCs/>
                <w:sz w:val="20"/>
              </w:rPr>
              <w:t>Materiality of Assumption</w:t>
            </w:r>
          </w:p>
        </w:tc>
        <w:tc>
          <w:tcPr>
            <w:tcW w:w="3276"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39B95891" w14:textId="77777777" w:rsidR="00B735CB" w:rsidRPr="002C57A9" w:rsidRDefault="00B735CB">
            <w:pPr>
              <w:pStyle w:val="BodyText22"/>
              <w:tabs>
                <w:tab w:val="left" w:pos="7650"/>
              </w:tabs>
              <w:spacing w:line="276" w:lineRule="auto"/>
              <w:ind w:firstLine="0"/>
              <w:jc w:val="left"/>
              <w:rPr>
                <w:rFonts w:ascii="Aptos Narrow" w:hAnsi="Aptos Narrow"/>
                <w:b/>
                <w:bCs/>
                <w:iCs/>
                <w:sz w:val="20"/>
              </w:rPr>
            </w:pPr>
            <w:r w:rsidRPr="002C57A9">
              <w:rPr>
                <w:rFonts w:ascii="Aptos Narrow" w:hAnsi="Aptos Narrow"/>
                <w:b/>
                <w:bCs/>
                <w:iCs/>
                <w:sz w:val="20"/>
              </w:rPr>
              <w:t>Rationales for this Assumption</w:t>
            </w:r>
          </w:p>
          <w:p w14:paraId="16878E9E" w14:textId="77777777" w:rsidR="00B735CB" w:rsidRPr="002C57A9" w:rsidRDefault="00B735CB">
            <w:pPr>
              <w:pStyle w:val="BodyText22"/>
              <w:tabs>
                <w:tab w:val="left" w:pos="7650"/>
              </w:tabs>
              <w:spacing w:line="276" w:lineRule="auto"/>
              <w:ind w:firstLine="0"/>
              <w:jc w:val="left"/>
              <w:rPr>
                <w:rFonts w:ascii="Aptos Narrow" w:hAnsi="Aptos Narrow"/>
                <w:iCs/>
                <w:sz w:val="20"/>
              </w:rPr>
            </w:pPr>
            <w:r w:rsidRPr="002C57A9">
              <w:rPr>
                <w:rFonts w:ascii="Aptos Narrow" w:hAnsi="Aptos Narrow"/>
                <w:iCs/>
                <w:sz w:val="20"/>
              </w:rPr>
              <w:t>(Business driven or quantitative methodology driven)</w:t>
            </w:r>
          </w:p>
        </w:tc>
      </w:tr>
      <w:tr w:rsidR="00972A5E" w:rsidRPr="002C57A9" w14:paraId="6FB8A1FE" w14:textId="77777777" w:rsidTr="7EC542A7">
        <w:tc>
          <w:tcPr>
            <w:tcW w:w="697" w:type="dxa"/>
            <w:tcBorders>
              <w:top w:val="single" w:sz="4" w:space="0" w:color="auto"/>
              <w:left w:val="single" w:sz="4" w:space="0" w:color="auto"/>
              <w:bottom w:val="single" w:sz="4" w:space="0" w:color="auto"/>
              <w:right w:val="single" w:sz="4" w:space="0" w:color="auto"/>
            </w:tcBorders>
            <w:vAlign w:val="center"/>
            <w:hideMark/>
          </w:tcPr>
          <w:p w14:paraId="132EE975" w14:textId="1978576A" w:rsidR="00972A5E" w:rsidRPr="002C57A9" w:rsidRDefault="00972A5E" w:rsidP="00972A5E">
            <w:pPr>
              <w:pStyle w:val="BodyText22"/>
              <w:tabs>
                <w:tab w:val="left" w:pos="7650"/>
              </w:tabs>
              <w:spacing w:line="276" w:lineRule="auto"/>
              <w:ind w:firstLine="0"/>
              <w:jc w:val="left"/>
              <w:rPr>
                <w:rFonts w:ascii="Aptos Narrow" w:hAnsi="Aptos Narrow"/>
                <w:iCs/>
                <w:sz w:val="20"/>
              </w:rPr>
            </w:pPr>
            <w:r w:rsidRPr="007F4D53">
              <w:rPr>
                <w:rFonts w:ascii="Aptos Narrow" w:hAnsi="Aptos Narrow"/>
                <w:iCs/>
                <w:sz w:val="20"/>
              </w:rPr>
              <w:t>1</w:t>
            </w:r>
          </w:p>
        </w:tc>
        <w:tc>
          <w:tcPr>
            <w:tcW w:w="1691" w:type="dxa"/>
            <w:tcBorders>
              <w:top w:val="single" w:sz="4" w:space="0" w:color="auto"/>
              <w:left w:val="single" w:sz="4" w:space="0" w:color="auto"/>
              <w:bottom w:val="single" w:sz="4" w:space="0" w:color="auto"/>
              <w:right w:val="single" w:sz="4" w:space="0" w:color="auto"/>
            </w:tcBorders>
            <w:vAlign w:val="center"/>
          </w:tcPr>
          <w:p w14:paraId="09BEDFDC" w14:textId="38BE3136" w:rsidR="00972A5E" w:rsidRPr="002C57A9" w:rsidRDefault="00972A5E" w:rsidP="00972A5E">
            <w:pPr>
              <w:pStyle w:val="BodyText22"/>
              <w:tabs>
                <w:tab w:val="left" w:pos="7650"/>
              </w:tabs>
              <w:spacing w:line="276" w:lineRule="auto"/>
              <w:ind w:firstLine="0"/>
              <w:jc w:val="left"/>
              <w:rPr>
                <w:rFonts w:ascii="Aptos Narrow" w:hAnsi="Aptos Narrow"/>
                <w:iCs/>
                <w:sz w:val="20"/>
              </w:rPr>
            </w:pPr>
            <w:r w:rsidRPr="007F4D53">
              <w:rPr>
                <w:rFonts w:ascii="Aptos Narrow" w:hAnsi="Aptos Narrow"/>
                <w:iCs/>
                <w:sz w:val="20"/>
              </w:rPr>
              <w:t>Missing Data Treatment</w:t>
            </w:r>
          </w:p>
        </w:tc>
        <w:tc>
          <w:tcPr>
            <w:tcW w:w="2994" w:type="dxa"/>
            <w:tcBorders>
              <w:top w:val="single" w:sz="4" w:space="0" w:color="auto"/>
              <w:left w:val="single" w:sz="4" w:space="0" w:color="auto"/>
              <w:bottom w:val="single" w:sz="4" w:space="0" w:color="auto"/>
              <w:right w:val="single" w:sz="4" w:space="0" w:color="auto"/>
            </w:tcBorders>
            <w:vAlign w:val="center"/>
          </w:tcPr>
          <w:p w14:paraId="7A9EB0CB" w14:textId="7372A4D4" w:rsidR="00972A5E" w:rsidRPr="002C57A9" w:rsidRDefault="00972A5E" w:rsidP="00972A5E">
            <w:pPr>
              <w:pStyle w:val="BodyText22"/>
              <w:tabs>
                <w:tab w:val="left" w:pos="7650"/>
              </w:tabs>
              <w:spacing w:line="276" w:lineRule="auto"/>
              <w:ind w:firstLine="0"/>
              <w:jc w:val="left"/>
              <w:rPr>
                <w:rFonts w:ascii="Aptos Narrow" w:hAnsi="Aptos Narrow"/>
                <w:iCs/>
                <w:sz w:val="20"/>
              </w:rPr>
            </w:pPr>
            <w:r w:rsidRPr="007F4D53">
              <w:rPr>
                <w:rFonts w:ascii="Aptos Narrow" w:hAnsi="Aptos Narrow"/>
                <w:iCs/>
                <w:sz w:val="20"/>
              </w:rPr>
              <w:t>If certain input fields are missing, the rule-based model proceeds with available data without imputation.</w:t>
            </w:r>
          </w:p>
        </w:tc>
        <w:tc>
          <w:tcPr>
            <w:tcW w:w="1417" w:type="dxa"/>
            <w:tcBorders>
              <w:top w:val="single" w:sz="4" w:space="0" w:color="auto"/>
              <w:left w:val="single" w:sz="4" w:space="0" w:color="auto"/>
              <w:bottom w:val="single" w:sz="4" w:space="0" w:color="auto"/>
              <w:right w:val="single" w:sz="4" w:space="0" w:color="auto"/>
            </w:tcBorders>
            <w:vAlign w:val="center"/>
          </w:tcPr>
          <w:p w14:paraId="34F14C97" w14:textId="102A4C69" w:rsidR="00972A5E" w:rsidRPr="002C57A9" w:rsidRDefault="00972A5E" w:rsidP="00972A5E">
            <w:pPr>
              <w:pStyle w:val="BodyText22"/>
              <w:tabs>
                <w:tab w:val="left" w:pos="7650"/>
              </w:tabs>
              <w:spacing w:line="276" w:lineRule="auto"/>
              <w:ind w:firstLine="0"/>
              <w:jc w:val="left"/>
              <w:rPr>
                <w:rFonts w:ascii="Aptos Narrow" w:hAnsi="Aptos Narrow"/>
                <w:iCs/>
                <w:sz w:val="20"/>
              </w:rPr>
            </w:pPr>
            <w:r w:rsidRPr="007F4D53">
              <w:rPr>
                <w:rFonts w:ascii="Aptos Narrow" w:hAnsi="Aptos Narrow"/>
                <w:iCs/>
                <w:sz w:val="20"/>
              </w:rPr>
              <w:t>Moderate</w:t>
            </w:r>
          </w:p>
        </w:tc>
        <w:tc>
          <w:tcPr>
            <w:tcW w:w="3276" w:type="dxa"/>
            <w:tcBorders>
              <w:top w:val="single" w:sz="4" w:space="0" w:color="auto"/>
              <w:left w:val="single" w:sz="4" w:space="0" w:color="auto"/>
              <w:bottom w:val="single" w:sz="4" w:space="0" w:color="auto"/>
              <w:right w:val="single" w:sz="4" w:space="0" w:color="auto"/>
            </w:tcBorders>
            <w:vAlign w:val="center"/>
          </w:tcPr>
          <w:p w14:paraId="232819D3" w14:textId="754FD2BA" w:rsidR="00972A5E" w:rsidRPr="00972A5E" w:rsidRDefault="007340E9" w:rsidP="00972A5E">
            <w:pPr>
              <w:rPr>
                <w:rFonts w:ascii="Aptos Narrow" w:eastAsia="Times New Roman" w:hAnsi="Aptos Narrow" w:cs="Times New Roman"/>
                <w:iCs/>
                <w:sz w:val="20"/>
                <w:szCs w:val="20"/>
                <w:lang w:eastAsia="en-US"/>
              </w:rPr>
            </w:pPr>
            <w:r>
              <w:rPr>
                <w:rFonts w:ascii="Aptos Narrow" w:eastAsia="Times New Roman" w:hAnsi="Aptos Narrow" w:cs="Times New Roman"/>
                <w:iCs/>
                <w:sz w:val="20"/>
                <w:szCs w:val="20"/>
                <w:lang w:eastAsia="en-US"/>
              </w:rPr>
              <w:t xml:space="preserve"> Sourced from </w:t>
            </w:r>
            <w:r w:rsidR="0001033F">
              <w:rPr>
                <w:rFonts w:ascii="Aptos Narrow" w:eastAsia="Times New Roman" w:hAnsi="Aptos Narrow" w:cs="Times New Roman"/>
                <w:iCs/>
                <w:sz w:val="20"/>
                <w:szCs w:val="20"/>
                <w:lang w:eastAsia="en-US"/>
              </w:rPr>
              <w:t>discussion with Ant Group Management Team (Global Remittance, Risk Management, Risk Model and AML Officer)</w:t>
            </w:r>
            <w:r w:rsidR="00972A5E" w:rsidRPr="007F4D53">
              <w:rPr>
                <w:rFonts w:ascii="Aptos Narrow" w:eastAsia="Times New Roman" w:hAnsi="Aptos Narrow" w:cs="Times New Roman"/>
                <w:iCs/>
                <w:sz w:val="20"/>
                <w:szCs w:val="20"/>
                <w:lang w:eastAsia="en-US"/>
              </w:rPr>
              <w:t xml:space="preserve"> – The model operates based on predefined rules, and missing data does not halt processing but may impact rule evaluations.</w:t>
            </w:r>
          </w:p>
        </w:tc>
      </w:tr>
      <w:tr w:rsidR="00972A5E" w:rsidRPr="002C57A9" w14:paraId="55ADAAE6" w14:textId="77777777" w:rsidTr="7EC542A7">
        <w:tc>
          <w:tcPr>
            <w:tcW w:w="697" w:type="dxa"/>
            <w:tcBorders>
              <w:top w:val="single" w:sz="4" w:space="0" w:color="auto"/>
              <w:left w:val="single" w:sz="4" w:space="0" w:color="auto"/>
              <w:bottom w:val="single" w:sz="4" w:space="0" w:color="auto"/>
              <w:right w:val="single" w:sz="4" w:space="0" w:color="auto"/>
            </w:tcBorders>
            <w:vAlign w:val="center"/>
            <w:hideMark/>
          </w:tcPr>
          <w:p w14:paraId="6D0B4ED8" w14:textId="77777777" w:rsidR="00972A5E" w:rsidRPr="002C57A9" w:rsidRDefault="00972A5E" w:rsidP="00972A5E">
            <w:pPr>
              <w:pStyle w:val="BodyText22"/>
              <w:tabs>
                <w:tab w:val="left" w:pos="7650"/>
              </w:tabs>
              <w:spacing w:line="276" w:lineRule="auto"/>
              <w:ind w:firstLine="0"/>
              <w:jc w:val="left"/>
              <w:rPr>
                <w:rFonts w:ascii="Aptos Narrow" w:hAnsi="Aptos Narrow"/>
                <w:iCs/>
                <w:sz w:val="20"/>
              </w:rPr>
            </w:pPr>
            <w:r w:rsidRPr="002C57A9">
              <w:rPr>
                <w:rFonts w:ascii="Aptos Narrow" w:hAnsi="Aptos Narrow"/>
                <w:iCs/>
                <w:sz w:val="20"/>
              </w:rPr>
              <w:t>2</w:t>
            </w:r>
          </w:p>
        </w:tc>
        <w:tc>
          <w:tcPr>
            <w:tcW w:w="1691" w:type="dxa"/>
            <w:tcBorders>
              <w:top w:val="single" w:sz="4" w:space="0" w:color="auto"/>
              <w:left w:val="single" w:sz="4" w:space="0" w:color="auto"/>
              <w:bottom w:val="single" w:sz="4" w:space="0" w:color="auto"/>
              <w:right w:val="single" w:sz="4" w:space="0" w:color="auto"/>
            </w:tcBorders>
            <w:vAlign w:val="center"/>
          </w:tcPr>
          <w:p w14:paraId="65DCA3E3" w14:textId="60181A9E" w:rsidR="00972A5E" w:rsidRPr="002C57A9" w:rsidRDefault="00972A5E" w:rsidP="00972A5E">
            <w:pPr>
              <w:pStyle w:val="BodyText22"/>
              <w:tabs>
                <w:tab w:val="left" w:pos="7650"/>
              </w:tabs>
              <w:spacing w:line="276" w:lineRule="auto"/>
              <w:ind w:firstLine="0"/>
              <w:jc w:val="left"/>
              <w:rPr>
                <w:rFonts w:ascii="Aptos Narrow" w:hAnsi="Aptos Narrow"/>
                <w:iCs/>
                <w:sz w:val="20"/>
              </w:rPr>
            </w:pPr>
            <w:r w:rsidRPr="007F4D53">
              <w:rPr>
                <w:rFonts w:ascii="Aptos Narrow" w:hAnsi="Aptos Narrow"/>
                <w:iCs/>
                <w:sz w:val="20"/>
              </w:rPr>
              <w:t>Rule Evaluation Logic</w:t>
            </w:r>
          </w:p>
        </w:tc>
        <w:tc>
          <w:tcPr>
            <w:tcW w:w="2994" w:type="dxa"/>
            <w:tcBorders>
              <w:top w:val="single" w:sz="4" w:space="0" w:color="auto"/>
              <w:left w:val="single" w:sz="4" w:space="0" w:color="auto"/>
              <w:bottom w:val="single" w:sz="4" w:space="0" w:color="auto"/>
              <w:right w:val="single" w:sz="4" w:space="0" w:color="auto"/>
            </w:tcBorders>
            <w:vAlign w:val="center"/>
          </w:tcPr>
          <w:p w14:paraId="5C881933" w14:textId="17C216E9" w:rsidR="00972A5E" w:rsidRPr="002C57A9" w:rsidRDefault="00972A5E" w:rsidP="00972A5E">
            <w:pPr>
              <w:pStyle w:val="BodyText22"/>
              <w:tabs>
                <w:tab w:val="left" w:pos="7650"/>
              </w:tabs>
              <w:spacing w:line="276" w:lineRule="auto"/>
              <w:ind w:firstLine="0"/>
              <w:jc w:val="left"/>
              <w:rPr>
                <w:rFonts w:ascii="Aptos Narrow" w:hAnsi="Aptos Narrow"/>
                <w:iCs/>
                <w:sz w:val="20"/>
              </w:rPr>
            </w:pPr>
            <w:r w:rsidRPr="007F4D53">
              <w:rPr>
                <w:rFonts w:ascii="Aptos Narrow" w:hAnsi="Aptos Narrow"/>
                <w:iCs/>
                <w:sz w:val="20"/>
              </w:rPr>
              <w:t>Transactions are evaluated based on predefined fraud detection rules; no probabilistic scoring is applied.</w:t>
            </w:r>
          </w:p>
        </w:tc>
        <w:tc>
          <w:tcPr>
            <w:tcW w:w="1417" w:type="dxa"/>
            <w:tcBorders>
              <w:top w:val="single" w:sz="4" w:space="0" w:color="auto"/>
              <w:left w:val="single" w:sz="4" w:space="0" w:color="auto"/>
              <w:bottom w:val="single" w:sz="4" w:space="0" w:color="auto"/>
              <w:right w:val="single" w:sz="4" w:space="0" w:color="auto"/>
            </w:tcBorders>
            <w:vAlign w:val="center"/>
          </w:tcPr>
          <w:p w14:paraId="6C3B9C48" w14:textId="0BF5B79F" w:rsidR="00972A5E" w:rsidRPr="002C57A9" w:rsidRDefault="00972A5E" w:rsidP="00972A5E">
            <w:pPr>
              <w:pStyle w:val="BodyText22"/>
              <w:tabs>
                <w:tab w:val="left" w:pos="7650"/>
              </w:tabs>
              <w:spacing w:line="276" w:lineRule="auto"/>
              <w:ind w:firstLine="0"/>
              <w:jc w:val="left"/>
              <w:rPr>
                <w:rFonts w:ascii="Aptos Narrow" w:hAnsi="Aptos Narrow"/>
                <w:iCs/>
                <w:sz w:val="20"/>
              </w:rPr>
            </w:pPr>
            <w:r w:rsidRPr="007F4D53">
              <w:rPr>
                <w:rFonts w:ascii="Aptos Narrow" w:hAnsi="Aptos Narrow"/>
                <w:iCs/>
                <w:sz w:val="20"/>
              </w:rPr>
              <w:t>High</w:t>
            </w:r>
          </w:p>
        </w:tc>
        <w:tc>
          <w:tcPr>
            <w:tcW w:w="3276" w:type="dxa"/>
            <w:tcBorders>
              <w:top w:val="single" w:sz="4" w:space="0" w:color="auto"/>
              <w:left w:val="single" w:sz="4" w:space="0" w:color="auto"/>
              <w:bottom w:val="single" w:sz="4" w:space="0" w:color="auto"/>
              <w:right w:val="single" w:sz="4" w:space="0" w:color="auto"/>
            </w:tcBorders>
            <w:vAlign w:val="center"/>
          </w:tcPr>
          <w:p w14:paraId="5844E0BE" w14:textId="5EBC0FE3" w:rsidR="00972A5E" w:rsidRPr="00972A5E" w:rsidRDefault="3CA8AF25" w:rsidP="7EC542A7">
            <w:pPr>
              <w:rPr>
                <w:rFonts w:ascii="Aptos Narrow" w:eastAsia="Times New Roman" w:hAnsi="Aptos Narrow" w:cs="Times New Roman"/>
                <w:sz w:val="20"/>
                <w:szCs w:val="20"/>
                <w:lang w:eastAsia="en-US"/>
              </w:rPr>
            </w:pPr>
            <w:r w:rsidRPr="7EC542A7">
              <w:rPr>
                <w:rFonts w:ascii="Aptos Narrow" w:eastAsia="Times New Roman" w:hAnsi="Aptos Narrow" w:cs="Times New Roman"/>
                <w:sz w:val="20"/>
                <w:szCs w:val="20"/>
                <w:lang w:eastAsia="en-US"/>
              </w:rPr>
              <w:t xml:space="preserve">Sourced from discussion with Ant Group Management Team (Global Remittance, Risk Management, Risk Model and AML </w:t>
            </w:r>
            <w:r w:rsidR="39CB7E76" w:rsidRPr="7EC542A7">
              <w:rPr>
                <w:rFonts w:ascii="Aptos Narrow" w:eastAsia="Times New Roman" w:hAnsi="Aptos Narrow" w:cs="Times New Roman"/>
                <w:sz w:val="20"/>
                <w:szCs w:val="20"/>
                <w:lang w:eastAsia="en-US"/>
              </w:rPr>
              <w:t>Officer) –</w:t>
            </w:r>
            <w:r w:rsidR="753923D8" w:rsidRPr="7EC542A7">
              <w:rPr>
                <w:rFonts w:ascii="Aptos Narrow" w:eastAsia="Times New Roman" w:hAnsi="Aptos Narrow" w:cs="Times New Roman"/>
                <w:sz w:val="20"/>
                <w:szCs w:val="20"/>
                <w:lang w:eastAsia="en-US"/>
              </w:rPr>
              <w:t xml:space="preserve"> The system relies on rule-based decisions rather than predictive modeling.</w:t>
            </w:r>
          </w:p>
        </w:tc>
      </w:tr>
      <w:tr w:rsidR="00972A5E" w:rsidRPr="002C57A9" w14:paraId="32166C37" w14:textId="77777777" w:rsidTr="7EC542A7">
        <w:tc>
          <w:tcPr>
            <w:tcW w:w="697" w:type="dxa"/>
            <w:tcBorders>
              <w:top w:val="single" w:sz="4" w:space="0" w:color="auto"/>
              <w:left w:val="single" w:sz="4" w:space="0" w:color="auto"/>
              <w:bottom w:val="single" w:sz="4" w:space="0" w:color="auto"/>
              <w:right w:val="single" w:sz="4" w:space="0" w:color="auto"/>
            </w:tcBorders>
            <w:vAlign w:val="center"/>
          </w:tcPr>
          <w:p w14:paraId="423C73BA" w14:textId="2962EBC6" w:rsidR="00972A5E" w:rsidRPr="002C57A9" w:rsidRDefault="00972A5E" w:rsidP="00972A5E">
            <w:pPr>
              <w:pStyle w:val="BodyText22"/>
              <w:tabs>
                <w:tab w:val="left" w:pos="7650"/>
              </w:tabs>
              <w:spacing w:line="276" w:lineRule="auto"/>
              <w:ind w:firstLine="0"/>
              <w:jc w:val="left"/>
              <w:rPr>
                <w:rFonts w:ascii="Aptos Narrow" w:hAnsi="Aptos Narrow"/>
                <w:iCs/>
                <w:sz w:val="20"/>
              </w:rPr>
            </w:pPr>
            <w:r>
              <w:rPr>
                <w:rFonts w:ascii="Aptos Narrow" w:hAnsi="Aptos Narrow"/>
                <w:iCs/>
                <w:sz w:val="20"/>
              </w:rPr>
              <w:t>3</w:t>
            </w:r>
          </w:p>
        </w:tc>
        <w:tc>
          <w:tcPr>
            <w:tcW w:w="1691" w:type="dxa"/>
            <w:tcBorders>
              <w:top w:val="single" w:sz="4" w:space="0" w:color="auto"/>
              <w:left w:val="single" w:sz="4" w:space="0" w:color="auto"/>
              <w:bottom w:val="single" w:sz="4" w:space="0" w:color="auto"/>
              <w:right w:val="single" w:sz="4" w:space="0" w:color="auto"/>
            </w:tcBorders>
            <w:vAlign w:val="center"/>
          </w:tcPr>
          <w:p w14:paraId="24308BBA" w14:textId="32E7D678" w:rsidR="00972A5E" w:rsidRPr="00972A5E" w:rsidRDefault="00972A5E" w:rsidP="00972A5E">
            <w:pPr>
              <w:pStyle w:val="BodyText22"/>
              <w:tabs>
                <w:tab w:val="left" w:pos="7650"/>
              </w:tabs>
              <w:spacing w:line="276" w:lineRule="auto"/>
              <w:ind w:firstLine="0"/>
              <w:jc w:val="left"/>
              <w:rPr>
                <w:rFonts w:ascii="Aptos Narrow" w:hAnsi="Aptos Narrow"/>
                <w:iCs/>
                <w:sz w:val="20"/>
              </w:rPr>
            </w:pPr>
            <w:r w:rsidRPr="007F4D53">
              <w:rPr>
                <w:rFonts w:ascii="Aptos Narrow" w:hAnsi="Aptos Narrow"/>
                <w:iCs/>
                <w:sz w:val="20"/>
              </w:rPr>
              <w:t>Manual Review Process</w:t>
            </w:r>
          </w:p>
        </w:tc>
        <w:tc>
          <w:tcPr>
            <w:tcW w:w="2994" w:type="dxa"/>
            <w:tcBorders>
              <w:top w:val="single" w:sz="4" w:space="0" w:color="auto"/>
              <w:left w:val="single" w:sz="4" w:space="0" w:color="auto"/>
              <w:bottom w:val="single" w:sz="4" w:space="0" w:color="auto"/>
              <w:right w:val="single" w:sz="4" w:space="0" w:color="auto"/>
            </w:tcBorders>
            <w:vAlign w:val="center"/>
          </w:tcPr>
          <w:p w14:paraId="756D1A49" w14:textId="031B9370" w:rsidR="00972A5E" w:rsidRPr="00972A5E" w:rsidRDefault="00972A5E" w:rsidP="00972A5E">
            <w:pPr>
              <w:pStyle w:val="BodyText22"/>
              <w:tabs>
                <w:tab w:val="left" w:pos="7650"/>
              </w:tabs>
              <w:spacing w:line="276" w:lineRule="auto"/>
              <w:ind w:firstLine="0"/>
              <w:jc w:val="left"/>
              <w:rPr>
                <w:rFonts w:ascii="Aptos Narrow" w:hAnsi="Aptos Narrow"/>
                <w:iCs/>
                <w:sz w:val="20"/>
              </w:rPr>
            </w:pPr>
            <w:r w:rsidRPr="007F4D53">
              <w:rPr>
                <w:rFonts w:ascii="Aptos Narrow" w:hAnsi="Aptos Narrow"/>
                <w:iCs/>
                <w:sz w:val="20"/>
              </w:rPr>
              <w:t>Transactions that do not meet approval criteria are flagged for manual review.</w:t>
            </w:r>
          </w:p>
        </w:tc>
        <w:tc>
          <w:tcPr>
            <w:tcW w:w="1417" w:type="dxa"/>
            <w:tcBorders>
              <w:top w:val="single" w:sz="4" w:space="0" w:color="auto"/>
              <w:left w:val="single" w:sz="4" w:space="0" w:color="auto"/>
              <w:bottom w:val="single" w:sz="4" w:space="0" w:color="auto"/>
              <w:right w:val="single" w:sz="4" w:space="0" w:color="auto"/>
            </w:tcBorders>
            <w:vAlign w:val="center"/>
          </w:tcPr>
          <w:p w14:paraId="759659CD" w14:textId="53F3DAFF" w:rsidR="00972A5E" w:rsidRPr="00972A5E" w:rsidRDefault="00972A5E" w:rsidP="00972A5E">
            <w:pPr>
              <w:pStyle w:val="BodyText22"/>
              <w:tabs>
                <w:tab w:val="left" w:pos="7650"/>
              </w:tabs>
              <w:spacing w:line="276" w:lineRule="auto"/>
              <w:ind w:firstLine="0"/>
              <w:jc w:val="left"/>
              <w:rPr>
                <w:rFonts w:ascii="Aptos Narrow" w:hAnsi="Aptos Narrow"/>
                <w:iCs/>
                <w:sz w:val="20"/>
              </w:rPr>
            </w:pPr>
            <w:r w:rsidRPr="007F4D53">
              <w:rPr>
                <w:rFonts w:ascii="Aptos Narrow" w:hAnsi="Aptos Narrow"/>
                <w:iCs/>
                <w:sz w:val="20"/>
              </w:rPr>
              <w:t>High</w:t>
            </w:r>
          </w:p>
        </w:tc>
        <w:tc>
          <w:tcPr>
            <w:tcW w:w="3276" w:type="dxa"/>
            <w:tcBorders>
              <w:top w:val="single" w:sz="4" w:space="0" w:color="auto"/>
              <w:left w:val="single" w:sz="4" w:space="0" w:color="auto"/>
              <w:bottom w:val="single" w:sz="4" w:space="0" w:color="auto"/>
              <w:right w:val="single" w:sz="4" w:space="0" w:color="auto"/>
            </w:tcBorders>
            <w:vAlign w:val="center"/>
          </w:tcPr>
          <w:p w14:paraId="24001445" w14:textId="00571FA8" w:rsidR="00972A5E" w:rsidRPr="00972A5E" w:rsidRDefault="00C23182" w:rsidP="00972A5E">
            <w:pPr>
              <w:rPr>
                <w:rFonts w:ascii="Aptos Narrow" w:eastAsia="Times New Roman" w:hAnsi="Aptos Narrow" w:cs="Times New Roman"/>
                <w:iCs/>
                <w:sz w:val="20"/>
                <w:szCs w:val="20"/>
                <w:lang w:eastAsia="en-US"/>
              </w:rPr>
            </w:pPr>
            <w:r w:rsidRPr="00C23182">
              <w:rPr>
                <w:rFonts w:ascii="Aptos Narrow" w:eastAsia="Times New Roman" w:hAnsi="Aptos Narrow" w:cs="Times New Roman"/>
                <w:iCs/>
                <w:sz w:val="20"/>
                <w:szCs w:val="20"/>
                <w:lang w:eastAsia="en-US"/>
              </w:rPr>
              <w:t xml:space="preserve">Sourced from discussion with Ant Group Management Team (Global Remittance, Risk Management, Risk Model and AML Officer) </w:t>
            </w:r>
            <w:r w:rsidR="00972A5E" w:rsidRPr="007F4D53">
              <w:rPr>
                <w:rFonts w:ascii="Aptos Narrow" w:eastAsia="Times New Roman" w:hAnsi="Aptos Narrow" w:cs="Times New Roman"/>
                <w:iCs/>
                <w:sz w:val="20"/>
                <w:szCs w:val="20"/>
                <w:lang w:eastAsia="en-US"/>
              </w:rPr>
              <w:t>– Ensures that high-risk transactions receive additional scrutiny by the fraud detection team.</w:t>
            </w:r>
          </w:p>
        </w:tc>
      </w:tr>
      <w:tr w:rsidR="00972A5E" w:rsidRPr="002C57A9" w14:paraId="5718AFBD" w14:textId="77777777" w:rsidTr="7EC542A7">
        <w:tc>
          <w:tcPr>
            <w:tcW w:w="697" w:type="dxa"/>
            <w:tcBorders>
              <w:top w:val="single" w:sz="4" w:space="0" w:color="auto"/>
              <w:left w:val="single" w:sz="4" w:space="0" w:color="auto"/>
              <w:bottom w:val="single" w:sz="4" w:space="0" w:color="auto"/>
              <w:right w:val="single" w:sz="4" w:space="0" w:color="auto"/>
            </w:tcBorders>
            <w:vAlign w:val="center"/>
          </w:tcPr>
          <w:p w14:paraId="4C06A94B" w14:textId="467792F1" w:rsidR="00972A5E" w:rsidRDefault="00972A5E" w:rsidP="00972A5E">
            <w:pPr>
              <w:pStyle w:val="BodyText22"/>
              <w:tabs>
                <w:tab w:val="left" w:pos="7650"/>
              </w:tabs>
              <w:spacing w:line="276" w:lineRule="auto"/>
              <w:ind w:firstLine="0"/>
              <w:jc w:val="left"/>
              <w:rPr>
                <w:rFonts w:ascii="Aptos Narrow" w:hAnsi="Aptos Narrow"/>
                <w:iCs/>
                <w:sz w:val="20"/>
              </w:rPr>
            </w:pPr>
            <w:r>
              <w:rPr>
                <w:rFonts w:ascii="Aptos Narrow" w:hAnsi="Aptos Narrow"/>
                <w:iCs/>
                <w:sz w:val="20"/>
              </w:rPr>
              <w:t>4</w:t>
            </w:r>
          </w:p>
        </w:tc>
        <w:tc>
          <w:tcPr>
            <w:tcW w:w="1691" w:type="dxa"/>
            <w:tcBorders>
              <w:top w:val="single" w:sz="4" w:space="0" w:color="auto"/>
              <w:left w:val="single" w:sz="4" w:space="0" w:color="auto"/>
              <w:bottom w:val="single" w:sz="4" w:space="0" w:color="auto"/>
              <w:right w:val="single" w:sz="4" w:space="0" w:color="auto"/>
            </w:tcBorders>
            <w:vAlign w:val="center"/>
          </w:tcPr>
          <w:p w14:paraId="36997FC2" w14:textId="65B39CFD" w:rsidR="00972A5E" w:rsidRPr="00972A5E" w:rsidRDefault="00972A5E" w:rsidP="00972A5E">
            <w:pPr>
              <w:pStyle w:val="BodyText22"/>
              <w:tabs>
                <w:tab w:val="left" w:pos="7650"/>
              </w:tabs>
              <w:spacing w:line="276" w:lineRule="auto"/>
              <w:ind w:firstLine="0"/>
              <w:jc w:val="left"/>
              <w:rPr>
                <w:rFonts w:ascii="Aptos Narrow" w:hAnsi="Aptos Narrow"/>
                <w:iCs/>
                <w:sz w:val="20"/>
              </w:rPr>
            </w:pPr>
            <w:r w:rsidRPr="007F4D53">
              <w:rPr>
                <w:rFonts w:ascii="Aptos Narrow" w:hAnsi="Aptos Narrow"/>
                <w:iCs/>
                <w:sz w:val="20"/>
              </w:rPr>
              <w:t>Data Freshness</w:t>
            </w:r>
          </w:p>
        </w:tc>
        <w:tc>
          <w:tcPr>
            <w:tcW w:w="2994" w:type="dxa"/>
            <w:tcBorders>
              <w:top w:val="single" w:sz="4" w:space="0" w:color="auto"/>
              <w:left w:val="single" w:sz="4" w:space="0" w:color="auto"/>
              <w:bottom w:val="single" w:sz="4" w:space="0" w:color="auto"/>
              <w:right w:val="single" w:sz="4" w:space="0" w:color="auto"/>
            </w:tcBorders>
            <w:vAlign w:val="center"/>
          </w:tcPr>
          <w:p w14:paraId="39C70354" w14:textId="369A8A93" w:rsidR="00972A5E" w:rsidRPr="00972A5E" w:rsidRDefault="00972A5E" w:rsidP="00972A5E">
            <w:pPr>
              <w:pStyle w:val="BodyText22"/>
              <w:tabs>
                <w:tab w:val="left" w:pos="7650"/>
              </w:tabs>
              <w:spacing w:line="276" w:lineRule="auto"/>
              <w:ind w:firstLine="0"/>
              <w:jc w:val="left"/>
              <w:rPr>
                <w:rFonts w:ascii="Aptos Narrow" w:hAnsi="Aptos Narrow"/>
                <w:iCs/>
                <w:sz w:val="20"/>
              </w:rPr>
            </w:pPr>
            <w:r w:rsidRPr="007F4D53">
              <w:rPr>
                <w:rFonts w:ascii="Aptos Narrow" w:hAnsi="Aptos Narrow"/>
                <w:iCs/>
                <w:sz w:val="20"/>
              </w:rPr>
              <w:t>The model relies on real-time transaction data for fraud assessment.</w:t>
            </w:r>
          </w:p>
        </w:tc>
        <w:tc>
          <w:tcPr>
            <w:tcW w:w="1417" w:type="dxa"/>
            <w:tcBorders>
              <w:top w:val="single" w:sz="4" w:space="0" w:color="auto"/>
              <w:left w:val="single" w:sz="4" w:space="0" w:color="auto"/>
              <w:bottom w:val="single" w:sz="4" w:space="0" w:color="auto"/>
              <w:right w:val="single" w:sz="4" w:space="0" w:color="auto"/>
            </w:tcBorders>
            <w:vAlign w:val="center"/>
          </w:tcPr>
          <w:p w14:paraId="22D77CCB" w14:textId="61C2FC1F" w:rsidR="00972A5E" w:rsidRPr="00972A5E" w:rsidRDefault="00972A5E" w:rsidP="00972A5E">
            <w:pPr>
              <w:pStyle w:val="BodyText22"/>
              <w:tabs>
                <w:tab w:val="left" w:pos="7650"/>
              </w:tabs>
              <w:spacing w:line="276" w:lineRule="auto"/>
              <w:ind w:firstLine="0"/>
              <w:jc w:val="left"/>
              <w:rPr>
                <w:rFonts w:ascii="Aptos Narrow" w:hAnsi="Aptos Narrow"/>
                <w:iCs/>
                <w:sz w:val="20"/>
              </w:rPr>
            </w:pPr>
            <w:r w:rsidRPr="007F4D53">
              <w:rPr>
                <w:rFonts w:ascii="Aptos Narrow" w:hAnsi="Aptos Narrow"/>
                <w:iCs/>
                <w:sz w:val="20"/>
              </w:rPr>
              <w:t>High</w:t>
            </w:r>
          </w:p>
        </w:tc>
        <w:tc>
          <w:tcPr>
            <w:tcW w:w="3276" w:type="dxa"/>
            <w:tcBorders>
              <w:top w:val="single" w:sz="4" w:space="0" w:color="auto"/>
              <w:left w:val="single" w:sz="4" w:space="0" w:color="auto"/>
              <w:bottom w:val="single" w:sz="4" w:space="0" w:color="auto"/>
              <w:right w:val="single" w:sz="4" w:space="0" w:color="auto"/>
            </w:tcBorders>
            <w:vAlign w:val="center"/>
          </w:tcPr>
          <w:p w14:paraId="3FDB31F7" w14:textId="7A16CC4A" w:rsidR="00972A5E" w:rsidRPr="00972A5E" w:rsidRDefault="009A7587" w:rsidP="00972A5E">
            <w:pPr>
              <w:rPr>
                <w:rFonts w:ascii="Aptos Narrow" w:eastAsia="Times New Roman" w:hAnsi="Aptos Narrow" w:cs="Times New Roman"/>
                <w:iCs/>
                <w:sz w:val="20"/>
                <w:szCs w:val="20"/>
                <w:lang w:eastAsia="en-US"/>
              </w:rPr>
            </w:pPr>
            <w:r w:rsidRPr="009A7587">
              <w:rPr>
                <w:rFonts w:ascii="Aptos Narrow" w:eastAsia="Times New Roman" w:hAnsi="Aptos Narrow" w:cs="Times New Roman"/>
                <w:iCs/>
                <w:sz w:val="20"/>
                <w:szCs w:val="20"/>
                <w:lang w:eastAsia="en-US"/>
              </w:rPr>
              <w:t xml:space="preserve">Sourced from discussion with Ant Group Management Team (Global Remittance, Risk Management, Risk </w:t>
            </w:r>
            <w:r w:rsidRPr="009A7587">
              <w:rPr>
                <w:rFonts w:ascii="Aptos Narrow" w:eastAsia="Times New Roman" w:hAnsi="Aptos Narrow" w:cs="Times New Roman"/>
                <w:iCs/>
                <w:sz w:val="20"/>
                <w:szCs w:val="20"/>
                <w:lang w:eastAsia="en-US"/>
              </w:rPr>
              <w:lastRenderedPageBreak/>
              <w:t xml:space="preserve">Model and AML Officer) </w:t>
            </w:r>
            <w:r w:rsidR="00972A5E" w:rsidRPr="007F4D53">
              <w:rPr>
                <w:rFonts w:ascii="Aptos Narrow" w:eastAsia="Times New Roman" w:hAnsi="Aptos Narrow" w:cs="Times New Roman"/>
                <w:iCs/>
                <w:sz w:val="20"/>
                <w:szCs w:val="20"/>
                <w:lang w:eastAsia="en-US"/>
              </w:rPr>
              <w:t>– Real-time data processing is necessary for effective fraud detection.</w:t>
            </w:r>
          </w:p>
        </w:tc>
      </w:tr>
    </w:tbl>
    <w:p w14:paraId="2E498E57" w14:textId="77777777" w:rsidR="0092222D" w:rsidRDefault="0092222D" w:rsidP="003A0C6B">
      <w:pPr>
        <w:rPr>
          <w:rFonts w:ascii="Arial Narrow" w:hAnsi="Arial Narrow"/>
        </w:rPr>
      </w:pPr>
    </w:p>
    <w:p w14:paraId="678FB3DE" w14:textId="77777777" w:rsidR="00515193" w:rsidRDefault="00515193" w:rsidP="003A0C6B">
      <w:pPr>
        <w:rPr>
          <w:rFonts w:ascii="Arial Narrow" w:hAnsi="Arial Narrow"/>
        </w:rPr>
      </w:pPr>
    </w:p>
    <w:p w14:paraId="53A3BBEF" w14:textId="245A413E" w:rsidR="00515193" w:rsidRPr="002C57A9" w:rsidRDefault="00515193" w:rsidP="00515193">
      <w:pPr>
        <w:rPr>
          <w:rFonts w:ascii="Arial" w:eastAsia="SimSun" w:hAnsi="Arial" w:cs="Arial"/>
          <w:b/>
          <w:bCs/>
          <w:color w:val="0070C0"/>
        </w:rPr>
      </w:pPr>
      <w:r w:rsidRPr="002C57A9">
        <w:rPr>
          <w:rFonts w:ascii="Arial" w:eastAsia="SimSun" w:hAnsi="Arial" w:cs="Arial"/>
          <w:b/>
          <w:bCs/>
          <w:color w:val="0070C0"/>
        </w:rPr>
        <w:t>Data Limitation Summary</w:t>
      </w:r>
    </w:p>
    <w:p w14:paraId="13101B40" w14:textId="06012795" w:rsidR="00515193" w:rsidRPr="00701055" w:rsidRDefault="00515193" w:rsidP="00515193">
      <w:pPr>
        <w:rPr>
          <w:rStyle w:val="SubtleEmphasis"/>
        </w:rPr>
      </w:pPr>
      <w:r w:rsidRPr="00701055">
        <w:rPr>
          <w:rStyle w:val="SubtleEmphasis"/>
        </w:rPr>
        <w:t>Please list out data limitations, their impact of business use, and ongoing monitoring program to appropriately manage the related risk.</w:t>
      </w:r>
    </w:p>
    <w:p w14:paraId="6BF2214B" w14:textId="77777777" w:rsidR="00515193" w:rsidRDefault="00515193" w:rsidP="00515193">
      <w:pPr>
        <w:rPr>
          <w:rFonts w:ascii="Arial Narrow" w:hAnsi="Arial Narrow"/>
          <w:i/>
          <w:iCs/>
          <w:color w:val="0070C0"/>
        </w:rPr>
      </w:pPr>
    </w:p>
    <w:tbl>
      <w:tblPr>
        <w:tblStyle w:val="TableGrid"/>
        <w:tblW w:w="10075" w:type="dxa"/>
        <w:tblLook w:val="04A0" w:firstRow="1" w:lastRow="0" w:firstColumn="1" w:lastColumn="0" w:noHBand="0" w:noVBand="1"/>
      </w:tblPr>
      <w:tblGrid>
        <w:gridCol w:w="697"/>
        <w:gridCol w:w="1579"/>
        <w:gridCol w:w="2539"/>
        <w:gridCol w:w="2551"/>
        <w:gridCol w:w="2709"/>
      </w:tblGrid>
      <w:tr w:rsidR="00A05765" w:rsidRPr="002C57A9" w14:paraId="0101D7A3" w14:textId="77777777" w:rsidTr="7EC542A7">
        <w:tc>
          <w:tcPr>
            <w:tcW w:w="697"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4E32A411" w14:textId="77777777" w:rsidR="00B735CB" w:rsidRPr="002C57A9" w:rsidRDefault="00B735CB">
            <w:pPr>
              <w:pStyle w:val="BodyText22"/>
              <w:tabs>
                <w:tab w:val="left" w:pos="7650"/>
              </w:tabs>
              <w:spacing w:line="276" w:lineRule="auto"/>
              <w:ind w:firstLine="0"/>
              <w:jc w:val="left"/>
              <w:rPr>
                <w:rFonts w:ascii="Aptos Narrow" w:hAnsi="Aptos Narrow"/>
                <w:b/>
                <w:bCs/>
                <w:iCs/>
                <w:sz w:val="20"/>
              </w:rPr>
            </w:pPr>
            <w:r w:rsidRPr="002C57A9">
              <w:rPr>
                <w:rFonts w:ascii="Aptos Narrow" w:hAnsi="Aptos Narrow"/>
                <w:b/>
                <w:bCs/>
                <w:iCs/>
                <w:sz w:val="20"/>
              </w:rPr>
              <w:t>#</w:t>
            </w:r>
          </w:p>
        </w:tc>
        <w:tc>
          <w:tcPr>
            <w:tcW w:w="1579"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07CCF2AD" w14:textId="77777777" w:rsidR="00B735CB" w:rsidRPr="002C57A9" w:rsidRDefault="00B735CB">
            <w:pPr>
              <w:pStyle w:val="BodyText22"/>
              <w:tabs>
                <w:tab w:val="left" w:pos="7650"/>
              </w:tabs>
              <w:spacing w:line="276" w:lineRule="auto"/>
              <w:ind w:firstLine="0"/>
              <w:jc w:val="left"/>
              <w:rPr>
                <w:rFonts w:ascii="Aptos Narrow" w:hAnsi="Aptos Narrow"/>
                <w:b/>
                <w:bCs/>
                <w:iCs/>
                <w:sz w:val="20"/>
              </w:rPr>
            </w:pPr>
            <w:r w:rsidRPr="002C57A9">
              <w:rPr>
                <w:rFonts w:ascii="Aptos Narrow" w:hAnsi="Aptos Narrow"/>
                <w:b/>
                <w:bCs/>
                <w:iCs/>
                <w:sz w:val="20"/>
              </w:rPr>
              <w:t>Limitation Name</w:t>
            </w:r>
          </w:p>
        </w:tc>
        <w:tc>
          <w:tcPr>
            <w:tcW w:w="2539"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5C8689CC" w14:textId="77777777" w:rsidR="00B735CB" w:rsidRPr="002C57A9" w:rsidRDefault="00B735CB">
            <w:pPr>
              <w:pStyle w:val="BodyText22"/>
              <w:tabs>
                <w:tab w:val="left" w:pos="7650"/>
              </w:tabs>
              <w:spacing w:line="276" w:lineRule="auto"/>
              <w:ind w:firstLine="0"/>
              <w:jc w:val="left"/>
              <w:rPr>
                <w:rFonts w:ascii="Aptos Narrow" w:hAnsi="Aptos Narrow"/>
                <w:b/>
                <w:bCs/>
                <w:iCs/>
                <w:sz w:val="20"/>
              </w:rPr>
            </w:pPr>
            <w:r w:rsidRPr="002C57A9">
              <w:rPr>
                <w:rFonts w:ascii="Aptos Narrow" w:hAnsi="Aptos Narrow"/>
                <w:b/>
                <w:bCs/>
                <w:iCs/>
                <w:sz w:val="20"/>
              </w:rPr>
              <w:t>Limitation Description</w:t>
            </w:r>
          </w:p>
        </w:tc>
        <w:tc>
          <w:tcPr>
            <w:tcW w:w="2551"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306144BB" w14:textId="77777777" w:rsidR="00B735CB" w:rsidRPr="002C57A9" w:rsidRDefault="00B735CB">
            <w:pPr>
              <w:pStyle w:val="BodyText22"/>
              <w:tabs>
                <w:tab w:val="left" w:pos="7650"/>
              </w:tabs>
              <w:spacing w:line="276" w:lineRule="auto"/>
              <w:ind w:firstLine="0"/>
              <w:jc w:val="left"/>
              <w:rPr>
                <w:rFonts w:ascii="Aptos Narrow" w:hAnsi="Aptos Narrow"/>
                <w:b/>
                <w:bCs/>
                <w:iCs/>
                <w:sz w:val="20"/>
              </w:rPr>
            </w:pPr>
            <w:r w:rsidRPr="002C57A9">
              <w:rPr>
                <w:rFonts w:ascii="Aptos Narrow" w:hAnsi="Aptos Narrow"/>
                <w:b/>
                <w:bCs/>
                <w:iCs/>
                <w:sz w:val="20"/>
              </w:rPr>
              <w:t>Impact on Business Use</w:t>
            </w:r>
          </w:p>
        </w:tc>
        <w:tc>
          <w:tcPr>
            <w:tcW w:w="2709" w:type="dxa"/>
            <w:tcBorders>
              <w:top w:val="single" w:sz="4" w:space="0" w:color="auto"/>
              <w:left w:val="single" w:sz="4" w:space="0" w:color="auto"/>
              <w:bottom w:val="single" w:sz="4" w:space="0" w:color="auto"/>
              <w:right w:val="single" w:sz="4" w:space="0" w:color="auto"/>
            </w:tcBorders>
            <w:shd w:val="clear" w:color="auto" w:fill="C00000"/>
            <w:hideMark/>
          </w:tcPr>
          <w:p w14:paraId="1E9689CF" w14:textId="77777777" w:rsidR="00B735CB" w:rsidRPr="002C57A9" w:rsidRDefault="00B735CB">
            <w:pPr>
              <w:pStyle w:val="BodyText22"/>
              <w:tabs>
                <w:tab w:val="left" w:pos="7650"/>
              </w:tabs>
              <w:spacing w:line="276" w:lineRule="auto"/>
              <w:ind w:firstLine="0"/>
              <w:jc w:val="left"/>
              <w:rPr>
                <w:rFonts w:ascii="Aptos Narrow" w:hAnsi="Aptos Narrow"/>
                <w:b/>
                <w:bCs/>
                <w:iCs/>
                <w:sz w:val="20"/>
              </w:rPr>
            </w:pPr>
            <w:r w:rsidRPr="002C57A9">
              <w:rPr>
                <w:rFonts w:ascii="Aptos Narrow" w:hAnsi="Aptos Narrow"/>
                <w:b/>
                <w:bCs/>
                <w:iCs/>
                <w:sz w:val="20"/>
              </w:rPr>
              <w:t>Monitoring Description &amp; Frequency</w:t>
            </w:r>
          </w:p>
        </w:tc>
      </w:tr>
      <w:tr w:rsidR="0076366E" w:rsidRPr="002C57A9" w14:paraId="7312B3C5" w14:textId="77777777" w:rsidTr="7EC542A7">
        <w:tc>
          <w:tcPr>
            <w:tcW w:w="697" w:type="dxa"/>
            <w:tcBorders>
              <w:top w:val="single" w:sz="4" w:space="0" w:color="auto"/>
              <w:left w:val="single" w:sz="4" w:space="0" w:color="auto"/>
              <w:bottom w:val="single" w:sz="4" w:space="0" w:color="auto"/>
              <w:right w:val="single" w:sz="4" w:space="0" w:color="auto"/>
            </w:tcBorders>
            <w:vAlign w:val="center"/>
            <w:hideMark/>
          </w:tcPr>
          <w:p w14:paraId="35747FDD" w14:textId="0424076D" w:rsidR="0076366E" w:rsidRPr="002C57A9" w:rsidRDefault="731F003C" w:rsidP="0076366E">
            <w:pPr>
              <w:pStyle w:val="BodyText22"/>
              <w:tabs>
                <w:tab w:val="left" w:pos="7650"/>
              </w:tabs>
              <w:spacing w:line="276" w:lineRule="auto"/>
              <w:ind w:firstLine="0"/>
              <w:jc w:val="left"/>
              <w:rPr>
                <w:rFonts w:ascii="Aptos Narrow" w:hAnsi="Aptos Narrow"/>
                <w:iCs/>
                <w:sz w:val="20"/>
              </w:rPr>
            </w:pPr>
            <w:r w:rsidRPr="057D38D5">
              <w:rPr>
                <w:rFonts w:ascii="Aptos Narrow" w:hAnsi="Aptos Narrow"/>
                <w:sz w:val="20"/>
              </w:rPr>
              <w:t>1</w:t>
            </w:r>
          </w:p>
        </w:tc>
        <w:tc>
          <w:tcPr>
            <w:tcW w:w="1579" w:type="dxa"/>
            <w:tcBorders>
              <w:top w:val="single" w:sz="4" w:space="0" w:color="auto"/>
              <w:left w:val="single" w:sz="4" w:space="0" w:color="auto"/>
              <w:bottom w:val="single" w:sz="4" w:space="0" w:color="auto"/>
              <w:right w:val="single" w:sz="4" w:space="0" w:color="auto"/>
            </w:tcBorders>
            <w:vAlign w:val="center"/>
          </w:tcPr>
          <w:p w14:paraId="515A211E" w14:textId="61550652" w:rsidR="0076366E" w:rsidRPr="002C57A9" w:rsidRDefault="10CE8E6D" w:rsidP="7EC542A7">
            <w:pPr>
              <w:pStyle w:val="BodyText22"/>
              <w:tabs>
                <w:tab w:val="left" w:pos="7650"/>
              </w:tabs>
              <w:spacing w:line="276" w:lineRule="auto"/>
              <w:ind w:firstLine="0"/>
              <w:jc w:val="left"/>
              <w:rPr>
                <w:rFonts w:ascii="Aptos Narrow" w:hAnsi="Aptos Narrow"/>
                <w:sz w:val="20"/>
              </w:rPr>
            </w:pPr>
            <w:r w:rsidRPr="7EC542A7">
              <w:rPr>
                <w:rFonts w:ascii="Aptos Narrow" w:hAnsi="Aptos Narrow"/>
                <w:sz w:val="20"/>
              </w:rPr>
              <w:t>Outliers Handling</w:t>
            </w:r>
          </w:p>
        </w:tc>
        <w:tc>
          <w:tcPr>
            <w:tcW w:w="2539" w:type="dxa"/>
            <w:tcBorders>
              <w:top w:val="single" w:sz="4" w:space="0" w:color="auto"/>
              <w:left w:val="single" w:sz="4" w:space="0" w:color="auto"/>
              <w:bottom w:val="single" w:sz="4" w:space="0" w:color="auto"/>
              <w:right w:val="single" w:sz="4" w:space="0" w:color="auto"/>
            </w:tcBorders>
            <w:vAlign w:val="center"/>
          </w:tcPr>
          <w:p w14:paraId="09B561F4" w14:textId="6B409AF5" w:rsidR="0076366E" w:rsidRPr="002C57A9" w:rsidRDefault="10CE8E6D" w:rsidP="7EC542A7">
            <w:pPr>
              <w:pStyle w:val="BodyText22"/>
              <w:tabs>
                <w:tab w:val="left" w:pos="7650"/>
              </w:tabs>
              <w:spacing w:line="276" w:lineRule="auto"/>
              <w:ind w:firstLine="0"/>
              <w:jc w:val="left"/>
              <w:rPr>
                <w:rFonts w:ascii="Aptos Narrow" w:hAnsi="Aptos Narrow"/>
                <w:sz w:val="20"/>
              </w:rPr>
            </w:pPr>
            <w:r w:rsidRPr="7EC542A7">
              <w:rPr>
                <w:rFonts w:ascii="Aptos Narrow" w:hAnsi="Aptos Narrow"/>
                <w:sz w:val="20"/>
              </w:rPr>
              <w:t xml:space="preserve">The model does not adjust or remove outliers in transaction amounts, considering them as valid data points for fraud detection.  </w:t>
            </w:r>
          </w:p>
        </w:tc>
        <w:tc>
          <w:tcPr>
            <w:tcW w:w="2551" w:type="dxa"/>
            <w:tcBorders>
              <w:top w:val="single" w:sz="4" w:space="0" w:color="auto"/>
              <w:left w:val="single" w:sz="4" w:space="0" w:color="auto"/>
              <w:bottom w:val="single" w:sz="4" w:space="0" w:color="auto"/>
              <w:right w:val="single" w:sz="4" w:space="0" w:color="auto"/>
            </w:tcBorders>
            <w:vAlign w:val="center"/>
          </w:tcPr>
          <w:p w14:paraId="0E7B9041" w14:textId="0BD28FFB" w:rsidR="0076366E" w:rsidRPr="002C57A9" w:rsidRDefault="10CE8E6D" w:rsidP="7EC542A7">
            <w:pPr>
              <w:pStyle w:val="BodyText22"/>
              <w:tabs>
                <w:tab w:val="left" w:pos="7650"/>
              </w:tabs>
              <w:spacing w:line="276" w:lineRule="auto"/>
              <w:ind w:firstLine="0"/>
              <w:jc w:val="left"/>
              <w:rPr>
                <w:rFonts w:ascii="Aptos Narrow" w:hAnsi="Aptos Narrow"/>
                <w:sz w:val="20"/>
              </w:rPr>
            </w:pPr>
            <w:r w:rsidRPr="7EC542A7">
              <w:rPr>
                <w:rFonts w:ascii="Aptos Narrow" w:hAnsi="Aptos Narrow"/>
                <w:sz w:val="20"/>
              </w:rPr>
              <w:t xml:space="preserve">It is potential to flag legitimate high-value transactions as fraudulent or miss subtle fraud indicators.  </w:t>
            </w:r>
          </w:p>
        </w:tc>
        <w:tc>
          <w:tcPr>
            <w:tcW w:w="2709" w:type="dxa"/>
            <w:tcBorders>
              <w:top w:val="single" w:sz="4" w:space="0" w:color="auto"/>
              <w:left w:val="single" w:sz="4" w:space="0" w:color="auto"/>
              <w:bottom w:val="single" w:sz="4" w:space="0" w:color="auto"/>
              <w:right w:val="single" w:sz="4" w:space="0" w:color="auto"/>
            </w:tcBorders>
            <w:vAlign w:val="center"/>
          </w:tcPr>
          <w:p w14:paraId="5211A157" w14:textId="6BAB3761" w:rsidR="0076366E" w:rsidRPr="0076366E" w:rsidRDefault="0094409E" w:rsidP="7EC542A7">
            <w:pPr>
              <w:rPr>
                <w:rFonts w:ascii="Aptos Narrow" w:eastAsia="Times New Roman" w:hAnsi="Aptos Narrow" w:cs="Times New Roman"/>
                <w:sz w:val="20"/>
                <w:szCs w:val="20"/>
                <w:lang w:eastAsia="en-US"/>
              </w:rPr>
            </w:pPr>
            <w:r>
              <w:rPr>
                <w:rFonts w:ascii="Aptos Narrow" w:eastAsia="Times New Roman" w:hAnsi="Aptos Narrow" w:cs="Times New Roman"/>
                <w:sz w:val="20"/>
                <w:szCs w:val="20"/>
                <w:lang w:eastAsia="en-US"/>
              </w:rPr>
              <w:t>P</w:t>
            </w:r>
            <w:r w:rsidR="10CE8E6D" w:rsidRPr="7EC542A7">
              <w:rPr>
                <w:rFonts w:ascii="Aptos Narrow" w:eastAsia="Times New Roman" w:hAnsi="Aptos Narrow" w:cs="Times New Roman"/>
                <w:sz w:val="20"/>
                <w:szCs w:val="20"/>
                <w:lang w:eastAsia="en-US"/>
              </w:rPr>
              <w:t xml:space="preserve">erformance checks include periodic reviews of transaction data for </w:t>
            </w:r>
            <w:proofErr w:type="gramStart"/>
            <w:r w:rsidR="0073793F" w:rsidRPr="7EC542A7">
              <w:rPr>
                <w:rFonts w:ascii="Aptos Narrow" w:eastAsia="Times New Roman" w:hAnsi="Aptos Narrow" w:cs="Times New Roman"/>
                <w:sz w:val="20"/>
                <w:szCs w:val="20"/>
                <w:lang w:eastAsia="en-US"/>
              </w:rPr>
              <w:t>outliers,</w:t>
            </w:r>
            <w:proofErr w:type="gramEnd"/>
            <w:r w:rsidR="10CE8E6D" w:rsidRPr="7EC542A7">
              <w:rPr>
                <w:rFonts w:ascii="Aptos Narrow" w:eastAsia="Times New Roman" w:hAnsi="Aptos Narrow" w:cs="Times New Roman"/>
                <w:sz w:val="20"/>
                <w:szCs w:val="20"/>
                <w:lang w:eastAsia="en-US"/>
              </w:rPr>
              <w:t xml:space="preserve"> performance checks.  along with an assessment of key metrics like detection rate and false positive rate to evaluate </w:t>
            </w:r>
            <w:proofErr w:type="gramStart"/>
            <w:r w:rsidR="10CE8E6D" w:rsidRPr="7EC542A7">
              <w:rPr>
                <w:rFonts w:ascii="Aptos Narrow" w:eastAsia="Times New Roman" w:hAnsi="Aptos Narrow" w:cs="Times New Roman"/>
                <w:sz w:val="20"/>
                <w:szCs w:val="20"/>
                <w:lang w:eastAsia="en-US"/>
              </w:rPr>
              <w:t>the effectiveness</w:t>
            </w:r>
            <w:proofErr w:type="gramEnd"/>
            <w:r w:rsidR="10CE8E6D" w:rsidRPr="7EC542A7">
              <w:rPr>
                <w:rFonts w:ascii="Aptos Narrow" w:eastAsia="Times New Roman" w:hAnsi="Aptos Narrow" w:cs="Times New Roman"/>
                <w:sz w:val="20"/>
                <w:szCs w:val="20"/>
                <w:lang w:eastAsia="en-US"/>
              </w:rPr>
              <w:t xml:space="preserve">.  </w:t>
            </w:r>
          </w:p>
        </w:tc>
      </w:tr>
      <w:tr w:rsidR="7EC542A7" w14:paraId="68EE5457" w14:textId="77777777" w:rsidTr="7EC542A7">
        <w:trPr>
          <w:trHeight w:val="300"/>
        </w:trPr>
        <w:tc>
          <w:tcPr>
            <w:tcW w:w="697" w:type="dxa"/>
            <w:tcBorders>
              <w:top w:val="single" w:sz="4" w:space="0" w:color="auto"/>
              <w:left w:val="single" w:sz="4" w:space="0" w:color="auto"/>
              <w:bottom w:val="single" w:sz="4" w:space="0" w:color="auto"/>
              <w:right w:val="single" w:sz="4" w:space="0" w:color="auto"/>
            </w:tcBorders>
            <w:vAlign w:val="center"/>
            <w:hideMark/>
          </w:tcPr>
          <w:p w14:paraId="0522C903" w14:textId="7FC1D901" w:rsidR="57B2F6D2" w:rsidRDefault="57B2F6D2" w:rsidP="7EC542A7">
            <w:pPr>
              <w:pStyle w:val="BodyText22"/>
              <w:spacing w:line="276" w:lineRule="auto"/>
              <w:ind w:firstLine="0"/>
              <w:jc w:val="left"/>
              <w:rPr>
                <w:rFonts w:ascii="Aptos Narrow" w:hAnsi="Aptos Narrow"/>
                <w:sz w:val="20"/>
              </w:rPr>
            </w:pPr>
            <w:r w:rsidRPr="7EC542A7">
              <w:rPr>
                <w:rFonts w:ascii="Aptos Narrow" w:hAnsi="Aptos Narrow"/>
                <w:sz w:val="20"/>
              </w:rPr>
              <w:t>2</w:t>
            </w:r>
          </w:p>
        </w:tc>
        <w:tc>
          <w:tcPr>
            <w:tcW w:w="1579" w:type="dxa"/>
            <w:tcBorders>
              <w:top w:val="single" w:sz="4" w:space="0" w:color="auto"/>
              <w:left w:val="single" w:sz="4" w:space="0" w:color="auto"/>
              <w:bottom w:val="single" w:sz="4" w:space="0" w:color="auto"/>
              <w:right w:val="single" w:sz="4" w:space="0" w:color="auto"/>
            </w:tcBorders>
            <w:vAlign w:val="center"/>
          </w:tcPr>
          <w:p w14:paraId="77EE7AF3" w14:textId="452F932B" w:rsidR="57B2F6D2" w:rsidRDefault="57B2F6D2" w:rsidP="7EC542A7">
            <w:pPr>
              <w:pStyle w:val="BodyText22"/>
              <w:spacing w:line="276" w:lineRule="auto"/>
              <w:ind w:firstLine="0"/>
              <w:jc w:val="left"/>
              <w:rPr>
                <w:rFonts w:ascii="Aptos Narrow" w:hAnsi="Aptos Narrow"/>
                <w:sz w:val="20"/>
              </w:rPr>
            </w:pPr>
            <w:r w:rsidRPr="7EC542A7">
              <w:rPr>
                <w:rFonts w:ascii="Aptos Narrow" w:hAnsi="Aptos Narrow"/>
                <w:sz w:val="20"/>
              </w:rPr>
              <w:t>Historical Data dependency</w:t>
            </w:r>
          </w:p>
        </w:tc>
        <w:tc>
          <w:tcPr>
            <w:tcW w:w="2539" w:type="dxa"/>
            <w:tcBorders>
              <w:top w:val="single" w:sz="4" w:space="0" w:color="auto"/>
              <w:left w:val="single" w:sz="4" w:space="0" w:color="auto"/>
              <w:bottom w:val="single" w:sz="4" w:space="0" w:color="auto"/>
              <w:right w:val="single" w:sz="4" w:space="0" w:color="auto"/>
            </w:tcBorders>
            <w:vAlign w:val="center"/>
          </w:tcPr>
          <w:p w14:paraId="5B852D61" w14:textId="49058651" w:rsidR="57B2F6D2" w:rsidRDefault="57B2F6D2" w:rsidP="7EC542A7">
            <w:pPr>
              <w:pStyle w:val="BodyText22"/>
              <w:spacing w:line="276" w:lineRule="auto"/>
              <w:ind w:firstLine="0"/>
              <w:jc w:val="left"/>
              <w:rPr>
                <w:rFonts w:ascii="Aptos Narrow" w:hAnsi="Aptos Narrow"/>
                <w:sz w:val="20"/>
              </w:rPr>
            </w:pPr>
            <w:r w:rsidRPr="7EC542A7">
              <w:rPr>
                <w:rFonts w:ascii="Aptos Narrow" w:hAnsi="Aptos Narrow"/>
                <w:sz w:val="20"/>
              </w:rPr>
              <w:t xml:space="preserve">The model depends heavily on historical transaction patterns to detect fraud, without considering future fraud trends or real-time risk adjustments.  </w:t>
            </w:r>
          </w:p>
        </w:tc>
        <w:tc>
          <w:tcPr>
            <w:tcW w:w="2551" w:type="dxa"/>
            <w:tcBorders>
              <w:top w:val="single" w:sz="4" w:space="0" w:color="auto"/>
              <w:left w:val="single" w:sz="4" w:space="0" w:color="auto"/>
              <w:bottom w:val="single" w:sz="4" w:space="0" w:color="auto"/>
              <w:right w:val="single" w:sz="4" w:space="0" w:color="auto"/>
            </w:tcBorders>
            <w:vAlign w:val="center"/>
          </w:tcPr>
          <w:p w14:paraId="669AE918" w14:textId="5AF7D9F1" w:rsidR="57B2F6D2" w:rsidRDefault="57B2F6D2" w:rsidP="7EC542A7">
            <w:pPr>
              <w:pStyle w:val="BodyText22"/>
              <w:spacing w:line="276" w:lineRule="auto"/>
              <w:ind w:firstLine="0"/>
              <w:jc w:val="left"/>
              <w:rPr>
                <w:rFonts w:ascii="Aptos Narrow" w:hAnsi="Aptos Narrow"/>
                <w:sz w:val="20"/>
              </w:rPr>
            </w:pPr>
            <w:r w:rsidRPr="7EC542A7">
              <w:rPr>
                <w:rFonts w:ascii="Aptos Narrow" w:hAnsi="Aptos Narrow"/>
                <w:sz w:val="20"/>
              </w:rPr>
              <w:t xml:space="preserve">May fail to identify new, evolving fraud schemes that do not align with past patterns.  </w:t>
            </w:r>
          </w:p>
        </w:tc>
        <w:tc>
          <w:tcPr>
            <w:tcW w:w="2709" w:type="dxa"/>
            <w:tcBorders>
              <w:top w:val="single" w:sz="4" w:space="0" w:color="auto"/>
              <w:left w:val="single" w:sz="4" w:space="0" w:color="auto"/>
              <w:bottom w:val="single" w:sz="4" w:space="0" w:color="auto"/>
              <w:right w:val="single" w:sz="4" w:space="0" w:color="auto"/>
            </w:tcBorders>
            <w:vAlign w:val="center"/>
          </w:tcPr>
          <w:p w14:paraId="60820221" w14:textId="65BC923A" w:rsidR="57B2F6D2" w:rsidRDefault="00862A4A" w:rsidP="7EC542A7">
            <w:pPr>
              <w:rPr>
                <w:rFonts w:ascii="Aptos Narrow" w:eastAsia="Times New Roman" w:hAnsi="Aptos Narrow" w:cs="Times New Roman"/>
                <w:sz w:val="20"/>
                <w:szCs w:val="20"/>
                <w:lang w:eastAsia="en-US"/>
              </w:rPr>
            </w:pPr>
            <w:r>
              <w:rPr>
                <w:rFonts w:ascii="Aptos Narrow" w:eastAsia="Times New Roman" w:hAnsi="Aptos Narrow" w:cs="Times New Roman"/>
                <w:sz w:val="20"/>
                <w:szCs w:val="20"/>
                <w:lang w:eastAsia="en-US"/>
              </w:rPr>
              <w:t>F</w:t>
            </w:r>
            <w:r w:rsidR="57B2F6D2" w:rsidRPr="7EC542A7">
              <w:rPr>
                <w:rFonts w:ascii="Aptos Narrow" w:eastAsia="Times New Roman" w:hAnsi="Aptos Narrow" w:cs="Times New Roman"/>
                <w:sz w:val="20"/>
                <w:szCs w:val="20"/>
                <w:lang w:eastAsia="en-US"/>
              </w:rPr>
              <w:t>raud trend analysis through manual review volume and rejection rates, with regular historical data updates for ongoing monitoring.</w:t>
            </w:r>
          </w:p>
        </w:tc>
      </w:tr>
      <w:tr w:rsidR="0076366E" w:rsidRPr="002C57A9" w14:paraId="12E7598B" w14:textId="77777777" w:rsidTr="7EC542A7">
        <w:tc>
          <w:tcPr>
            <w:tcW w:w="697" w:type="dxa"/>
            <w:tcBorders>
              <w:top w:val="single" w:sz="4" w:space="0" w:color="auto"/>
              <w:left w:val="single" w:sz="4" w:space="0" w:color="auto"/>
              <w:bottom w:val="single" w:sz="4" w:space="0" w:color="auto"/>
              <w:right w:val="single" w:sz="4" w:space="0" w:color="auto"/>
            </w:tcBorders>
            <w:vAlign w:val="center"/>
          </w:tcPr>
          <w:p w14:paraId="33D7C5E1" w14:textId="6ADA48D3" w:rsidR="0076366E" w:rsidRPr="002C57A9" w:rsidRDefault="5F5B0E03" w:rsidP="0076366E">
            <w:pPr>
              <w:pStyle w:val="BodyText22"/>
              <w:tabs>
                <w:tab w:val="left" w:pos="7650"/>
              </w:tabs>
              <w:spacing w:line="276" w:lineRule="auto"/>
              <w:ind w:firstLine="0"/>
              <w:jc w:val="left"/>
              <w:rPr>
                <w:rFonts w:ascii="Aptos Narrow" w:hAnsi="Aptos Narrow"/>
                <w:iCs/>
                <w:sz w:val="20"/>
              </w:rPr>
            </w:pPr>
            <w:r w:rsidRPr="057D38D5">
              <w:rPr>
                <w:rFonts w:ascii="Aptos Narrow" w:hAnsi="Aptos Narrow"/>
                <w:sz w:val="20"/>
              </w:rPr>
              <w:t>3</w:t>
            </w:r>
          </w:p>
        </w:tc>
        <w:tc>
          <w:tcPr>
            <w:tcW w:w="1579" w:type="dxa"/>
            <w:tcBorders>
              <w:top w:val="single" w:sz="4" w:space="0" w:color="auto"/>
              <w:left w:val="single" w:sz="4" w:space="0" w:color="auto"/>
              <w:bottom w:val="single" w:sz="4" w:space="0" w:color="auto"/>
              <w:right w:val="single" w:sz="4" w:space="0" w:color="auto"/>
            </w:tcBorders>
            <w:vAlign w:val="center"/>
          </w:tcPr>
          <w:p w14:paraId="77CF09A0" w14:textId="15EAABA4" w:rsidR="0076366E" w:rsidRPr="002C57A9" w:rsidRDefault="0076366E" w:rsidP="0076366E">
            <w:pPr>
              <w:pStyle w:val="BodyText22"/>
              <w:tabs>
                <w:tab w:val="left" w:pos="7650"/>
              </w:tabs>
              <w:spacing w:line="276" w:lineRule="auto"/>
              <w:ind w:firstLine="0"/>
              <w:jc w:val="left"/>
              <w:rPr>
                <w:rFonts w:ascii="Aptos Narrow" w:hAnsi="Aptos Narrow"/>
                <w:iCs/>
                <w:sz w:val="20"/>
              </w:rPr>
            </w:pPr>
            <w:r w:rsidRPr="007F4D53">
              <w:rPr>
                <w:rFonts w:ascii="Aptos Narrow" w:hAnsi="Aptos Narrow"/>
                <w:iCs/>
                <w:sz w:val="20"/>
              </w:rPr>
              <w:t>Vendor Data Processing Rules</w:t>
            </w:r>
          </w:p>
        </w:tc>
        <w:tc>
          <w:tcPr>
            <w:tcW w:w="2539" w:type="dxa"/>
            <w:tcBorders>
              <w:top w:val="single" w:sz="4" w:space="0" w:color="auto"/>
              <w:left w:val="single" w:sz="4" w:space="0" w:color="auto"/>
              <w:bottom w:val="single" w:sz="4" w:space="0" w:color="auto"/>
              <w:right w:val="single" w:sz="4" w:space="0" w:color="auto"/>
            </w:tcBorders>
            <w:vAlign w:val="center"/>
          </w:tcPr>
          <w:p w14:paraId="5CB12480" w14:textId="66C7733D" w:rsidR="0076366E" w:rsidRPr="002C57A9" w:rsidRDefault="0076366E" w:rsidP="0076366E">
            <w:pPr>
              <w:pStyle w:val="BodyText22"/>
              <w:tabs>
                <w:tab w:val="left" w:pos="7650"/>
              </w:tabs>
              <w:spacing w:line="276" w:lineRule="auto"/>
              <w:ind w:firstLine="0"/>
              <w:jc w:val="left"/>
              <w:rPr>
                <w:rFonts w:ascii="Aptos Narrow" w:hAnsi="Aptos Narrow"/>
                <w:iCs/>
                <w:sz w:val="20"/>
              </w:rPr>
            </w:pPr>
            <w:r w:rsidRPr="007F4D53">
              <w:rPr>
                <w:rFonts w:ascii="Aptos Narrow" w:hAnsi="Aptos Narrow"/>
                <w:iCs/>
                <w:sz w:val="20"/>
              </w:rPr>
              <w:t>The vendor’s transaction data processing rules are proprietary and not fully disclosed.</w:t>
            </w:r>
          </w:p>
        </w:tc>
        <w:tc>
          <w:tcPr>
            <w:tcW w:w="2551" w:type="dxa"/>
            <w:tcBorders>
              <w:top w:val="single" w:sz="4" w:space="0" w:color="auto"/>
              <w:left w:val="single" w:sz="4" w:space="0" w:color="auto"/>
              <w:bottom w:val="single" w:sz="4" w:space="0" w:color="auto"/>
              <w:right w:val="single" w:sz="4" w:space="0" w:color="auto"/>
            </w:tcBorders>
            <w:vAlign w:val="center"/>
          </w:tcPr>
          <w:p w14:paraId="12D23990" w14:textId="0C9CE200" w:rsidR="0076366E" w:rsidRPr="002C57A9" w:rsidRDefault="0076366E" w:rsidP="0076366E">
            <w:pPr>
              <w:pStyle w:val="BodyText22"/>
              <w:tabs>
                <w:tab w:val="left" w:pos="7650"/>
              </w:tabs>
              <w:spacing w:line="276" w:lineRule="auto"/>
              <w:ind w:firstLine="0"/>
              <w:jc w:val="left"/>
              <w:rPr>
                <w:rFonts w:ascii="Aptos Narrow" w:hAnsi="Aptos Narrow"/>
                <w:iCs/>
                <w:sz w:val="20"/>
              </w:rPr>
            </w:pPr>
            <w:r w:rsidRPr="007F4D53">
              <w:rPr>
                <w:rFonts w:ascii="Aptos Narrow" w:hAnsi="Aptos Narrow"/>
                <w:iCs/>
                <w:sz w:val="20"/>
              </w:rPr>
              <w:t>Limited transparency may create challenges in interpreting model outputs.</w:t>
            </w:r>
          </w:p>
        </w:tc>
        <w:tc>
          <w:tcPr>
            <w:tcW w:w="2709" w:type="dxa"/>
            <w:tcBorders>
              <w:top w:val="single" w:sz="4" w:space="0" w:color="auto"/>
              <w:left w:val="single" w:sz="4" w:space="0" w:color="auto"/>
              <w:bottom w:val="single" w:sz="4" w:space="0" w:color="auto"/>
              <w:right w:val="single" w:sz="4" w:space="0" w:color="auto"/>
            </w:tcBorders>
            <w:vAlign w:val="center"/>
          </w:tcPr>
          <w:p w14:paraId="25F714D8" w14:textId="7996D09F" w:rsidR="0076366E" w:rsidRPr="002C57A9" w:rsidRDefault="0076366E" w:rsidP="0076366E">
            <w:pPr>
              <w:pStyle w:val="BodyText22"/>
              <w:tabs>
                <w:tab w:val="left" w:pos="7650"/>
              </w:tabs>
              <w:spacing w:line="276" w:lineRule="auto"/>
              <w:ind w:firstLine="0"/>
              <w:jc w:val="left"/>
              <w:rPr>
                <w:rFonts w:ascii="Aptos Narrow" w:hAnsi="Aptos Narrow"/>
                <w:iCs/>
                <w:sz w:val="20"/>
              </w:rPr>
            </w:pPr>
            <w:r w:rsidRPr="007F4D53">
              <w:rPr>
                <w:rFonts w:ascii="Aptos Narrow" w:hAnsi="Aptos Narrow"/>
                <w:iCs/>
                <w:sz w:val="20"/>
              </w:rPr>
              <w:t>Gray testing is conducted to align processing rules with fraud detection requirements.</w:t>
            </w:r>
          </w:p>
        </w:tc>
      </w:tr>
    </w:tbl>
    <w:p w14:paraId="2B73715F" w14:textId="77777777" w:rsidR="00353DC4" w:rsidRDefault="00353DC4" w:rsidP="003A0C6B">
      <w:pPr>
        <w:rPr>
          <w:rFonts w:ascii="Arial Narrow" w:hAnsi="Arial Narrow"/>
        </w:rPr>
      </w:pPr>
    </w:p>
    <w:p w14:paraId="529E20DF" w14:textId="43932944" w:rsidR="00353DC4" w:rsidRPr="004A7062" w:rsidRDefault="004A7062" w:rsidP="00C65F28">
      <w:pPr>
        <w:pStyle w:val="Heading3"/>
      </w:pPr>
      <w:bookmarkStart w:id="786" w:name="_Toc191977171"/>
      <w:r>
        <w:rPr>
          <w:rFonts w:hint="eastAsia"/>
        </w:rPr>
        <w:t>Overview</w:t>
      </w:r>
      <w:r>
        <w:t xml:space="preserve"> of Model Development Data</w:t>
      </w:r>
      <w:bookmarkEnd w:id="786"/>
    </w:p>
    <w:p w14:paraId="580869E7" w14:textId="30696E55" w:rsidR="00515193" w:rsidRDefault="004A7062" w:rsidP="003A0C6B">
      <w:pPr>
        <w:rPr>
          <w:rFonts w:ascii="Arial Narrow" w:hAnsi="Arial Narrow"/>
        </w:rPr>
      </w:pPr>
      <w:r>
        <w:rPr>
          <w:rStyle w:val="SubtleEmphasis"/>
        </w:rPr>
        <w:t>Provide descriptive characteristics of the model development data, for example, coverage of products / portfolios</w:t>
      </w:r>
      <w:r w:rsidR="00E846D3">
        <w:rPr>
          <w:rStyle w:val="SubtleEmphasis"/>
        </w:rPr>
        <w:t xml:space="preserve"> / transactions</w:t>
      </w:r>
      <w:r>
        <w:rPr>
          <w:rStyle w:val="SubtleEmphasis"/>
        </w:rPr>
        <w:t>, time periods, geographic distribution, etc.</w:t>
      </w:r>
    </w:p>
    <w:p w14:paraId="1F7CA126" w14:textId="6ED7B8C7" w:rsidR="004A7062" w:rsidRDefault="004A7062" w:rsidP="003A0C6B">
      <w:pPr>
        <w:rPr>
          <w:rFonts w:ascii="Arial Narrow" w:hAnsi="Arial Narrow"/>
        </w:rPr>
      </w:pPr>
    </w:p>
    <w:p w14:paraId="7063FE84" w14:textId="3633E3B2" w:rsidR="00306D39" w:rsidRDefault="00306D39" w:rsidP="00306D39">
      <w:pPr>
        <w:rPr>
          <w:rStyle w:val="SubtleEmphasis"/>
        </w:rPr>
      </w:pPr>
      <w:r>
        <w:rPr>
          <w:rStyle w:val="SubtleEmphasis"/>
        </w:rPr>
        <w:t>The sources and flows of all the data leveraged in model development should be illustrated with a data flow diagram. The diagram should show each stage of the data preparation process from the initial data pull to the final datasets used for model development and testing</w:t>
      </w:r>
      <w:r w:rsidR="00E846D3">
        <w:rPr>
          <w:rStyle w:val="SubtleEmphasis"/>
        </w:rPr>
        <w:t xml:space="preserve"> including data quality assurance controls</w:t>
      </w:r>
      <w:r>
        <w:rPr>
          <w:rStyle w:val="SubtleEmphasis"/>
        </w:rPr>
        <w:t xml:space="preserve">. </w:t>
      </w:r>
    </w:p>
    <w:p w14:paraId="5B9A8D9E" w14:textId="77777777" w:rsidR="00306D39" w:rsidRDefault="00306D39" w:rsidP="003A0C6B">
      <w:pPr>
        <w:rPr>
          <w:rFonts w:ascii="Arial Narrow" w:hAnsi="Arial Narrow"/>
        </w:rPr>
      </w:pPr>
    </w:p>
    <w:p w14:paraId="3F68534C" w14:textId="759A15AC" w:rsidR="004A7062" w:rsidRDefault="004A7062" w:rsidP="004A7062">
      <w:pPr>
        <w:shd w:val="clear" w:color="auto" w:fill="DAEEF3" w:themeFill="accent5" w:themeFillTint="33"/>
        <w:rPr>
          <w:rFonts w:ascii="Aptos Narrow" w:hAnsi="Aptos Narrow"/>
        </w:rPr>
      </w:pPr>
      <w:r>
        <w:rPr>
          <w:rFonts w:ascii="Aptos Narrow" w:hAnsi="Aptos Narrow"/>
        </w:rPr>
        <w:t xml:space="preserve">Model Owner: </w:t>
      </w:r>
    </w:p>
    <w:p w14:paraId="1BD1C48C" w14:textId="59ECB325" w:rsidR="007E2CFC" w:rsidRPr="007E2CFC" w:rsidRDefault="007E2CFC" w:rsidP="001D2FC3">
      <w:pPr>
        <w:shd w:val="clear" w:color="auto" w:fill="DAEEF3" w:themeFill="accent5" w:themeFillTint="33"/>
        <w:jc w:val="both"/>
        <w:rPr>
          <w:rFonts w:ascii="Aptos Narrow" w:hAnsi="Aptos Narrow"/>
          <w:lang w:val="en-IN"/>
        </w:rPr>
      </w:pPr>
      <w:r w:rsidRPr="007E2CFC">
        <w:rPr>
          <w:rFonts w:ascii="Aptos Narrow" w:hAnsi="Aptos Narrow"/>
          <w:lang w:val="en-IN"/>
        </w:rPr>
        <w:t xml:space="preserve">The Alipay fraud detection model is </w:t>
      </w:r>
      <w:del w:id="787" w:author="Uttam Kumar Gupta-NE" w:date="2025-03-14T20:46:00Z" w16du:dateUtc="2025-03-14T15:16:00Z">
        <w:r w:rsidRPr="007E2CFC" w:rsidDel="00412939">
          <w:rPr>
            <w:rFonts w:ascii="Aptos Narrow" w:hAnsi="Aptos Narrow"/>
            <w:lang w:val="en-IN"/>
          </w:rPr>
          <w:delText xml:space="preserve">based on </w:delText>
        </w:r>
      </w:del>
      <w:r w:rsidRPr="007E2CFC">
        <w:rPr>
          <w:rFonts w:ascii="Aptos Narrow" w:hAnsi="Aptos Narrow"/>
          <w:lang w:val="en-IN"/>
        </w:rPr>
        <w:t xml:space="preserve">a rule-based system that evaluates the risk of </w:t>
      </w:r>
      <w:r w:rsidR="00D8346F">
        <w:rPr>
          <w:rFonts w:ascii="Aptos Narrow" w:hAnsi="Aptos Narrow"/>
          <w:lang w:val="en-IN"/>
        </w:rPr>
        <w:t>global</w:t>
      </w:r>
      <w:r w:rsidR="00D8346F" w:rsidRPr="007E2CFC">
        <w:rPr>
          <w:rFonts w:ascii="Aptos Narrow" w:hAnsi="Aptos Narrow"/>
          <w:lang w:val="en-IN"/>
        </w:rPr>
        <w:t xml:space="preserve"> </w:t>
      </w:r>
      <w:r w:rsidRPr="007E2CFC">
        <w:rPr>
          <w:rFonts w:ascii="Aptos Narrow" w:hAnsi="Aptos Narrow"/>
          <w:lang w:val="en-IN"/>
        </w:rPr>
        <w:t>remittance transactions</w:t>
      </w:r>
      <w:r w:rsidR="00D8346F">
        <w:rPr>
          <w:rFonts w:ascii="Aptos Narrow" w:hAnsi="Aptos Narrow"/>
          <w:lang w:val="en-IN"/>
        </w:rPr>
        <w:t xml:space="preserve"> to mainland China</w:t>
      </w:r>
      <w:r w:rsidRPr="007E2CFC">
        <w:rPr>
          <w:rFonts w:ascii="Aptos Narrow" w:hAnsi="Aptos Narrow"/>
          <w:lang w:val="en-IN"/>
        </w:rPr>
        <w:t xml:space="preserve">. </w:t>
      </w:r>
      <w:commentRangeStart w:id="788"/>
      <w:r w:rsidRPr="007E2CFC">
        <w:rPr>
          <w:rFonts w:ascii="Aptos Narrow" w:hAnsi="Aptos Narrow"/>
          <w:lang w:val="en-IN"/>
        </w:rPr>
        <w:t xml:space="preserve">Unlike data-driven models, this system </w:t>
      </w:r>
      <w:del w:id="789" w:author="Uttam Kumar Gupta-NE" w:date="2025-03-14T20:55:00Z" w16du:dateUtc="2025-03-14T15:25:00Z">
        <w:r w:rsidRPr="007E2CFC" w:rsidDel="00950BB9">
          <w:rPr>
            <w:rFonts w:ascii="Aptos Narrow" w:hAnsi="Aptos Narrow"/>
            <w:lang w:val="en-IN"/>
          </w:rPr>
          <w:delText xml:space="preserve">does not require the use of </w:delText>
        </w:r>
      </w:del>
      <w:ins w:id="790" w:author="Uttam Kumar Gupta-NE" w:date="2025-03-14T20:56:00Z" w16du:dateUtc="2025-03-14T15:26:00Z">
        <w:r w:rsidR="00950BB9">
          <w:rPr>
            <w:rFonts w:ascii="Aptos Narrow" w:hAnsi="Aptos Narrow"/>
            <w:lang w:val="en-IN"/>
          </w:rPr>
          <w:t xml:space="preserve"> primarily relies on predefined rules and thresholds based on expert knowledge and historical patterns, rather th</w:t>
        </w:r>
      </w:ins>
      <w:ins w:id="791" w:author="Uttam Kumar Gupta-NE" w:date="2025-03-14T20:57:00Z" w16du:dateUtc="2025-03-14T15:27:00Z">
        <w:r w:rsidR="00950BB9">
          <w:rPr>
            <w:rFonts w:ascii="Aptos Narrow" w:hAnsi="Aptos Narrow"/>
            <w:lang w:val="en-IN"/>
          </w:rPr>
          <w:t xml:space="preserve">an continuously using </w:t>
        </w:r>
      </w:ins>
      <w:r w:rsidRPr="007E2CFC">
        <w:rPr>
          <w:rFonts w:ascii="Aptos Narrow" w:hAnsi="Aptos Narrow"/>
          <w:lang w:val="en-IN"/>
        </w:rPr>
        <w:t xml:space="preserve">historical </w:t>
      </w:r>
      <w:del w:id="792" w:author="Uttam Kumar Gupta-NE" w:date="2025-03-14T20:55:00Z" w16du:dateUtc="2025-03-14T15:25:00Z">
        <w:r w:rsidRPr="007E2CFC" w:rsidDel="00950BB9">
          <w:rPr>
            <w:rFonts w:ascii="Aptos Narrow" w:hAnsi="Aptos Narrow"/>
            <w:lang w:val="en-IN"/>
          </w:rPr>
          <w:delText xml:space="preserve">model development </w:delText>
        </w:r>
      </w:del>
      <w:r w:rsidRPr="007E2CFC">
        <w:rPr>
          <w:rFonts w:ascii="Aptos Narrow" w:hAnsi="Aptos Narrow"/>
          <w:lang w:val="en-IN"/>
        </w:rPr>
        <w:t>data to train or update the fraud detection rules.</w:t>
      </w:r>
      <w:commentRangeEnd w:id="788"/>
      <w:r w:rsidR="00412939">
        <w:rPr>
          <w:rStyle w:val="CommentReference"/>
        </w:rPr>
        <w:commentReference w:id="788"/>
      </w:r>
    </w:p>
    <w:p w14:paraId="596DF8AA" w14:textId="77777777" w:rsidR="007E2CFC" w:rsidRPr="007E2CFC" w:rsidRDefault="007E2CFC" w:rsidP="001D2FC3">
      <w:pPr>
        <w:shd w:val="clear" w:color="auto" w:fill="DAEEF3" w:themeFill="accent5" w:themeFillTint="33"/>
        <w:jc w:val="both"/>
        <w:rPr>
          <w:rFonts w:ascii="Aptos Narrow" w:hAnsi="Aptos Narrow"/>
          <w:lang w:val="en-IN"/>
        </w:rPr>
      </w:pPr>
    </w:p>
    <w:p w14:paraId="6AE9685F" w14:textId="14FF3258" w:rsidR="007E2CFC" w:rsidRPr="007E2CFC" w:rsidRDefault="007E2CFC" w:rsidP="001D2FC3">
      <w:pPr>
        <w:shd w:val="clear" w:color="auto" w:fill="DAEEF3" w:themeFill="accent5" w:themeFillTint="33"/>
        <w:jc w:val="both"/>
        <w:rPr>
          <w:rFonts w:ascii="Aptos Narrow" w:hAnsi="Aptos Narrow"/>
          <w:lang w:val="en-IN"/>
        </w:rPr>
      </w:pPr>
      <w:r w:rsidRPr="007E2CFC">
        <w:rPr>
          <w:rFonts w:ascii="Aptos Narrow" w:hAnsi="Aptos Narrow"/>
          <w:lang w:val="en-IN"/>
        </w:rPr>
        <w:lastRenderedPageBreak/>
        <w:t xml:space="preserve">The model relies on real-time transaction data, including user-provided details such as sender and recipient information, transaction amount, </w:t>
      </w:r>
      <w:r w:rsidR="00516123">
        <w:rPr>
          <w:rFonts w:ascii="Aptos Narrow" w:hAnsi="Aptos Narrow"/>
          <w:lang w:val="en-IN"/>
        </w:rPr>
        <w:t>transfer</w:t>
      </w:r>
      <w:r w:rsidR="00516123" w:rsidRPr="007E2CFC">
        <w:rPr>
          <w:rFonts w:ascii="Aptos Narrow" w:hAnsi="Aptos Narrow"/>
          <w:lang w:val="en-IN"/>
        </w:rPr>
        <w:t xml:space="preserve"> </w:t>
      </w:r>
      <w:r w:rsidRPr="007E2CFC">
        <w:rPr>
          <w:rFonts w:ascii="Aptos Narrow" w:hAnsi="Aptos Narrow"/>
          <w:lang w:val="en-IN"/>
        </w:rPr>
        <w:t>method</w:t>
      </w:r>
      <w:r w:rsidR="00516123">
        <w:rPr>
          <w:rFonts w:ascii="Aptos Narrow" w:hAnsi="Aptos Narrow"/>
          <w:lang w:val="en-IN"/>
        </w:rPr>
        <w:t xml:space="preserve"> detail</w:t>
      </w:r>
      <w:r w:rsidRPr="007E2CFC">
        <w:rPr>
          <w:rFonts w:ascii="Aptos Narrow" w:hAnsi="Aptos Narrow"/>
          <w:lang w:val="en-IN"/>
        </w:rPr>
        <w:t xml:space="preserve">, and other relevant transaction </w:t>
      </w:r>
      <w:r w:rsidR="00A21621">
        <w:rPr>
          <w:rFonts w:ascii="Aptos Narrow" w:hAnsi="Aptos Narrow"/>
          <w:lang w:val="en-IN"/>
        </w:rPr>
        <w:t>payload</w:t>
      </w:r>
      <w:r w:rsidR="00A21621" w:rsidRPr="007E2CFC">
        <w:rPr>
          <w:rFonts w:ascii="Aptos Narrow" w:hAnsi="Aptos Narrow"/>
          <w:lang w:val="en-IN"/>
        </w:rPr>
        <w:t xml:space="preserve"> </w:t>
      </w:r>
      <w:r w:rsidRPr="007E2CFC">
        <w:rPr>
          <w:rFonts w:ascii="Aptos Narrow" w:hAnsi="Aptos Narrow"/>
          <w:lang w:val="en-IN"/>
        </w:rPr>
        <w:t>from the Digital Banking environment. This data is processed and compared against predefined fraud rules to assess the likelihood of fraudulent activity.</w:t>
      </w:r>
    </w:p>
    <w:p w14:paraId="175603D1" w14:textId="77777777" w:rsidR="007E2CFC" w:rsidRPr="007E2CFC" w:rsidRDefault="007E2CFC" w:rsidP="001D2FC3">
      <w:pPr>
        <w:shd w:val="clear" w:color="auto" w:fill="DAEEF3" w:themeFill="accent5" w:themeFillTint="33"/>
        <w:jc w:val="both"/>
        <w:rPr>
          <w:rFonts w:ascii="Aptos Narrow" w:hAnsi="Aptos Narrow"/>
          <w:lang w:val="en-IN"/>
        </w:rPr>
      </w:pPr>
    </w:p>
    <w:p w14:paraId="20506A85" w14:textId="263EB53E" w:rsidR="004A7062" w:rsidRDefault="74A68FBD" w:rsidP="001D2FC3">
      <w:pPr>
        <w:shd w:val="clear" w:color="auto" w:fill="DAEEF3" w:themeFill="accent5" w:themeFillTint="33"/>
        <w:jc w:val="both"/>
        <w:rPr>
          <w:rFonts w:ascii="Aptos Narrow" w:hAnsi="Aptos Narrow"/>
        </w:rPr>
      </w:pPr>
      <w:r w:rsidRPr="7EC542A7">
        <w:rPr>
          <w:rFonts w:ascii="Aptos Narrow" w:hAnsi="Aptos Narrow"/>
          <w:lang w:val="en-IN"/>
        </w:rPr>
        <w:t xml:space="preserve">Since the model does not use training datasets in the same way as machine learning models, its development is focused on continuously refining the rules and ensuring </w:t>
      </w:r>
      <w:r w:rsidR="1105D0AB" w:rsidRPr="7EC542A7">
        <w:rPr>
          <w:rFonts w:ascii="Aptos Narrow" w:hAnsi="Aptos Narrow"/>
          <w:lang w:val="en-IN"/>
        </w:rPr>
        <w:t xml:space="preserve">AML </w:t>
      </w:r>
      <w:r w:rsidR="1C8E1DCC" w:rsidRPr="7EC542A7">
        <w:rPr>
          <w:rFonts w:ascii="Aptos Narrow" w:hAnsi="Aptos Narrow"/>
          <w:lang w:val="en-IN"/>
        </w:rPr>
        <w:t>compliance standards</w:t>
      </w:r>
      <w:r w:rsidRPr="7EC542A7">
        <w:rPr>
          <w:rFonts w:ascii="Aptos Narrow" w:hAnsi="Aptos Narrow"/>
          <w:lang w:val="en-IN"/>
        </w:rPr>
        <w:t xml:space="preserve"> rather than on dataset-driven model improvements.</w:t>
      </w:r>
    </w:p>
    <w:p w14:paraId="481336F9" w14:textId="77777777" w:rsidR="004A7062" w:rsidRDefault="004A7062" w:rsidP="004A7062">
      <w:pPr>
        <w:shd w:val="clear" w:color="auto" w:fill="DAEEF3" w:themeFill="accent5" w:themeFillTint="33"/>
        <w:rPr>
          <w:rFonts w:ascii="Aptos Narrow" w:hAnsi="Aptos Narrow"/>
        </w:rPr>
      </w:pPr>
    </w:p>
    <w:p w14:paraId="513FE5AC" w14:textId="77777777" w:rsidR="004A7062" w:rsidRDefault="004A7062" w:rsidP="003A0C6B">
      <w:pPr>
        <w:rPr>
          <w:rFonts w:ascii="Arial Narrow" w:hAnsi="Arial Narrow"/>
        </w:rPr>
      </w:pPr>
    </w:p>
    <w:p w14:paraId="51C11CEE" w14:textId="2837FBF8" w:rsidR="004A7062" w:rsidRDefault="004A7062" w:rsidP="00C65F28">
      <w:pPr>
        <w:pStyle w:val="Heading3"/>
      </w:pPr>
      <w:bookmarkStart w:id="793" w:name="_Toc191977172"/>
      <w:proofErr w:type="gramStart"/>
      <w:r>
        <w:t>Development</w:t>
      </w:r>
      <w:proofErr w:type="gramEnd"/>
      <w:r>
        <w:t xml:space="preserve"> Data Sources</w:t>
      </w:r>
      <w:r w:rsidR="002D3438">
        <w:t xml:space="preserve">, </w:t>
      </w:r>
      <w:r>
        <w:t>Extraction</w:t>
      </w:r>
      <w:r w:rsidR="002D3438">
        <w:t xml:space="preserve"> Process</w:t>
      </w:r>
      <w:r w:rsidR="00E846D3">
        <w:t>,</w:t>
      </w:r>
      <w:r w:rsidR="002D3438">
        <w:t xml:space="preserve"> and Reconciliation</w:t>
      </w:r>
      <w:bookmarkEnd w:id="793"/>
    </w:p>
    <w:p w14:paraId="6B9E5468" w14:textId="77777777" w:rsidR="00836691" w:rsidRDefault="00836691" w:rsidP="00836691">
      <w:pPr>
        <w:pStyle w:val="Default"/>
        <w:rPr>
          <w:rStyle w:val="SubtleEmphasis"/>
          <w:b/>
          <w:bCs/>
        </w:rPr>
      </w:pPr>
      <w:bookmarkStart w:id="794" w:name="OLE_LINK16"/>
      <w:bookmarkStart w:id="795" w:name="OLE_LINK9"/>
    </w:p>
    <w:p w14:paraId="4731F59C" w14:textId="0EF70085" w:rsidR="00836691" w:rsidRPr="00836691" w:rsidRDefault="00836691" w:rsidP="00C65F28">
      <w:pPr>
        <w:pStyle w:val="Heading4"/>
        <w:rPr>
          <w:rStyle w:val="SubtleEmphasis"/>
          <w:i w:val="0"/>
          <w:iCs/>
          <w:color w:val="4F81BD" w:themeColor="accent1"/>
        </w:rPr>
      </w:pPr>
      <w:bookmarkStart w:id="796" w:name="_Toc163134422"/>
      <w:bookmarkStart w:id="797" w:name="_Toc163136724"/>
      <w:bookmarkStart w:id="798" w:name="_Toc163230491"/>
      <w:bookmarkEnd w:id="796"/>
      <w:bookmarkEnd w:id="797"/>
      <w:bookmarkEnd w:id="798"/>
      <w:r w:rsidRPr="00836691">
        <w:rPr>
          <w:rStyle w:val="SubtleEmphasis"/>
          <w:rFonts w:hint="eastAsia"/>
          <w:i w:val="0"/>
          <w:iCs/>
          <w:color w:val="4F81BD" w:themeColor="accent1"/>
        </w:rPr>
        <w:t>Data Sources</w:t>
      </w:r>
    </w:p>
    <w:bookmarkEnd w:id="794"/>
    <w:p w14:paraId="62AE4D7A" w14:textId="55328497" w:rsidR="004A7062" w:rsidRDefault="005B4F5C" w:rsidP="004A7062">
      <w:pPr>
        <w:rPr>
          <w:rStyle w:val="SubtleEmphasis"/>
        </w:rPr>
      </w:pPr>
      <w:r>
        <w:rPr>
          <w:rStyle w:val="SubtleEmphasis"/>
        </w:rPr>
        <w:t>Identify the sources of the model development data, for example, internal data from specific corporate data warehouse tables, desktop databases, text files, or external data from third-party vendors or websites. Development data may also include the output of other upstream models or computational tools.</w:t>
      </w:r>
    </w:p>
    <w:p w14:paraId="6A233269" w14:textId="77777777" w:rsidR="005B4F5C" w:rsidRDefault="005B4F5C" w:rsidP="004A7062">
      <w:pPr>
        <w:rPr>
          <w:rStyle w:val="SubtleEmphasis"/>
        </w:rPr>
      </w:pPr>
    </w:p>
    <w:p w14:paraId="37951785" w14:textId="77777777" w:rsidR="00836691" w:rsidRDefault="00836691" w:rsidP="00836691">
      <w:pPr>
        <w:rPr>
          <w:rStyle w:val="SubtleEmphasis"/>
        </w:rPr>
      </w:pPr>
      <w:r>
        <w:rPr>
          <w:rStyle w:val="SubtleEmphasis"/>
        </w:rPr>
        <w:t xml:space="preserve">If both internal and external data are used in </w:t>
      </w:r>
      <w:proofErr w:type="gramStart"/>
      <w:r>
        <w:rPr>
          <w:rStyle w:val="SubtleEmphasis"/>
        </w:rPr>
        <w:t>the model</w:t>
      </w:r>
      <w:proofErr w:type="gramEnd"/>
      <w:r>
        <w:rPr>
          <w:rStyle w:val="SubtleEmphasis"/>
        </w:rPr>
        <w:t xml:space="preserve"> development, you may want to create subsections covering them separately.</w:t>
      </w:r>
    </w:p>
    <w:p w14:paraId="692DBD2A" w14:textId="77777777" w:rsidR="00836691" w:rsidRDefault="00836691" w:rsidP="004A7062">
      <w:pPr>
        <w:rPr>
          <w:rStyle w:val="SubtleEmphasis"/>
        </w:rPr>
      </w:pPr>
    </w:p>
    <w:p w14:paraId="17F4B5CA" w14:textId="05670F12" w:rsidR="00836691" w:rsidRPr="0030603F" w:rsidRDefault="00836691" w:rsidP="00836691">
      <w:pPr>
        <w:shd w:val="clear" w:color="auto" w:fill="DAEEF3" w:themeFill="accent5" w:themeFillTint="33"/>
        <w:rPr>
          <w:rFonts w:ascii="Aptos Narrow" w:hAnsi="Aptos Narrow"/>
        </w:rPr>
      </w:pPr>
      <w:bookmarkStart w:id="799" w:name="OLE_LINK8"/>
      <w:r>
        <w:rPr>
          <w:rFonts w:ascii="Aptos Narrow" w:hAnsi="Aptos Narrow"/>
        </w:rPr>
        <w:t xml:space="preserve">Model Owner: </w:t>
      </w:r>
    </w:p>
    <w:p w14:paraId="260A8744" w14:textId="77777777" w:rsidR="0030603F" w:rsidRDefault="0030603F" w:rsidP="001D2FC3">
      <w:pPr>
        <w:shd w:val="clear" w:color="auto" w:fill="DAEEF3" w:themeFill="accent5" w:themeFillTint="33"/>
        <w:jc w:val="both"/>
        <w:rPr>
          <w:rFonts w:ascii="Aptos Narrow" w:hAnsi="Aptos Narrow"/>
          <w:lang w:val="en-IN"/>
        </w:rPr>
      </w:pPr>
      <w:r w:rsidRPr="0030603F">
        <w:rPr>
          <w:rFonts w:ascii="Aptos Narrow" w:hAnsi="Aptos Narrow"/>
          <w:lang w:val="en-IN"/>
        </w:rPr>
        <w:t>The Alipay fraud detection model operates using real-time transaction data sourced from the Digital Banking environment. It does not rely on historical development data, as it is a rule-based system rather than a machine learning model.</w:t>
      </w:r>
    </w:p>
    <w:p w14:paraId="4084A092" w14:textId="77777777" w:rsidR="0030603F" w:rsidRPr="0030603F" w:rsidRDefault="0030603F" w:rsidP="001D2FC3">
      <w:pPr>
        <w:shd w:val="clear" w:color="auto" w:fill="DAEEF3" w:themeFill="accent5" w:themeFillTint="33"/>
        <w:jc w:val="both"/>
        <w:rPr>
          <w:rFonts w:ascii="Aptos Narrow" w:hAnsi="Aptos Narrow"/>
          <w:lang w:val="en-IN"/>
        </w:rPr>
      </w:pPr>
    </w:p>
    <w:p w14:paraId="7CF411B8" w14:textId="77777777" w:rsidR="0030603F" w:rsidRPr="0030603F" w:rsidRDefault="0030603F" w:rsidP="001D2FC3">
      <w:pPr>
        <w:shd w:val="clear" w:color="auto" w:fill="DAEEF3" w:themeFill="accent5" w:themeFillTint="33"/>
        <w:jc w:val="both"/>
        <w:rPr>
          <w:rFonts w:ascii="Aptos Narrow" w:hAnsi="Aptos Narrow"/>
          <w:lang w:val="en-IN"/>
        </w:rPr>
      </w:pPr>
      <w:r w:rsidRPr="0030603F">
        <w:rPr>
          <w:rFonts w:ascii="Aptos Narrow" w:hAnsi="Aptos Narrow"/>
          <w:lang w:val="en-IN"/>
        </w:rPr>
        <w:t>The primary data sources include:</w:t>
      </w:r>
    </w:p>
    <w:p w14:paraId="3A58ADC4" w14:textId="77777777" w:rsidR="0030603F" w:rsidRDefault="0030603F" w:rsidP="001D2FC3">
      <w:pPr>
        <w:numPr>
          <w:ilvl w:val="0"/>
          <w:numId w:val="27"/>
        </w:numPr>
        <w:shd w:val="clear" w:color="auto" w:fill="DAEEF3" w:themeFill="accent5" w:themeFillTint="33"/>
        <w:tabs>
          <w:tab w:val="num" w:pos="720"/>
        </w:tabs>
        <w:jc w:val="both"/>
        <w:rPr>
          <w:rFonts w:ascii="Aptos Narrow" w:hAnsi="Aptos Narrow"/>
          <w:lang w:val="en-IN"/>
        </w:rPr>
      </w:pPr>
      <w:r w:rsidRPr="0030603F">
        <w:rPr>
          <w:rFonts w:ascii="Aptos Narrow" w:hAnsi="Aptos Narrow"/>
          <w:b/>
          <w:bCs/>
          <w:lang w:val="en-IN"/>
        </w:rPr>
        <w:t>Internal Data:</w:t>
      </w:r>
      <w:r w:rsidRPr="0030603F">
        <w:rPr>
          <w:rFonts w:ascii="Aptos Narrow" w:hAnsi="Aptos Narrow"/>
          <w:lang w:val="en-IN"/>
        </w:rPr>
        <w:t xml:space="preserve"> Transaction details captured through East West Bank’s (EWB) Digital Banking platforms, including sender and recipient information, transaction amount, payment method, and device details.</w:t>
      </w:r>
    </w:p>
    <w:p w14:paraId="3E616E72" w14:textId="24B5DEFD" w:rsidR="0030603F" w:rsidRPr="0030603F" w:rsidRDefault="00CD00B8" w:rsidP="001D2FC3">
      <w:pPr>
        <w:shd w:val="clear" w:color="auto" w:fill="DAEEF3" w:themeFill="accent5" w:themeFillTint="33"/>
        <w:jc w:val="both"/>
        <w:rPr>
          <w:rFonts w:ascii="Aptos Narrow" w:hAnsi="Aptos Narrow"/>
          <w:lang w:val="en-IN"/>
        </w:rPr>
      </w:pPr>
      <w:r w:rsidRPr="00701254">
        <w:rPr>
          <w:rFonts w:ascii="Arial Narrow" w:hAnsi="Arial Narrow"/>
          <w:sz w:val="20"/>
          <w:szCs w:val="20"/>
        </w:rPr>
        <w:object w:dxaOrig="1814" w:dyaOrig="1174" w14:anchorId="0D5D9F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75pt;height:58.5pt" o:ole="">
            <v:imagedata r:id="rId15" o:title=""/>
          </v:shape>
          <o:OLEObject Type="Embed" ProgID="Package" ShapeID="_x0000_i1025" DrawAspect="Icon" ObjectID="_1803495315" r:id="rId16"/>
        </w:object>
      </w:r>
    </w:p>
    <w:p w14:paraId="770EFDA9" w14:textId="77777777" w:rsidR="0030603F" w:rsidRPr="0030603F" w:rsidRDefault="0030603F" w:rsidP="001D2FC3">
      <w:pPr>
        <w:numPr>
          <w:ilvl w:val="0"/>
          <w:numId w:val="27"/>
        </w:numPr>
        <w:shd w:val="clear" w:color="auto" w:fill="DAEEF3" w:themeFill="accent5" w:themeFillTint="33"/>
        <w:tabs>
          <w:tab w:val="num" w:pos="720"/>
        </w:tabs>
        <w:jc w:val="both"/>
        <w:rPr>
          <w:rFonts w:ascii="Aptos Narrow" w:hAnsi="Aptos Narrow"/>
          <w:lang w:val="en-IN"/>
        </w:rPr>
      </w:pPr>
      <w:r w:rsidRPr="0030603F">
        <w:rPr>
          <w:rFonts w:ascii="Aptos Narrow" w:hAnsi="Aptos Narrow"/>
          <w:b/>
          <w:bCs/>
          <w:lang w:val="en-IN"/>
        </w:rPr>
        <w:t>External Data:</w:t>
      </w:r>
      <w:r w:rsidRPr="0030603F">
        <w:rPr>
          <w:rFonts w:ascii="Aptos Narrow" w:hAnsi="Aptos Narrow"/>
          <w:lang w:val="en-IN"/>
        </w:rPr>
        <w:t xml:space="preserve"> Information from third-party vendors, regulatory watchlists, and payment networks to validate transaction authenticity and assess fraud risk.</w:t>
      </w:r>
    </w:p>
    <w:p w14:paraId="0F620A28" w14:textId="77777777" w:rsidR="0030603F" w:rsidRDefault="0030603F" w:rsidP="001D2FC3">
      <w:pPr>
        <w:shd w:val="clear" w:color="auto" w:fill="DAEEF3" w:themeFill="accent5" w:themeFillTint="33"/>
        <w:jc w:val="both"/>
        <w:rPr>
          <w:rFonts w:ascii="Aptos Narrow" w:hAnsi="Aptos Narrow"/>
          <w:lang w:val="en-IN"/>
        </w:rPr>
      </w:pPr>
    </w:p>
    <w:p w14:paraId="152624D9" w14:textId="3B10D256" w:rsidR="0030603F" w:rsidRDefault="0030603F" w:rsidP="001D2FC3">
      <w:pPr>
        <w:shd w:val="clear" w:color="auto" w:fill="DAEEF3" w:themeFill="accent5" w:themeFillTint="33"/>
        <w:jc w:val="both"/>
        <w:rPr>
          <w:rFonts w:ascii="Aptos Narrow" w:hAnsi="Aptos Narrow"/>
          <w:lang w:val="en-IN"/>
        </w:rPr>
      </w:pPr>
      <w:r w:rsidRPr="0030603F">
        <w:rPr>
          <w:rFonts w:ascii="Aptos Narrow" w:hAnsi="Aptos Narrow"/>
          <w:lang w:val="en-IN"/>
        </w:rPr>
        <w:t>Since the model does not depend on upstream models or computational tools for data processing, its fraud detection rules are directly applied to incoming transaction data in real-time.</w:t>
      </w:r>
    </w:p>
    <w:p w14:paraId="0D09EA13" w14:textId="77777777" w:rsidR="00836691" w:rsidRDefault="00836691" w:rsidP="00836691">
      <w:pPr>
        <w:pStyle w:val="Default"/>
        <w:rPr>
          <w:rStyle w:val="SubtleEmphasis"/>
        </w:rPr>
      </w:pPr>
    </w:p>
    <w:bookmarkEnd w:id="799"/>
    <w:p w14:paraId="636C8215" w14:textId="134B7EF4" w:rsidR="00836691" w:rsidRPr="00836691" w:rsidRDefault="00836691" w:rsidP="00836691">
      <w:pPr>
        <w:pStyle w:val="Heading4"/>
        <w:rPr>
          <w:rStyle w:val="SubtleEmphasis"/>
          <w:i w:val="0"/>
          <w:iCs/>
          <w:color w:val="4F81BD" w:themeColor="accent1"/>
        </w:rPr>
      </w:pPr>
      <w:r w:rsidRPr="00836691">
        <w:rPr>
          <w:rStyle w:val="SubtleEmphasis"/>
          <w:rFonts w:hint="eastAsia"/>
          <w:i w:val="0"/>
          <w:iCs/>
          <w:color w:val="4F81BD" w:themeColor="accent1"/>
        </w:rPr>
        <w:t>Data Relevance</w:t>
      </w:r>
    </w:p>
    <w:p w14:paraId="42ECDBF7" w14:textId="77777777" w:rsidR="00836691" w:rsidRDefault="00836691" w:rsidP="00836691">
      <w:pPr>
        <w:rPr>
          <w:rStyle w:val="SubtleEmphasis"/>
        </w:rPr>
      </w:pPr>
      <w:r>
        <w:rPr>
          <w:rStyle w:val="SubtleEmphasis"/>
        </w:rPr>
        <w:t xml:space="preserve">Discuss the relevance of the development data to the modeling objective. For example, is the composition of the development data representative of the current portfolio in terms of coverage and distribution of data </w:t>
      </w:r>
      <w:r>
        <w:rPr>
          <w:rStyle w:val="SubtleEmphasis"/>
        </w:rPr>
        <w:lastRenderedPageBreak/>
        <w:t xml:space="preserve">attributes? Is the </w:t>
      </w:r>
      <w:proofErr w:type="gramStart"/>
      <w:r>
        <w:rPr>
          <w:rStyle w:val="SubtleEmphasis"/>
        </w:rPr>
        <w:t>time period</w:t>
      </w:r>
      <w:proofErr w:type="gramEnd"/>
      <w:r>
        <w:rPr>
          <w:rStyle w:val="SubtleEmphasis"/>
        </w:rPr>
        <w:t xml:space="preserve"> selected for development data appropriate for the model’s business purpose and the statistical estimation technique?</w:t>
      </w:r>
    </w:p>
    <w:p w14:paraId="402A287A" w14:textId="77777777" w:rsidR="00836691" w:rsidRDefault="00836691" w:rsidP="00836691">
      <w:pPr>
        <w:rPr>
          <w:rStyle w:val="SubtleEmphasis"/>
        </w:rPr>
      </w:pPr>
    </w:p>
    <w:p w14:paraId="13BF6F32" w14:textId="7440E7C6" w:rsidR="00836691" w:rsidRDefault="00836691" w:rsidP="00836691">
      <w:pPr>
        <w:rPr>
          <w:rStyle w:val="SubtleEmphasis"/>
        </w:rPr>
      </w:pPr>
      <w:r>
        <w:rPr>
          <w:rStyle w:val="SubtleEmphasis"/>
        </w:rPr>
        <w:t xml:space="preserve">If proxies for internal data are used, such as internal data for other products or external data from public databases or third-party services, justify and document the applicability and appropriateness of the proxy data to the specific internal portfolio / purpose. </w:t>
      </w:r>
    </w:p>
    <w:p w14:paraId="4C3BC6E8" w14:textId="77777777" w:rsidR="00836691" w:rsidRDefault="00836691" w:rsidP="00836691">
      <w:pPr>
        <w:rPr>
          <w:rStyle w:val="SubtleEmphasis"/>
          <w:u w:val="single"/>
        </w:rPr>
      </w:pPr>
    </w:p>
    <w:p w14:paraId="32198A30" w14:textId="3F2A1386" w:rsidR="00836691" w:rsidRDefault="00836691" w:rsidP="00836691">
      <w:pPr>
        <w:rPr>
          <w:rStyle w:val="SubtleEmphasis"/>
        </w:rPr>
      </w:pPr>
      <w:r>
        <w:rPr>
          <w:rStyle w:val="SubtleEmphasis"/>
          <w:u w:val="single"/>
        </w:rPr>
        <w:t>For vendor models</w:t>
      </w:r>
      <w:r>
        <w:rPr>
          <w:rStyle w:val="SubtleEmphasis"/>
        </w:rPr>
        <w:t>, document a comprehensive assessment of the vendor’s development data applicability to the Company’s internal portfolio/products/customers. This typically involves a comparison of the external and internal data for key model drivers (e.g., geographic distribution, loan/transaction size, loan/product type, etc.).</w:t>
      </w:r>
    </w:p>
    <w:p w14:paraId="2EDCA3C6" w14:textId="77777777" w:rsidR="00836691" w:rsidRDefault="00836691" w:rsidP="00836691"/>
    <w:p w14:paraId="253FB00B" w14:textId="77777777" w:rsidR="007D4263" w:rsidRDefault="00836691" w:rsidP="007D4263">
      <w:pPr>
        <w:shd w:val="clear" w:color="auto" w:fill="DAEEF3" w:themeFill="accent5" w:themeFillTint="33"/>
        <w:rPr>
          <w:rFonts w:ascii="Aptos Narrow" w:hAnsi="Aptos Narrow"/>
        </w:rPr>
      </w:pPr>
      <w:bookmarkStart w:id="800" w:name="OLE_LINK12"/>
      <w:r>
        <w:rPr>
          <w:rFonts w:ascii="Aptos Narrow" w:hAnsi="Aptos Narrow"/>
        </w:rPr>
        <w:t xml:space="preserve">Model Owner: </w:t>
      </w:r>
    </w:p>
    <w:p w14:paraId="53DC0B6F" w14:textId="5301EAF0" w:rsidR="0030603F" w:rsidRPr="0030603F" w:rsidRDefault="0030603F" w:rsidP="001D2FC3">
      <w:pPr>
        <w:shd w:val="clear" w:color="auto" w:fill="DAEEF3" w:themeFill="accent5" w:themeFillTint="33"/>
        <w:jc w:val="both"/>
        <w:rPr>
          <w:rFonts w:ascii="Aptos Narrow" w:hAnsi="Aptos Narrow"/>
        </w:rPr>
      </w:pPr>
      <w:r w:rsidRPr="0030603F">
        <w:rPr>
          <w:rFonts w:ascii="Aptos Narrow" w:hAnsi="Aptos Narrow"/>
        </w:rPr>
        <w:t xml:space="preserve">As a rule-based model, the Alipay fraud detection system does not rely on historical development data for statistical estimation or model training. Instead, it applies predefined fraud detection rules to real-time transaction data. The data used is directly relevant to the model’s objective of identifying and mitigating fraud risks in </w:t>
      </w:r>
      <w:r w:rsidR="00C55C4B">
        <w:rPr>
          <w:rFonts w:ascii="Aptos Narrow" w:hAnsi="Aptos Narrow"/>
        </w:rPr>
        <w:t>global</w:t>
      </w:r>
      <w:r w:rsidR="00C55C4B" w:rsidRPr="0030603F">
        <w:rPr>
          <w:rFonts w:ascii="Aptos Narrow" w:hAnsi="Aptos Narrow"/>
        </w:rPr>
        <w:t xml:space="preserve"> </w:t>
      </w:r>
      <w:r w:rsidRPr="0030603F">
        <w:rPr>
          <w:rFonts w:ascii="Aptos Narrow" w:hAnsi="Aptos Narrow"/>
        </w:rPr>
        <w:t>remittance transactions.</w:t>
      </w:r>
    </w:p>
    <w:p w14:paraId="3BAF73AC" w14:textId="77777777" w:rsidR="0030603F" w:rsidRPr="0030603F" w:rsidRDefault="0030603F" w:rsidP="0030603F">
      <w:pPr>
        <w:shd w:val="clear" w:color="auto" w:fill="DAEEF3" w:themeFill="accent5" w:themeFillTint="33"/>
        <w:rPr>
          <w:rFonts w:ascii="Aptos Narrow" w:hAnsi="Aptos Narrow"/>
        </w:rPr>
      </w:pPr>
    </w:p>
    <w:p w14:paraId="54F558DC" w14:textId="77777777" w:rsidR="0030603F" w:rsidRPr="0030603F" w:rsidRDefault="0030603F" w:rsidP="001D2FC3">
      <w:pPr>
        <w:shd w:val="clear" w:color="auto" w:fill="DAEEF3" w:themeFill="accent5" w:themeFillTint="33"/>
        <w:jc w:val="both"/>
        <w:rPr>
          <w:rFonts w:ascii="Aptos Narrow" w:hAnsi="Aptos Narrow"/>
        </w:rPr>
      </w:pPr>
      <w:r w:rsidRPr="0030603F">
        <w:rPr>
          <w:rFonts w:ascii="Aptos Narrow" w:hAnsi="Aptos Narrow"/>
        </w:rPr>
        <w:t>The transaction data processed by the model is representative of the current portfolio, as it reflects real-time activities within East West Bank’s (EWB) Digital Banking environment. The data includes sender and recipient details, transaction amounts, payment methods, and device information, ensuring comprehensive fraud risk assessment.</w:t>
      </w:r>
    </w:p>
    <w:p w14:paraId="635EE5C8" w14:textId="77777777" w:rsidR="0030603F" w:rsidRPr="0030603F" w:rsidRDefault="0030603F" w:rsidP="001D2FC3">
      <w:pPr>
        <w:shd w:val="clear" w:color="auto" w:fill="DAEEF3" w:themeFill="accent5" w:themeFillTint="33"/>
        <w:jc w:val="both"/>
        <w:rPr>
          <w:rFonts w:ascii="Aptos Narrow" w:hAnsi="Aptos Narrow"/>
        </w:rPr>
      </w:pPr>
    </w:p>
    <w:p w14:paraId="69627C50" w14:textId="6BBB49B7" w:rsidR="007D4263" w:rsidRDefault="0030603F" w:rsidP="001D2FC3">
      <w:pPr>
        <w:shd w:val="clear" w:color="auto" w:fill="DAEEF3" w:themeFill="accent5" w:themeFillTint="33"/>
        <w:jc w:val="both"/>
        <w:rPr>
          <w:rFonts w:ascii="Aptos Narrow" w:hAnsi="Aptos Narrow"/>
        </w:rPr>
      </w:pPr>
      <w:r w:rsidRPr="0030603F">
        <w:rPr>
          <w:rFonts w:ascii="Aptos Narrow" w:hAnsi="Aptos Narrow"/>
        </w:rPr>
        <w:t xml:space="preserve">Since this is a vendor-provided model, the fraud detection rules are designed based on </w:t>
      </w:r>
      <w:r w:rsidR="001D2FC3" w:rsidRPr="0030603F">
        <w:rPr>
          <w:rFonts w:ascii="Aptos Narrow" w:hAnsi="Aptos Narrow"/>
        </w:rPr>
        <w:t>industry’s</w:t>
      </w:r>
      <w:r w:rsidRPr="0030603F">
        <w:rPr>
          <w:rFonts w:ascii="Aptos Narrow" w:hAnsi="Aptos Narrow"/>
        </w:rPr>
        <w:t xml:space="preserve"> best practices, regulatory requirements, and observed fraud patterns. The vendor ensures that the rule logic aligns with evolving fraud trends and regulatory expectations, making the data applicability consistent with EWB’s remittance transactions. No proxy data or alternative sources are used, as the model directly evaluates transaction-level inputs at the time of processing.</w:t>
      </w:r>
    </w:p>
    <w:p w14:paraId="48F4CB14" w14:textId="77777777" w:rsidR="00836691" w:rsidRDefault="00836691" w:rsidP="00836691">
      <w:pPr>
        <w:shd w:val="clear" w:color="auto" w:fill="DAEEF3" w:themeFill="accent5" w:themeFillTint="33"/>
        <w:rPr>
          <w:rFonts w:ascii="Aptos Narrow" w:hAnsi="Aptos Narrow"/>
        </w:rPr>
      </w:pPr>
    </w:p>
    <w:bookmarkEnd w:id="800"/>
    <w:p w14:paraId="638F75DF" w14:textId="77777777" w:rsidR="00836691" w:rsidRDefault="00836691" w:rsidP="00836691"/>
    <w:p w14:paraId="11C33339" w14:textId="60A0FC52" w:rsidR="00836691" w:rsidRDefault="00836691" w:rsidP="00836691">
      <w:pPr>
        <w:pStyle w:val="Heading4"/>
      </w:pPr>
      <w:r>
        <w:rPr>
          <w:rFonts w:hint="eastAsia"/>
        </w:rPr>
        <w:t>Data Extraction Process</w:t>
      </w:r>
    </w:p>
    <w:p w14:paraId="6C1297D6" w14:textId="5619F4B3" w:rsidR="00836691" w:rsidRDefault="00A941D2" w:rsidP="00836691">
      <w:pPr>
        <w:rPr>
          <w:rStyle w:val="SubtleEmphasis"/>
        </w:rPr>
      </w:pPr>
      <w:r>
        <w:rPr>
          <w:rStyle w:val="SubtleEmphasis"/>
        </w:rPr>
        <w:t>Describe how the development data is extracted, either automatically or manually, or otherwise obtained.</w:t>
      </w:r>
    </w:p>
    <w:p w14:paraId="522FFBF5" w14:textId="77777777" w:rsidR="00A941D2" w:rsidRDefault="00A941D2" w:rsidP="00836691">
      <w:pPr>
        <w:rPr>
          <w:rStyle w:val="SubtleEmphasis"/>
        </w:rPr>
      </w:pPr>
    </w:p>
    <w:p w14:paraId="0FBA9C75" w14:textId="0CE01E2E" w:rsidR="00A941D2" w:rsidRDefault="00A941D2" w:rsidP="00836691">
      <w:pPr>
        <w:rPr>
          <w:rStyle w:val="SubtleEmphasis"/>
        </w:rPr>
      </w:pPr>
      <w:r w:rsidRPr="00BA6B1D">
        <w:rPr>
          <w:rStyle w:val="SubtleEmphasis"/>
        </w:rPr>
        <w:t>Include references to the code or files used to extract the data or to the data files received from other individuals / departments</w:t>
      </w:r>
      <w:r>
        <w:rPr>
          <w:rStyle w:val="SubtleEmphasis"/>
          <w:rFonts w:hint="eastAsia"/>
        </w:rPr>
        <w:t xml:space="preserve">. </w:t>
      </w:r>
    </w:p>
    <w:p w14:paraId="4E94E0F6" w14:textId="77777777" w:rsidR="00A941D2" w:rsidRDefault="00A941D2" w:rsidP="00836691">
      <w:pPr>
        <w:rPr>
          <w:rStyle w:val="SubtleEmphasis"/>
        </w:rPr>
      </w:pPr>
      <w:bookmarkStart w:id="801" w:name="OLE_LINK15"/>
    </w:p>
    <w:p w14:paraId="06DC7E6C" w14:textId="1AACA481" w:rsidR="00A941D2" w:rsidRDefault="00A941D2" w:rsidP="00A941D2">
      <w:pPr>
        <w:shd w:val="clear" w:color="auto" w:fill="DAEEF3" w:themeFill="accent5" w:themeFillTint="33"/>
        <w:rPr>
          <w:rFonts w:ascii="Aptos Narrow" w:hAnsi="Aptos Narrow"/>
        </w:rPr>
      </w:pPr>
      <w:r>
        <w:rPr>
          <w:rFonts w:ascii="Aptos Narrow" w:hAnsi="Aptos Narrow"/>
        </w:rPr>
        <w:t xml:space="preserve">Model Owner: </w:t>
      </w:r>
    </w:p>
    <w:p w14:paraId="3F443515" w14:textId="77777777" w:rsidR="0030603F" w:rsidRPr="0030603F" w:rsidRDefault="0030603F" w:rsidP="001D2FC3">
      <w:pPr>
        <w:shd w:val="clear" w:color="auto" w:fill="DAEEF3" w:themeFill="accent5" w:themeFillTint="33"/>
        <w:jc w:val="both"/>
        <w:rPr>
          <w:rFonts w:ascii="Aptos Narrow" w:hAnsi="Aptos Narrow"/>
        </w:rPr>
      </w:pPr>
      <w:r w:rsidRPr="0030603F">
        <w:rPr>
          <w:rFonts w:ascii="Aptos Narrow" w:hAnsi="Aptos Narrow"/>
        </w:rPr>
        <w:t>The Alipay fraud detection model operates in real-time and does not require a traditional data extraction process for model development, as it is a rule-based system rather than a data-driven statistical model.</w:t>
      </w:r>
    </w:p>
    <w:p w14:paraId="36B53D3F" w14:textId="77777777" w:rsidR="0030603F" w:rsidRPr="0030603F" w:rsidRDefault="0030603F" w:rsidP="001D2FC3">
      <w:pPr>
        <w:shd w:val="clear" w:color="auto" w:fill="DAEEF3" w:themeFill="accent5" w:themeFillTint="33"/>
        <w:jc w:val="both"/>
        <w:rPr>
          <w:rFonts w:ascii="Aptos Narrow" w:hAnsi="Aptos Narrow"/>
        </w:rPr>
      </w:pPr>
    </w:p>
    <w:p w14:paraId="61FB72D3" w14:textId="77777777" w:rsidR="0030603F" w:rsidRPr="0030603F" w:rsidRDefault="0030603F" w:rsidP="001D2FC3">
      <w:pPr>
        <w:shd w:val="clear" w:color="auto" w:fill="DAEEF3" w:themeFill="accent5" w:themeFillTint="33"/>
        <w:jc w:val="both"/>
        <w:rPr>
          <w:rFonts w:ascii="Aptos Narrow" w:hAnsi="Aptos Narrow"/>
        </w:rPr>
      </w:pPr>
      <w:r w:rsidRPr="0030603F">
        <w:rPr>
          <w:rFonts w:ascii="Aptos Narrow" w:hAnsi="Aptos Narrow"/>
        </w:rPr>
        <w:t xml:space="preserve">Transaction data is automatically captured from East West Bank’s (EWB) Digital Banking environment at the time of processing. The system collects key transaction attributes, including sender and recipient details, transaction </w:t>
      </w:r>
      <w:r w:rsidRPr="0030603F">
        <w:rPr>
          <w:rFonts w:ascii="Aptos Narrow" w:hAnsi="Aptos Narrow"/>
        </w:rPr>
        <w:lastRenderedPageBreak/>
        <w:t>amount, payment method, and device information. This data is then evaluated against predefined fraud detection rules without the need for manual intervention.</w:t>
      </w:r>
    </w:p>
    <w:p w14:paraId="0670F9CC" w14:textId="77777777" w:rsidR="0030603F" w:rsidRPr="0030603F" w:rsidRDefault="0030603F" w:rsidP="001D2FC3">
      <w:pPr>
        <w:shd w:val="clear" w:color="auto" w:fill="DAEEF3" w:themeFill="accent5" w:themeFillTint="33"/>
        <w:jc w:val="both"/>
        <w:rPr>
          <w:rFonts w:ascii="Aptos Narrow" w:hAnsi="Aptos Narrow"/>
        </w:rPr>
      </w:pPr>
    </w:p>
    <w:p w14:paraId="561E1B64" w14:textId="372BC53A" w:rsidR="0030603F" w:rsidRDefault="0030603F" w:rsidP="001D2FC3">
      <w:pPr>
        <w:shd w:val="clear" w:color="auto" w:fill="DAEEF3" w:themeFill="accent5" w:themeFillTint="33"/>
        <w:jc w:val="both"/>
        <w:rPr>
          <w:rFonts w:ascii="Aptos Narrow" w:hAnsi="Aptos Narrow"/>
        </w:rPr>
      </w:pPr>
      <w:r w:rsidRPr="0030603F">
        <w:rPr>
          <w:rFonts w:ascii="Aptos Narrow" w:hAnsi="Aptos Narrow"/>
        </w:rPr>
        <w:t>Additionally, external data sources such as regulatory watchlists and payment network verifications may be accessed in real-time to support risk assessments. Since the model does not involve periodic data extraction for development, no historical datasets or batch data processing are required.</w:t>
      </w:r>
    </w:p>
    <w:p w14:paraId="658D1608" w14:textId="77777777" w:rsidR="0030603F" w:rsidRDefault="0030603F" w:rsidP="00FE3050">
      <w:pPr>
        <w:shd w:val="clear" w:color="auto" w:fill="DAEEF3" w:themeFill="accent5" w:themeFillTint="33"/>
        <w:rPr>
          <w:rFonts w:ascii="Aptos Narrow" w:hAnsi="Aptos Narrow"/>
        </w:rPr>
      </w:pPr>
    </w:p>
    <w:p w14:paraId="2252D177" w14:textId="77777777" w:rsidR="00A941D2" w:rsidRDefault="00A941D2" w:rsidP="00A941D2">
      <w:pPr>
        <w:shd w:val="clear" w:color="auto" w:fill="DAEEF3" w:themeFill="accent5" w:themeFillTint="33"/>
        <w:rPr>
          <w:rFonts w:ascii="Aptos Narrow" w:hAnsi="Aptos Narrow"/>
        </w:rPr>
      </w:pPr>
    </w:p>
    <w:bookmarkEnd w:id="801"/>
    <w:p w14:paraId="1AD6EF51" w14:textId="77777777" w:rsidR="00A941D2" w:rsidRDefault="00A941D2" w:rsidP="00836691"/>
    <w:p w14:paraId="67B9B6A1" w14:textId="31DA2614" w:rsidR="00836691" w:rsidRDefault="00836691" w:rsidP="00836691">
      <w:pPr>
        <w:pStyle w:val="Heading4"/>
      </w:pPr>
      <w:r>
        <w:rPr>
          <w:rFonts w:hint="eastAsia"/>
        </w:rPr>
        <w:t>Data Reconciliation</w:t>
      </w:r>
    </w:p>
    <w:p w14:paraId="6BEA2CE2" w14:textId="77777777" w:rsidR="00A941D2" w:rsidRDefault="00A941D2" w:rsidP="00A941D2">
      <w:pPr>
        <w:rPr>
          <w:rStyle w:val="SubtleEmphasis"/>
        </w:rPr>
      </w:pPr>
      <w:r>
        <w:rPr>
          <w:rStyle w:val="SubtleEmphasis"/>
        </w:rPr>
        <w:t>Demonstrate that the development data has been reconciled with a source system (e.g., the general ledger) or line of business report, or alternatively, explain how the extracted data was determined to be complete and accurate.</w:t>
      </w:r>
    </w:p>
    <w:p w14:paraId="11C8C76D" w14:textId="77777777" w:rsidR="00A941D2" w:rsidRDefault="00A941D2" w:rsidP="00A941D2">
      <w:pPr>
        <w:rPr>
          <w:rStyle w:val="SubtleEmphasis"/>
        </w:rPr>
      </w:pPr>
    </w:p>
    <w:p w14:paraId="5E9754AC" w14:textId="77777777" w:rsidR="00A941D2" w:rsidRDefault="00A941D2" w:rsidP="00A941D2">
      <w:pPr>
        <w:rPr>
          <w:rStyle w:val="SubtleEmphasis"/>
        </w:rPr>
      </w:pPr>
      <w:r>
        <w:rPr>
          <w:rStyle w:val="SubtleEmphasis"/>
        </w:rPr>
        <w:t>In addition, provide a step-by-step waterfall of data counts and balances at every step in the data preparation process from the raw data extract to the final modeling dataset.</w:t>
      </w:r>
    </w:p>
    <w:p w14:paraId="4E0534E2" w14:textId="77777777" w:rsidR="00A941D2" w:rsidRDefault="00A941D2" w:rsidP="00A941D2">
      <w:pPr>
        <w:rPr>
          <w:rStyle w:val="SubtleEmphasis"/>
        </w:rPr>
      </w:pPr>
    </w:p>
    <w:p w14:paraId="38CAA83B" w14:textId="527A6862" w:rsidR="00A941D2" w:rsidRDefault="00A941D2" w:rsidP="00A941D2">
      <w:pPr>
        <w:shd w:val="clear" w:color="auto" w:fill="DAEEF3" w:themeFill="accent5" w:themeFillTint="33"/>
        <w:rPr>
          <w:rFonts w:ascii="Aptos Narrow" w:hAnsi="Aptos Narrow"/>
        </w:rPr>
      </w:pPr>
      <w:r>
        <w:rPr>
          <w:rFonts w:ascii="Aptos Narrow" w:hAnsi="Aptos Narrow"/>
        </w:rPr>
        <w:t xml:space="preserve">Model Owner: </w:t>
      </w:r>
    </w:p>
    <w:p w14:paraId="7E5A90BB" w14:textId="77777777" w:rsidR="002054FC" w:rsidRPr="002054FC" w:rsidRDefault="002054FC" w:rsidP="001D2FC3">
      <w:pPr>
        <w:shd w:val="clear" w:color="auto" w:fill="DAEEF3" w:themeFill="accent5" w:themeFillTint="33"/>
        <w:jc w:val="both"/>
        <w:rPr>
          <w:rFonts w:ascii="Aptos Narrow" w:hAnsi="Aptos Narrow"/>
        </w:rPr>
      </w:pPr>
      <w:r w:rsidRPr="002054FC">
        <w:rPr>
          <w:rFonts w:ascii="Aptos Narrow" w:hAnsi="Aptos Narrow"/>
        </w:rPr>
        <w:t>As a rule-based fraud detection model, the Alipay system processes real-time transaction data without relying on historical development datasets. Therefore, traditional data reconciliation with a general ledger or line of business reports is not applicable.</w:t>
      </w:r>
    </w:p>
    <w:p w14:paraId="736F5FE0" w14:textId="77777777" w:rsidR="002054FC" w:rsidRPr="002054FC" w:rsidRDefault="002054FC" w:rsidP="001D2FC3">
      <w:pPr>
        <w:shd w:val="clear" w:color="auto" w:fill="DAEEF3" w:themeFill="accent5" w:themeFillTint="33"/>
        <w:jc w:val="both"/>
        <w:rPr>
          <w:rFonts w:ascii="Aptos Narrow" w:hAnsi="Aptos Narrow"/>
        </w:rPr>
      </w:pPr>
    </w:p>
    <w:p w14:paraId="12BDFDA7" w14:textId="77777777" w:rsidR="002054FC" w:rsidRPr="002054FC" w:rsidRDefault="002054FC" w:rsidP="001D2FC3">
      <w:pPr>
        <w:shd w:val="clear" w:color="auto" w:fill="DAEEF3" w:themeFill="accent5" w:themeFillTint="33"/>
        <w:jc w:val="both"/>
        <w:rPr>
          <w:rFonts w:ascii="Aptos Narrow" w:hAnsi="Aptos Narrow"/>
        </w:rPr>
      </w:pPr>
      <w:r w:rsidRPr="002054FC">
        <w:rPr>
          <w:rFonts w:ascii="Aptos Narrow" w:hAnsi="Aptos Narrow"/>
        </w:rPr>
        <w:t>To ensure the accuracy and completeness of transaction data, the model directly ingests information from East West Bank’s (EWB) Digital Banking environment. The system continuously validates incoming transaction data by cross-referencing it with payment network records, regulatory watchlists, and internal fraud monitoring systems. Any discrepancies or missing data elements trigger alerts for further review.</w:t>
      </w:r>
    </w:p>
    <w:p w14:paraId="1DB8AB17" w14:textId="77777777" w:rsidR="002054FC" w:rsidRPr="002054FC" w:rsidRDefault="002054FC" w:rsidP="001D2FC3">
      <w:pPr>
        <w:shd w:val="clear" w:color="auto" w:fill="DAEEF3" w:themeFill="accent5" w:themeFillTint="33"/>
        <w:jc w:val="both"/>
        <w:rPr>
          <w:rFonts w:ascii="Aptos Narrow" w:hAnsi="Aptos Narrow"/>
        </w:rPr>
      </w:pPr>
    </w:p>
    <w:p w14:paraId="51A4A903" w14:textId="50884667" w:rsidR="00A941D2" w:rsidRDefault="002054FC" w:rsidP="001D2FC3">
      <w:pPr>
        <w:shd w:val="clear" w:color="auto" w:fill="DAEEF3" w:themeFill="accent5" w:themeFillTint="33"/>
        <w:jc w:val="both"/>
        <w:rPr>
          <w:rFonts w:ascii="Aptos Narrow" w:hAnsi="Aptos Narrow"/>
        </w:rPr>
      </w:pPr>
      <w:r w:rsidRPr="002054FC">
        <w:rPr>
          <w:rFonts w:ascii="Aptos Narrow" w:hAnsi="Aptos Narrow"/>
        </w:rPr>
        <w:t>Since the model operates in real-time, there is no step-by-step waterfall of data counts from extraction to a final modeling dataset. Instead, transaction data is instantly processed through fraud detection rules, and any flagged transactions are subject to manual review. The effectiveness of the model is assessed through monitoring reports, which track transaction volumes, fraud detection rates, and false positives to ensure ongoing accuracy and reliability.</w:t>
      </w:r>
    </w:p>
    <w:p w14:paraId="50258DF7" w14:textId="77777777" w:rsidR="00A941D2" w:rsidRDefault="00A941D2" w:rsidP="00A941D2">
      <w:pPr>
        <w:shd w:val="clear" w:color="auto" w:fill="DAEEF3" w:themeFill="accent5" w:themeFillTint="33"/>
        <w:rPr>
          <w:rFonts w:ascii="Aptos Narrow" w:hAnsi="Aptos Narrow"/>
        </w:rPr>
      </w:pPr>
    </w:p>
    <w:p w14:paraId="539E482A" w14:textId="77777777" w:rsidR="00836691" w:rsidRDefault="00836691" w:rsidP="00836691"/>
    <w:p w14:paraId="40A841B9" w14:textId="77777777" w:rsidR="004A7062" w:rsidRDefault="004A7062" w:rsidP="004A7062">
      <w:pPr>
        <w:rPr>
          <w:rFonts w:ascii="Arial Narrow" w:hAnsi="Arial Narrow"/>
        </w:rPr>
      </w:pPr>
    </w:p>
    <w:p w14:paraId="4D4FE0D6" w14:textId="2F29E763" w:rsidR="004A7062" w:rsidRDefault="004A7062" w:rsidP="00C65F28">
      <w:pPr>
        <w:pStyle w:val="Heading3"/>
      </w:pPr>
      <w:bookmarkStart w:id="802" w:name="_Toc191977173"/>
      <w:bookmarkEnd w:id="795"/>
      <w:r>
        <w:t>Development Data Preparation</w:t>
      </w:r>
      <w:bookmarkEnd w:id="802"/>
    </w:p>
    <w:p w14:paraId="011159C9" w14:textId="77777777" w:rsidR="004A7062" w:rsidRDefault="004A7062" w:rsidP="004A7062">
      <w:pPr>
        <w:rPr>
          <w:rFonts w:ascii="Arial Narrow" w:hAnsi="Arial Narrow"/>
        </w:rPr>
      </w:pPr>
    </w:p>
    <w:p w14:paraId="169A96FB" w14:textId="5603DC71" w:rsidR="00755A3D" w:rsidRPr="00266D5A" w:rsidRDefault="00755A3D" w:rsidP="00C65F28">
      <w:pPr>
        <w:pStyle w:val="Heading4"/>
      </w:pPr>
      <w:bookmarkStart w:id="803" w:name="_Toc161759110"/>
      <w:bookmarkStart w:id="804" w:name="_Toc161759268"/>
      <w:bookmarkStart w:id="805" w:name="_Toc161907132"/>
      <w:bookmarkStart w:id="806" w:name="_Toc162252139"/>
      <w:bookmarkStart w:id="807" w:name="_Toc162255288"/>
      <w:bookmarkStart w:id="808" w:name="_Toc163134427"/>
      <w:bookmarkStart w:id="809" w:name="_Toc163136729"/>
      <w:bookmarkStart w:id="810" w:name="_Toc163230496"/>
      <w:bookmarkStart w:id="811" w:name="OLE_LINK19"/>
      <w:bookmarkEnd w:id="803"/>
      <w:bookmarkEnd w:id="804"/>
      <w:bookmarkEnd w:id="805"/>
      <w:bookmarkEnd w:id="806"/>
      <w:bookmarkEnd w:id="807"/>
      <w:bookmarkEnd w:id="808"/>
      <w:bookmarkEnd w:id="809"/>
      <w:bookmarkEnd w:id="810"/>
      <w:r w:rsidRPr="00266D5A">
        <w:t xml:space="preserve">Data Quality and </w:t>
      </w:r>
      <w:r w:rsidRPr="00D8397A">
        <w:t>Treatments</w:t>
      </w:r>
    </w:p>
    <w:p w14:paraId="5ECF09A9" w14:textId="77777777" w:rsidR="002C57A9" w:rsidRDefault="00266D5A" w:rsidP="002C57A9">
      <w:pPr>
        <w:rPr>
          <w:rStyle w:val="SubtleEmphasis"/>
        </w:rPr>
      </w:pPr>
      <w:r>
        <w:rPr>
          <w:rStyle w:val="SubtleEmphasis"/>
        </w:rPr>
        <w:t>Describe the raw data quality and any treatments used to address missing or erroneous values, for example, algorithms applied to impute values.</w:t>
      </w:r>
    </w:p>
    <w:p w14:paraId="12672931" w14:textId="47E2B1E2" w:rsidR="00266D5A" w:rsidRDefault="00266D5A" w:rsidP="002C57A9">
      <w:pPr>
        <w:rPr>
          <w:rStyle w:val="SubtleEmphasis"/>
        </w:rPr>
      </w:pPr>
      <w:r>
        <w:rPr>
          <w:rStyle w:val="SubtleEmphasis"/>
        </w:rPr>
        <w:t xml:space="preserve"> </w:t>
      </w:r>
    </w:p>
    <w:bookmarkEnd w:id="811"/>
    <w:p w14:paraId="5340BAA5" w14:textId="38122526" w:rsidR="00755A3D" w:rsidRDefault="00266D5A" w:rsidP="002C57A9">
      <w:pPr>
        <w:rPr>
          <w:rStyle w:val="SubtleEmphasis"/>
        </w:rPr>
      </w:pPr>
      <w:r>
        <w:rPr>
          <w:rStyle w:val="SubtleEmphasis"/>
        </w:rPr>
        <w:lastRenderedPageBreak/>
        <w:t>Document any analysis of data outliers and their impact on model development / outputs. Provide support for the selected approach for treating the outliers (if any).</w:t>
      </w:r>
    </w:p>
    <w:p w14:paraId="6A024317" w14:textId="77777777" w:rsidR="002C57A9" w:rsidRPr="00755A3D" w:rsidRDefault="002C57A9" w:rsidP="002C57A9"/>
    <w:p w14:paraId="3F8E1BDD" w14:textId="77777777" w:rsidR="00CD08F7" w:rsidRDefault="005B4F5C" w:rsidP="00CD08F7">
      <w:pPr>
        <w:shd w:val="clear" w:color="auto" w:fill="DAEEF3" w:themeFill="accent5" w:themeFillTint="33"/>
        <w:rPr>
          <w:rFonts w:ascii="Aptos Narrow" w:hAnsi="Aptos Narrow"/>
        </w:rPr>
      </w:pPr>
      <w:bookmarkStart w:id="812" w:name="OLE_LINK21"/>
      <w:r>
        <w:rPr>
          <w:rFonts w:ascii="Aptos Narrow" w:hAnsi="Aptos Narrow"/>
        </w:rPr>
        <w:t xml:space="preserve">Model Owner: </w:t>
      </w:r>
    </w:p>
    <w:p w14:paraId="0CF82936" w14:textId="4BF6B758" w:rsidR="003E31EA" w:rsidRPr="003E31EA" w:rsidRDefault="003E31EA" w:rsidP="001D2FC3">
      <w:pPr>
        <w:shd w:val="clear" w:color="auto" w:fill="DAEEF3" w:themeFill="accent5" w:themeFillTint="33"/>
        <w:jc w:val="both"/>
        <w:rPr>
          <w:rFonts w:ascii="Aptos Narrow" w:hAnsi="Aptos Narrow"/>
        </w:rPr>
      </w:pPr>
      <w:r w:rsidRPr="003E31EA">
        <w:rPr>
          <w:rFonts w:ascii="Aptos Narrow" w:hAnsi="Aptos Narrow"/>
        </w:rPr>
        <w:t>The Alipay fraud detection model processes real-time transaction data and applies predefined rule-based logic to assess fraud risk. Since this is not a statistical or machine-learning model, there is no need for traditional data preparation techniques such as imputation or outlier treatment.</w:t>
      </w:r>
      <w:r w:rsidR="006F142C">
        <w:rPr>
          <w:rFonts w:ascii="Aptos Narrow" w:hAnsi="Aptos Narrow"/>
        </w:rPr>
        <w:t xml:space="preserve">  </w:t>
      </w:r>
    </w:p>
    <w:p w14:paraId="2751A335" w14:textId="77777777" w:rsidR="003E31EA" w:rsidRPr="003E31EA" w:rsidRDefault="003E31EA" w:rsidP="001D2FC3">
      <w:pPr>
        <w:shd w:val="clear" w:color="auto" w:fill="DAEEF3" w:themeFill="accent5" w:themeFillTint="33"/>
        <w:jc w:val="both"/>
        <w:rPr>
          <w:rFonts w:ascii="Aptos Narrow" w:hAnsi="Aptos Narrow"/>
        </w:rPr>
      </w:pPr>
    </w:p>
    <w:p w14:paraId="01EEF0A4" w14:textId="77777777" w:rsidR="003E31EA" w:rsidRPr="003E31EA" w:rsidRDefault="003E31EA" w:rsidP="001D2FC3">
      <w:pPr>
        <w:shd w:val="clear" w:color="auto" w:fill="DAEEF3" w:themeFill="accent5" w:themeFillTint="33"/>
        <w:jc w:val="both"/>
        <w:rPr>
          <w:rFonts w:ascii="Aptos Narrow" w:hAnsi="Aptos Narrow"/>
        </w:rPr>
      </w:pPr>
      <w:r w:rsidRPr="003E31EA">
        <w:rPr>
          <w:rFonts w:ascii="Aptos Narrow" w:hAnsi="Aptos Narrow"/>
        </w:rPr>
        <w:t>To ensure data quality, the model relies on built-in validation checks within East West Bank’s (EWB) Digital Banking environment. These checks verify the completeness and consistency of transaction data, including sender and recipient details, transaction amount, payment method, and device information. Any missing or erroneous values trigger automated alerts, prompting additional verification before a transaction is processed.</w:t>
      </w:r>
    </w:p>
    <w:p w14:paraId="46926286" w14:textId="77777777" w:rsidR="003E31EA" w:rsidRPr="003E31EA" w:rsidRDefault="003E31EA" w:rsidP="001D2FC3">
      <w:pPr>
        <w:shd w:val="clear" w:color="auto" w:fill="DAEEF3" w:themeFill="accent5" w:themeFillTint="33"/>
        <w:jc w:val="both"/>
        <w:rPr>
          <w:rFonts w:ascii="Aptos Narrow" w:hAnsi="Aptos Narrow"/>
        </w:rPr>
      </w:pPr>
    </w:p>
    <w:p w14:paraId="62B04452" w14:textId="78DA8931" w:rsidR="005B4F5C" w:rsidRDefault="003E31EA" w:rsidP="001D2FC3">
      <w:pPr>
        <w:shd w:val="clear" w:color="auto" w:fill="DAEEF3" w:themeFill="accent5" w:themeFillTint="33"/>
        <w:jc w:val="both"/>
        <w:rPr>
          <w:rFonts w:ascii="Aptos Narrow" w:hAnsi="Aptos Narrow"/>
        </w:rPr>
      </w:pPr>
      <w:r w:rsidRPr="003E31EA">
        <w:rPr>
          <w:rFonts w:ascii="Aptos Narrow" w:hAnsi="Aptos Narrow"/>
        </w:rPr>
        <w:t>Outlier detection is inherent in the fraud detection rules, which flag transactions exhibiting unusual patterns, such as abnormally high transfer amounts, rapid successive transactions, or deviations from typical user behavior. Since the model is designed to identify anomalies as potential fraud risks, no additional statistical outlier treatment is required. Instead, flagged transactions undergo manual review to determine their legitimacy, ensuring that genuine transactions are not unnecessarily blocked.</w:t>
      </w:r>
    </w:p>
    <w:p w14:paraId="33F6E12A" w14:textId="77777777" w:rsidR="005B4F5C" w:rsidRDefault="005B4F5C" w:rsidP="005B4F5C">
      <w:pPr>
        <w:shd w:val="clear" w:color="auto" w:fill="DAEEF3" w:themeFill="accent5" w:themeFillTint="33"/>
        <w:rPr>
          <w:rFonts w:ascii="Aptos Narrow" w:hAnsi="Aptos Narrow"/>
        </w:rPr>
      </w:pPr>
    </w:p>
    <w:bookmarkEnd w:id="812"/>
    <w:p w14:paraId="11AE11C5" w14:textId="77777777" w:rsidR="004A7062" w:rsidRDefault="004A7062" w:rsidP="004A7062">
      <w:pPr>
        <w:rPr>
          <w:rFonts w:ascii="Arial Narrow" w:hAnsi="Arial Narrow"/>
        </w:rPr>
      </w:pPr>
    </w:p>
    <w:p w14:paraId="648885D5" w14:textId="2F122DCC" w:rsidR="00266D5A" w:rsidRDefault="008557D1">
      <w:pPr>
        <w:pStyle w:val="Heading4"/>
      </w:pPr>
      <w:r>
        <w:t xml:space="preserve">Data </w:t>
      </w:r>
      <w:r w:rsidR="00B22AA1">
        <w:t>Filtering and Exclusions</w:t>
      </w:r>
    </w:p>
    <w:p w14:paraId="72B4BD7D" w14:textId="5D00F11E" w:rsidR="00B22AA1" w:rsidRDefault="00B22AA1" w:rsidP="00B22AA1">
      <w:pPr>
        <w:rPr>
          <w:rStyle w:val="SubtleEmphasis"/>
        </w:rPr>
      </w:pPr>
      <w:r>
        <w:rPr>
          <w:rStyle w:val="SubtleEmphasis"/>
        </w:rPr>
        <w:t>Provide a detailed description of, and justification for, data filtering and significant data exclusions that may potentially introduce model bias. Where a significant number of records is excluded due to data quality or other reasons, to the extent possible, analysis should be performed and documented showing the impact of the filtering rule.</w:t>
      </w:r>
    </w:p>
    <w:p w14:paraId="26DD1ABC" w14:textId="77777777" w:rsidR="002C57A9" w:rsidRDefault="002C57A9" w:rsidP="00B22AA1">
      <w:pPr>
        <w:rPr>
          <w:rStyle w:val="SubtleEmphasis"/>
        </w:rPr>
      </w:pPr>
    </w:p>
    <w:p w14:paraId="109EEF21" w14:textId="77777777" w:rsidR="008D6ED1" w:rsidRDefault="008D6ED1" w:rsidP="008D6ED1">
      <w:pPr>
        <w:rPr>
          <w:rStyle w:val="SubtleEmphasis"/>
        </w:rPr>
      </w:pPr>
      <w:r>
        <w:rPr>
          <w:rStyle w:val="SubtleEmphasis"/>
        </w:rPr>
        <w:t>A complete waterfall from the point of raw data extract to the final development/testing data showing the impacts of each exclusion (in terms of the number of records and other key metrics) should be provided.</w:t>
      </w:r>
    </w:p>
    <w:p w14:paraId="31F36EAA" w14:textId="77777777" w:rsidR="008D6ED1" w:rsidRDefault="008D6ED1" w:rsidP="00B22AA1">
      <w:pPr>
        <w:rPr>
          <w:rStyle w:val="SubtleEmphasis"/>
        </w:rPr>
      </w:pPr>
    </w:p>
    <w:p w14:paraId="565B6E23" w14:textId="5D6B3163" w:rsidR="00CD08F7" w:rsidRDefault="00B22AA1" w:rsidP="004B2C32">
      <w:pPr>
        <w:shd w:val="clear" w:color="auto" w:fill="DAEEF3" w:themeFill="accent5" w:themeFillTint="33"/>
        <w:rPr>
          <w:rFonts w:ascii="Aptos Narrow" w:hAnsi="Aptos Narrow"/>
          <w:lang w:val="en-IN"/>
        </w:rPr>
      </w:pPr>
      <w:bookmarkStart w:id="813" w:name="OLE_LINK23"/>
      <w:r>
        <w:rPr>
          <w:rFonts w:ascii="Aptos Narrow" w:hAnsi="Aptos Narrow"/>
        </w:rPr>
        <w:t xml:space="preserve">Model Owner: </w:t>
      </w:r>
    </w:p>
    <w:p w14:paraId="46A067B7" w14:textId="08A22F97" w:rsidR="003E31EA" w:rsidRPr="003E31EA" w:rsidRDefault="00E73933" w:rsidP="001D2FC3">
      <w:pPr>
        <w:shd w:val="clear" w:color="auto" w:fill="DAEEF3" w:themeFill="accent5" w:themeFillTint="33"/>
        <w:jc w:val="both"/>
        <w:rPr>
          <w:rFonts w:ascii="Aptos Narrow" w:hAnsi="Aptos Narrow"/>
          <w:lang w:val="en-IN"/>
        </w:rPr>
      </w:pPr>
      <w:r w:rsidRPr="00E73933">
        <w:rPr>
          <w:rFonts w:ascii="Aptos Narrow" w:hAnsi="Aptos Narrow"/>
          <w:lang w:val="en-IN"/>
        </w:rPr>
        <w:t>As a rule-based fraud detection model, the Alipay system does not rely on traditional data filtering or exclusions associated with statistical model development. Instead,</w:t>
      </w:r>
      <w:r>
        <w:rPr>
          <w:rFonts w:ascii="Aptos Narrow" w:hAnsi="Aptos Narrow"/>
          <w:lang w:val="en-IN"/>
        </w:rPr>
        <w:t xml:space="preserve"> the</w:t>
      </w:r>
      <w:r w:rsidR="003E31EA" w:rsidRPr="003E31EA">
        <w:rPr>
          <w:rFonts w:ascii="Aptos Narrow" w:hAnsi="Aptos Narrow"/>
          <w:lang w:val="en-IN"/>
        </w:rPr>
        <w:t xml:space="preserve"> model processes real-time transaction data using predefined rules to assess fraud risk. Transactions with incomplete or unverifiable customer information, those failing regulatory compliance checks (such as sanctions screening), or high-risk transactions exceeding preset thresholds are </w:t>
      </w:r>
      <w:r w:rsidR="00D07D61" w:rsidRPr="057D38D5">
        <w:rPr>
          <w:rFonts w:ascii="Aptos Narrow" w:hAnsi="Aptos Narrow"/>
          <w:lang w:val="en-IN"/>
        </w:rPr>
        <w:t>vetted</w:t>
      </w:r>
      <w:r w:rsidR="00D07D61">
        <w:rPr>
          <w:rFonts w:ascii="Aptos Narrow" w:hAnsi="Aptos Narrow"/>
          <w:lang w:val="en-IN"/>
        </w:rPr>
        <w:t xml:space="preserve"> through </w:t>
      </w:r>
      <w:r w:rsidR="0096244F">
        <w:rPr>
          <w:rFonts w:ascii="Aptos Narrow" w:hAnsi="Aptos Narrow"/>
          <w:lang w:val="en-IN"/>
        </w:rPr>
        <w:t>AML transaction surveillance</w:t>
      </w:r>
      <w:r w:rsidR="00153281">
        <w:rPr>
          <w:rFonts w:ascii="Aptos Narrow" w:hAnsi="Aptos Narrow"/>
          <w:lang w:val="en-IN"/>
        </w:rPr>
        <w:t>, sanctions screening and fraud detection</w:t>
      </w:r>
      <w:r w:rsidR="003E31EA" w:rsidRPr="003E31EA">
        <w:rPr>
          <w:rFonts w:ascii="Aptos Narrow" w:hAnsi="Aptos Narrow"/>
          <w:lang w:val="en-IN"/>
        </w:rPr>
        <w:t xml:space="preserve">. </w:t>
      </w:r>
    </w:p>
    <w:p w14:paraId="12B7C52E" w14:textId="77777777" w:rsidR="003E31EA" w:rsidRPr="003E31EA" w:rsidRDefault="003E31EA" w:rsidP="001D2FC3">
      <w:pPr>
        <w:shd w:val="clear" w:color="auto" w:fill="DAEEF3" w:themeFill="accent5" w:themeFillTint="33"/>
        <w:jc w:val="both"/>
        <w:rPr>
          <w:rFonts w:ascii="Aptos Narrow" w:hAnsi="Aptos Narrow"/>
          <w:lang w:val="en-IN"/>
        </w:rPr>
      </w:pPr>
    </w:p>
    <w:p w14:paraId="17C275D1" w14:textId="2F142631" w:rsidR="00B22AA1" w:rsidRDefault="003E31EA" w:rsidP="001D2FC3">
      <w:pPr>
        <w:shd w:val="clear" w:color="auto" w:fill="DAEEF3" w:themeFill="accent5" w:themeFillTint="33"/>
        <w:jc w:val="both"/>
        <w:rPr>
          <w:rFonts w:ascii="Aptos Narrow" w:hAnsi="Aptos Narrow"/>
        </w:rPr>
      </w:pPr>
      <w:r w:rsidRPr="003E31EA">
        <w:rPr>
          <w:rFonts w:ascii="Aptos Narrow" w:hAnsi="Aptos Narrow"/>
          <w:lang w:val="en-IN"/>
        </w:rPr>
        <w:t>Since the model does not generate a structured development or testing dataset, a traditional data waterfall analysis showing record exclusions at various stages is not applicable. However, ongoing monitoring reports track excluded transactions, categorizing them by reason (e.g., failed identity verification, suspicious transaction patterns) to assess the model’s impact on fraud detection and operational efficiency.</w:t>
      </w:r>
    </w:p>
    <w:p w14:paraId="1A2E917E" w14:textId="77777777" w:rsidR="00B22AA1" w:rsidRDefault="00B22AA1" w:rsidP="00B22AA1">
      <w:pPr>
        <w:shd w:val="clear" w:color="auto" w:fill="DAEEF3" w:themeFill="accent5" w:themeFillTint="33"/>
        <w:rPr>
          <w:rFonts w:ascii="Aptos Narrow" w:hAnsi="Aptos Narrow"/>
        </w:rPr>
      </w:pPr>
    </w:p>
    <w:bookmarkEnd w:id="813"/>
    <w:p w14:paraId="19817536" w14:textId="77777777" w:rsidR="00B22AA1" w:rsidRDefault="00B22AA1" w:rsidP="00B22AA1"/>
    <w:p w14:paraId="724D802A" w14:textId="49412AEE" w:rsidR="007B20F6" w:rsidRDefault="007B20F6" w:rsidP="007B20F6">
      <w:pPr>
        <w:pStyle w:val="Heading4"/>
      </w:pPr>
      <w:r>
        <w:lastRenderedPageBreak/>
        <w:t>Data Sampling</w:t>
      </w:r>
    </w:p>
    <w:p w14:paraId="682A9095" w14:textId="5C1B54B0" w:rsidR="007B20F6" w:rsidRDefault="007B20F6" w:rsidP="007B20F6">
      <w:pPr>
        <w:rPr>
          <w:rStyle w:val="SubtleEmphasis"/>
        </w:rPr>
      </w:pPr>
      <w:r>
        <w:rPr>
          <w:rStyle w:val="SubtleEmphasis"/>
        </w:rPr>
        <w:t xml:space="preserve">Provide details of statistical sampling, if any, performed to create the model development and </w:t>
      </w:r>
      <w:proofErr w:type="gramStart"/>
      <w:r>
        <w:rPr>
          <w:rStyle w:val="SubtleEmphasis"/>
        </w:rPr>
        <w:t>testing</w:t>
      </w:r>
      <w:proofErr w:type="gramEnd"/>
      <w:r>
        <w:rPr>
          <w:rStyle w:val="SubtleEmphasis"/>
        </w:rPr>
        <w:t xml:space="preserve"> datasets.</w:t>
      </w:r>
    </w:p>
    <w:p w14:paraId="616B3C79" w14:textId="77777777" w:rsidR="002C57A9" w:rsidRDefault="002C57A9" w:rsidP="007B20F6">
      <w:pPr>
        <w:rPr>
          <w:rStyle w:val="SubtleEmphasis"/>
        </w:rPr>
      </w:pPr>
    </w:p>
    <w:p w14:paraId="4653EE4B" w14:textId="1A0754FD" w:rsidR="007B20F6" w:rsidRDefault="007B20F6" w:rsidP="007B20F6">
      <w:pPr>
        <w:shd w:val="clear" w:color="auto" w:fill="DAEEF3" w:themeFill="accent5" w:themeFillTint="33"/>
        <w:rPr>
          <w:rFonts w:ascii="Aptos Narrow" w:hAnsi="Aptos Narrow"/>
        </w:rPr>
      </w:pPr>
      <w:bookmarkStart w:id="814" w:name="OLE_LINK27"/>
      <w:r>
        <w:rPr>
          <w:rFonts w:ascii="Aptos Narrow" w:hAnsi="Aptos Narrow"/>
        </w:rPr>
        <w:t xml:space="preserve">Model Owner: </w:t>
      </w:r>
    </w:p>
    <w:p w14:paraId="7C707CEF" w14:textId="149D07B1" w:rsidR="00E73933" w:rsidRPr="00E73933" w:rsidRDefault="00E73933" w:rsidP="001D2FC3">
      <w:pPr>
        <w:shd w:val="clear" w:color="auto" w:fill="DAEEF3" w:themeFill="accent5" w:themeFillTint="33"/>
        <w:jc w:val="both"/>
        <w:rPr>
          <w:rFonts w:ascii="Aptos Narrow" w:hAnsi="Aptos Narrow"/>
        </w:rPr>
      </w:pPr>
      <w:r w:rsidRPr="00E73933">
        <w:rPr>
          <w:rFonts w:ascii="Aptos Narrow" w:hAnsi="Aptos Narrow"/>
        </w:rPr>
        <w:t xml:space="preserve">The Alipay fraud detection model does not use statistical sampling to create development or </w:t>
      </w:r>
      <w:proofErr w:type="gramStart"/>
      <w:r w:rsidRPr="00E73933">
        <w:rPr>
          <w:rFonts w:ascii="Aptos Narrow" w:hAnsi="Aptos Narrow"/>
        </w:rPr>
        <w:t>testing</w:t>
      </w:r>
      <w:proofErr w:type="gramEnd"/>
      <w:r w:rsidRPr="00E73933">
        <w:rPr>
          <w:rFonts w:ascii="Aptos Narrow" w:hAnsi="Aptos Narrow"/>
        </w:rPr>
        <w:t xml:space="preserve"> datasets. As a rule-based system, it processes real-time transaction data in its entirety rather than relying on </w:t>
      </w:r>
      <w:r w:rsidR="00751D41" w:rsidRPr="00E73933">
        <w:rPr>
          <w:rFonts w:ascii="Aptos Narrow" w:hAnsi="Aptos Narrow"/>
        </w:rPr>
        <w:t>sample</w:t>
      </w:r>
      <w:r w:rsidRPr="00E73933">
        <w:rPr>
          <w:rFonts w:ascii="Aptos Narrow" w:hAnsi="Aptos Narrow"/>
        </w:rPr>
        <w:t xml:space="preserve"> subsets. The model applies predefined fraud detection rules to all transactions without the need for data sampling techniques typically used in statistical or machine learning models.</w:t>
      </w:r>
    </w:p>
    <w:p w14:paraId="0275D52A" w14:textId="77777777" w:rsidR="00E73933" w:rsidRPr="00E73933" w:rsidRDefault="00E73933" w:rsidP="001D2FC3">
      <w:pPr>
        <w:shd w:val="clear" w:color="auto" w:fill="DAEEF3" w:themeFill="accent5" w:themeFillTint="33"/>
        <w:jc w:val="both"/>
        <w:rPr>
          <w:rFonts w:ascii="Aptos Narrow" w:hAnsi="Aptos Narrow"/>
        </w:rPr>
      </w:pPr>
    </w:p>
    <w:p w14:paraId="51A43A52" w14:textId="7D7F54F1" w:rsidR="00706E95" w:rsidRDefault="00E73933" w:rsidP="001D2FC3">
      <w:pPr>
        <w:shd w:val="clear" w:color="auto" w:fill="DAEEF3" w:themeFill="accent5" w:themeFillTint="33"/>
        <w:jc w:val="both"/>
        <w:rPr>
          <w:rFonts w:ascii="Aptos Narrow" w:hAnsi="Aptos Narrow"/>
        </w:rPr>
      </w:pPr>
      <w:r w:rsidRPr="00E73933">
        <w:rPr>
          <w:rFonts w:ascii="Aptos Narrow" w:hAnsi="Aptos Narrow"/>
        </w:rPr>
        <w:t>Since the model operates on a continuous basis, transaction data is assessed in real time, ensuring full coverage without the need for representative sampling or partitioning into development and testing datasets.</w:t>
      </w:r>
    </w:p>
    <w:p w14:paraId="358F2904" w14:textId="77777777" w:rsidR="00E73933" w:rsidRDefault="00E73933" w:rsidP="00E73933">
      <w:pPr>
        <w:shd w:val="clear" w:color="auto" w:fill="DAEEF3" w:themeFill="accent5" w:themeFillTint="33"/>
        <w:rPr>
          <w:rFonts w:ascii="Aptos Narrow" w:hAnsi="Aptos Narrow"/>
        </w:rPr>
      </w:pPr>
    </w:p>
    <w:bookmarkEnd w:id="814"/>
    <w:p w14:paraId="36CD05ED" w14:textId="77777777" w:rsidR="007B20F6" w:rsidRDefault="007B20F6" w:rsidP="007B20F6"/>
    <w:p w14:paraId="53FE6F40" w14:textId="63C74A3A" w:rsidR="005D639E" w:rsidRDefault="005D639E" w:rsidP="005D639E">
      <w:pPr>
        <w:pStyle w:val="Heading4"/>
      </w:pPr>
      <w:r>
        <w:t>Data Transformations</w:t>
      </w:r>
    </w:p>
    <w:p w14:paraId="0EC78725" w14:textId="77777777" w:rsidR="005D639E" w:rsidRDefault="005D639E" w:rsidP="005D639E">
      <w:pPr>
        <w:rPr>
          <w:rStyle w:val="SubtleEmphasis"/>
        </w:rPr>
      </w:pPr>
      <w:r>
        <w:rPr>
          <w:rStyle w:val="SubtleEmphasis"/>
        </w:rPr>
        <w:t xml:space="preserve">Provide a description of, and rationale for, operations/calculations on raw data, such as scaling, forming data segments, averaging, or combining data from multiples sources (for example, to calculate charge-off rates) </w:t>
      </w:r>
      <w:proofErr w:type="gramStart"/>
      <w:r>
        <w:rPr>
          <w:rStyle w:val="SubtleEmphasis"/>
        </w:rPr>
        <w:t>in order to</w:t>
      </w:r>
      <w:proofErr w:type="gramEnd"/>
      <w:r>
        <w:rPr>
          <w:rStyle w:val="SubtleEmphasis"/>
        </w:rPr>
        <w:t xml:space="preserve"> produce model development-ready data. </w:t>
      </w:r>
    </w:p>
    <w:p w14:paraId="74DC5072" w14:textId="77777777" w:rsidR="002C57A9" w:rsidRDefault="002C57A9" w:rsidP="005D639E">
      <w:pPr>
        <w:rPr>
          <w:rStyle w:val="SubtleEmphasis"/>
        </w:rPr>
      </w:pPr>
    </w:p>
    <w:p w14:paraId="26071F47" w14:textId="3F81E288" w:rsidR="005D639E" w:rsidRDefault="005D639E" w:rsidP="005D639E">
      <w:pPr>
        <w:rPr>
          <w:rStyle w:val="SubtleEmphasis"/>
        </w:rPr>
      </w:pPr>
      <w:r>
        <w:rPr>
          <w:rStyle w:val="SubtleEmphasis"/>
        </w:rPr>
        <w:t>Describe the composite/derived variables created out of raw data. For example, splines, Weight-of-Evidence transformations of variables, interaction terms, etc. Provide support for the technical soundness and appropriateness of the selected transformations in the context of the specific modeling approach you selected and the overall model purpose.</w:t>
      </w:r>
    </w:p>
    <w:p w14:paraId="4BC72742" w14:textId="77777777" w:rsidR="002C57A9" w:rsidRDefault="002C57A9" w:rsidP="005D639E">
      <w:pPr>
        <w:rPr>
          <w:rStyle w:val="SubtleEmphasis"/>
        </w:rPr>
      </w:pPr>
    </w:p>
    <w:p w14:paraId="433F6C9C" w14:textId="423103AE" w:rsidR="00FA6D16" w:rsidRDefault="00FA6D16" w:rsidP="005D639E">
      <w:pPr>
        <w:rPr>
          <w:rStyle w:val="SubtleEmphasis"/>
        </w:rPr>
      </w:pPr>
      <w:r>
        <w:rPr>
          <w:rStyle w:val="SubtleEmphasis"/>
        </w:rPr>
        <w:t>Specifically:</w:t>
      </w:r>
    </w:p>
    <w:p w14:paraId="262140BB" w14:textId="77777777" w:rsidR="00FA6D16" w:rsidRDefault="00FA6D16" w:rsidP="005D639E">
      <w:pPr>
        <w:rPr>
          <w:rStyle w:val="SubtleEmphasis"/>
        </w:rPr>
      </w:pPr>
    </w:p>
    <w:p w14:paraId="6FF4029E" w14:textId="77777777" w:rsidR="008D6ED1" w:rsidRDefault="008D6ED1" w:rsidP="008D6ED1">
      <w:pPr>
        <w:rPr>
          <w:rStyle w:val="SubtleEmphasis"/>
        </w:rPr>
      </w:pPr>
      <w:r>
        <w:rPr>
          <w:rStyle w:val="SubtleEmphasis"/>
        </w:rPr>
        <w:t>For models that utilize feature engineering, provide detailed documentation of the engineering process, including a description of the software/package used to perform the feature engineering and a discussion on the limitations of the selected engineering approach.</w:t>
      </w:r>
    </w:p>
    <w:p w14:paraId="41EDE3F2" w14:textId="77777777" w:rsidR="008D6ED1" w:rsidRDefault="008D6ED1" w:rsidP="008D6ED1">
      <w:pPr>
        <w:rPr>
          <w:rStyle w:val="SubtleEmphasis"/>
        </w:rPr>
      </w:pPr>
    </w:p>
    <w:p w14:paraId="7F1555B0" w14:textId="2D0207B1" w:rsidR="008D6ED1" w:rsidRDefault="008D6ED1" w:rsidP="008D6ED1">
      <w:pPr>
        <w:rPr>
          <w:rStyle w:val="SubtleEmphasis"/>
        </w:rPr>
      </w:pPr>
      <w:r>
        <w:rPr>
          <w:rStyle w:val="SubtleEmphasis"/>
        </w:rPr>
        <w:t xml:space="preserve">For models that utilize unstructured data, include detailed description of the data pre-processing of unstructured data. Provide analysis/test/comparison results with related data/scripts/outputs if any to justify the pre-processing performed. </w:t>
      </w:r>
    </w:p>
    <w:p w14:paraId="09B00AA4" w14:textId="77777777" w:rsidR="008D6ED1" w:rsidRDefault="008D6ED1" w:rsidP="008D6ED1">
      <w:pPr>
        <w:rPr>
          <w:rStyle w:val="SubtleEmphasis"/>
        </w:rPr>
      </w:pPr>
    </w:p>
    <w:p w14:paraId="70854F86" w14:textId="5E4EA22A" w:rsidR="008D6ED1" w:rsidRDefault="008D6ED1" w:rsidP="008D6ED1">
      <w:pPr>
        <w:rPr>
          <w:rStyle w:val="SubtleEmphasis"/>
        </w:rPr>
      </w:pPr>
      <w:r>
        <w:rPr>
          <w:rStyle w:val="SubtleEmphasis"/>
        </w:rPr>
        <w:t xml:space="preserve">For advanced machine learning models, </w:t>
      </w:r>
      <w:proofErr w:type="gramStart"/>
      <w:r>
        <w:rPr>
          <w:rStyle w:val="SubtleEmphasis"/>
        </w:rPr>
        <w:t>also</w:t>
      </w:r>
      <w:proofErr w:type="gramEnd"/>
      <w:r>
        <w:rPr>
          <w:rStyle w:val="SubtleEmphasis"/>
        </w:rPr>
        <w:t xml:space="preserve"> include detailed discussion on the sufficiency and appropriateness of data transformations and treatments applied with respect to the ML algorithm used (for example, standardization/normalization is required for KNN but not for Random Forests). Provide analysis/test/comparison results with related data/scripts/outputs if any to support the discussion.</w:t>
      </w:r>
    </w:p>
    <w:p w14:paraId="12EDB721" w14:textId="77777777" w:rsidR="008D6ED1" w:rsidRDefault="008D6ED1" w:rsidP="005D639E">
      <w:pPr>
        <w:rPr>
          <w:rStyle w:val="SubtleEmphasis"/>
        </w:rPr>
      </w:pPr>
    </w:p>
    <w:p w14:paraId="72662067" w14:textId="6B2FA3D4" w:rsidR="005D639E" w:rsidRDefault="005D639E" w:rsidP="005D639E">
      <w:pPr>
        <w:shd w:val="clear" w:color="auto" w:fill="DAEEF3" w:themeFill="accent5" w:themeFillTint="33"/>
        <w:rPr>
          <w:rFonts w:ascii="Aptos Narrow" w:hAnsi="Aptos Narrow"/>
        </w:rPr>
      </w:pPr>
      <w:bookmarkStart w:id="815" w:name="OLE_LINK29"/>
      <w:r>
        <w:rPr>
          <w:rFonts w:ascii="Aptos Narrow" w:hAnsi="Aptos Narrow"/>
        </w:rPr>
        <w:t xml:space="preserve">Model Owner: </w:t>
      </w:r>
    </w:p>
    <w:p w14:paraId="05F37BD4" w14:textId="77777777" w:rsidR="00E73933" w:rsidRPr="00E73933" w:rsidRDefault="00E73933" w:rsidP="001D2FC3">
      <w:pPr>
        <w:shd w:val="clear" w:color="auto" w:fill="DAEEF3" w:themeFill="accent5" w:themeFillTint="33"/>
        <w:jc w:val="both"/>
        <w:rPr>
          <w:rFonts w:ascii="Aptos Narrow" w:hAnsi="Aptos Narrow"/>
        </w:rPr>
      </w:pPr>
      <w:r w:rsidRPr="00E73933">
        <w:rPr>
          <w:rFonts w:ascii="Aptos Narrow" w:hAnsi="Aptos Narrow"/>
        </w:rPr>
        <w:t>The Alipay fraud detection model is a rule-based system and does not employ data transformations commonly associated with statistical or machine learning models. The model operates on raw transaction data and applies predefined fraud detection rules without modifications such as scaling, segmentation, or feature engineering.</w:t>
      </w:r>
    </w:p>
    <w:p w14:paraId="68E22FE2" w14:textId="77777777" w:rsidR="00E73933" w:rsidRPr="00E73933" w:rsidRDefault="00E73933" w:rsidP="001D2FC3">
      <w:pPr>
        <w:shd w:val="clear" w:color="auto" w:fill="DAEEF3" w:themeFill="accent5" w:themeFillTint="33"/>
        <w:jc w:val="both"/>
        <w:rPr>
          <w:rFonts w:ascii="Aptos Narrow" w:hAnsi="Aptos Narrow"/>
        </w:rPr>
      </w:pPr>
    </w:p>
    <w:p w14:paraId="6127113E" w14:textId="4853CFF6" w:rsidR="005D639E" w:rsidRDefault="00E73933" w:rsidP="001D2FC3">
      <w:pPr>
        <w:shd w:val="clear" w:color="auto" w:fill="DAEEF3" w:themeFill="accent5" w:themeFillTint="33"/>
        <w:jc w:val="both"/>
        <w:rPr>
          <w:rFonts w:ascii="Aptos Narrow" w:hAnsi="Aptos Narrow"/>
        </w:rPr>
      </w:pPr>
      <w:r w:rsidRPr="00E73933">
        <w:rPr>
          <w:rFonts w:ascii="Aptos Narrow" w:hAnsi="Aptos Narrow"/>
        </w:rPr>
        <w:lastRenderedPageBreak/>
        <w:t>The model does not generate composite or derived variables through transformations like Weight-of-Evidence encoding, interaction terms, or splines. Instead, it evaluates transactional attributes in their original form, assessing risk based on predefined criteria aligned with fraud detection objectives. Since the model does not utilize unstructured data or advanced machine learning techniques, no specialized data preprocessing, feature engineering, or normalization procedures are required.</w:t>
      </w:r>
    </w:p>
    <w:p w14:paraId="32CD575C" w14:textId="77777777" w:rsidR="005D639E" w:rsidRDefault="005D639E" w:rsidP="005D639E">
      <w:pPr>
        <w:shd w:val="clear" w:color="auto" w:fill="DAEEF3" w:themeFill="accent5" w:themeFillTint="33"/>
        <w:rPr>
          <w:rFonts w:ascii="Aptos Narrow" w:hAnsi="Aptos Narrow"/>
        </w:rPr>
      </w:pPr>
    </w:p>
    <w:bookmarkEnd w:id="815"/>
    <w:p w14:paraId="6E693AFC" w14:textId="77777777" w:rsidR="005D639E" w:rsidRDefault="005D639E" w:rsidP="005D639E"/>
    <w:p w14:paraId="01B90C49" w14:textId="77777777" w:rsidR="00A16A70" w:rsidRDefault="00A16A70" w:rsidP="005D639E"/>
    <w:p w14:paraId="351391F5" w14:textId="6F00DC48" w:rsidR="000A128C" w:rsidRDefault="000A128C" w:rsidP="000A128C">
      <w:pPr>
        <w:pStyle w:val="Heading4"/>
      </w:pPr>
      <w:r>
        <w:t>Variable Definitions</w:t>
      </w:r>
    </w:p>
    <w:p w14:paraId="221C1A72" w14:textId="77777777" w:rsidR="000A128C" w:rsidRDefault="000A128C" w:rsidP="000A128C">
      <w:pPr>
        <w:rPr>
          <w:rStyle w:val="SubtleEmphasis"/>
        </w:rPr>
      </w:pPr>
      <w:r>
        <w:rPr>
          <w:rStyle w:val="SubtleEmphasis"/>
        </w:rPr>
        <w:t>Provide definitions of variables, including alternative transformations of variables tested. For vendor models, describe how the vendor’s definitions for inputs and outputs compare with the Bank’s internal definitions (e.g., delinquency, defaults, accounting losses, etc.).</w:t>
      </w:r>
    </w:p>
    <w:p w14:paraId="7DB1B6C3" w14:textId="77777777" w:rsidR="002C57A9" w:rsidRDefault="002C57A9" w:rsidP="000A128C">
      <w:pPr>
        <w:rPr>
          <w:rStyle w:val="SubtleEmphasis"/>
        </w:rPr>
      </w:pPr>
    </w:p>
    <w:p w14:paraId="3266BF78" w14:textId="48C3FAA5" w:rsidR="008D6ED1" w:rsidRDefault="008D6ED1" w:rsidP="008D6ED1">
      <w:pPr>
        <w:rPr>
          <w:rStyle w:val="SubtleEmphasis"/>
        </w:rPr>
      </w:pPr>
      <w:r>
        <w:rPr>
          <w:rStyle w:val="SubtleEmphasis"/>
        </w:rPr>
        <w:t>Reference the location of the comprehensive data dictionary that lists each variable’s description, source, allowable values</w:t>
      </w:r>
      <w:r w:rsidR="004F39CA">
        <w:rPr>
          <w:rStyle w:val="SubtleEmphasis"/>
        </w:rPr>
        <w:t>,</w:t>
      </w:r>
      <w:r>
        <w:rPr>
          <w:rStyle w:val="SubtleEmphasis"/>
        </w:rPr>
        <w:t xml:space="preserve"> and other relevant information.</w:t>
      </w:r>
    </w:p>
    <w:p w14:paraId="4902096E" w14:textId="77777777" w:rsidR="008D6ED1" w:rsidRDefault="008D6ED1" w:rsidP="000A128C">
      <w:pPr>
        <w:rPr>
          <w:rStyle w:val="SubtleEmphasis"/>
        </w:rPr>
      </w:pPr>
    </w:p>
    <w:p w14:paraId="059622E1" w14:textId="77777777" w:rsidR="000A128C" w:rsidRDefault="000A128C" w:rsidP="000A128C">
      <w:pPr>
        <w:rPr>
          <w:rStyle w:val="IntenseEmphasis"/>
        </w:rPr>
      </w:pPr>
      <w:r>
        <w:rPr>
          <w:rStyle w:val="IntenseEmphasis"/>
        </w:rPr>
        <w:t>Response Variable</w:t>
      </w:r>
    </w:p>
    <w:p w14:paraId="6BC4D5FF" w14:textId="77777777" w:rsidR="000A128C" w:rsidRDefault="000A128C" w:rsidP="000A128C">
      <w:pPr>
        <w:rPr>
          <w:rStyle w:val="SubtleEmphasis"/>
        </w:rPr>
      </w:pPr>
      <w:r>
        <w:rPr>
          <w:rStyle w:val="SubtleEmphasis"/>
        </w:rPr>
        <w:t>Describe the response/performance/dependent variable that the model is designed to estimate/project.</w:t>
      </w:r>
    </w:p>
    <w:p w14:paraId="6C63415E" w14:textId="77777777" w:rsidR="002C57A9" w:rsidRDefault="002C57A9" w:rsidP="000A128C">
      <w:pPr>
        <w:rPr>
          <w:rStyle w:val="SubtleEmphasis"/>
        </w:rPr>
      </w:pPr>
    </w:p>
    <w:p w14:paraId="1058459B" w14:textId="1DACE0A6" w:rsidR="000A128C" w:rsidRDefault="000A128C" w:rsidP="000A128C">
      <w:pPr>
        <w:shd w:val="clear" w:color="auto" w:fill="DAEEF3" w:themeFill="accent5" w:themeFillTint="33"/>
        <w:rPr>
          <w:rFonts w:ascii="Aptos Narrow" w:hAnsi="Aptos Narrow"/>
        </w:rPr>
      </w:pPr>
      <w:bookmarkStart w:id="816" w:name="OLE_LINK31"/>
      <w:r>
        <w:rPr>
          <w:rFonts w:ascii="Aptos Narrow" w:hAnsi="Aptos Narrow"/>
        </w:rPr>
        <w:t xml:space="preserve">Model Owner: </w:t>
      </w:r>
    </w:p>
    <w:p w14:paraId="21F7E1C8" w14:textId="7A64BEE8" w:rsidR="00E73933" w:rsidRDefault="00E73933" w:rsidP="001D2FC3">
      <w:pPr>
        <w:shd w:val="clear" w:color="auto" w:fill="DAEEF3" w:themeFill="accent5" w:themeFillTint="33"/>
        <w:jc w:val="both"/>
        <w:rPr>
          <w:rFonts w:ascii="Aptos Narrow" w:hAnsi="Aptos Narrow"/>
        </w:rPr>
      </w:pPr>
      <w:r w:rsidRPr="00E73933">
        <w:rPr>
          <w:rFonts w:ascii="Aptos Narrow" w:hAnsi="Aptos Narrow"/>
        </w:rPr>
        <w:t>The Alipay fraud detection model is a rule-based system that does not estimate or project a response variable in the traditional statistical or machine learning sense. Instead, it applies predefined rules to assess the risk of fraudulent transactions based on transaction attributes and user behavior patterns.</w:t>
      </w:r>
    </w:p>
    <w:p w14:paraId="4682E3C1" w14:textId="77777777" w:rsidR="000A128C" w:rsidRDefault="000A128C" w:rsidP="000A128C">
      <w:pPr>
        <w:shd w:val="clear" w:color="auto" w:fill="DAEEF3" w:themeFill="accent5" w:themeFillTint="33"/>
        <w:rPr>
          <w:rFonts w:ascii="Aptos Narrow" w:hAnsi="Aptos Narrow"/>
        </w:rPr>
      </w:pPr>
    </w:p>
    <w:bookmarkEnd w:id="816"/>
    <w:p w14:paraId="532475D6" w14:textId="77777777" w:rsidR="000A128C" w:rsidRDefault="000A128C" w:rsidP="000A128C">
      <w:pPr>
        <w:rPr>
          <w:rStyle w:val="IntenseEmphasis"/>
        </w:rPr>
      </w:pPr>
    </w:p>
    <w:p w14:paraId="6D92A7B7" w14:textId="0AEA21EF" w:rsidR="000A128C" w:rsidRDefault="000A128C" w:rsidP="000A128C">
      <w:pPr>
        <w:rPr>
          <w:rStyle w:val="IntenseEmphasis"/>
        </w:rPr>
      </w:pPr>
      <w:r>
        <w:rPr>
          <w:rStyle w:val="IntenseEmphasis"/>
        </w:rPr>
        <w:t>Explanatory Variables</w:t>
      </w:r>
    </w:p>
    <w:p w14:paraId="2E38FAE9" w14:textId="77777777" w:rsidR="000A128C" w:rsidRDefault="000A128C" w:rsidP="000A128C">
      <w:pPr>
        <w:rPr>
          <w:rStyle w:val="SubtleEmphasis"/>
        </w:rPr>
      </w:pPr>
      <w:r>
        <w:rPr>
          <w:rStyle w:val="SubtleEmphasis"/>
        </w:rPr>
        <w:t>Describe the explanatory/independent variable candidates assessed in the model development process.</w:t>
      </w:r>
    </w:p>
    <w:p w14:paraId="30E24ACE" w14:textId="77777777" w:rsidR="002C57A9" w:rsidRDefault="002C57A9" w:rsidP="000A128C">
      <w:pPr>
        <w:rPr>
          <w:rStyle w:val="SubtleEmphasis"/>
        </w:rPr>
      </w:pPr>
    </w:p>
    <w:p w14:paraId="44B9AE46" w14:textId="0C32F1B0" w:rsidR="000A128C" w:rsidRDefault="000A128C" w:rsidP="000A128C">
      <w:pPr>
        <w:shd w:val="clear" w:color="auto" w:fill="DAEEF3" w:themeFill="accent5" w:themeFillTint="33"/>
        <w:rPr>
          <w:rFonts w:ascii="Aptos Narrow" w:hAnsi="Aptos Narrow"/>
        </w:rPr>
      </w:pPr>
      <w:r>
        <w:rPr>
          <w:rFonts w:ascii="Aptos Narrow" w:hAnsi="Aptos Narrow"/>
        </w:rPr>
        <w:t xml:space="preserve">Model Owner: </w:t>
      </w:r>
    </w:p>
    <w:p w14:paraId="05588B60" w14:textId="77777777" w:rsidR="00103B31" w:rsidRPr="00103B31" w:rsidRDefault="00103B31" w:rsidP="001D2FC3">
      <w:pPr>
        <w:shd w:val="clear" w:color="auto" w:fill="DAEEF3" w:themeFill="accent5" w:themeFillTint="33"/>
        <w:jc w:val="both"/>
        <w:rPr>
          <w:rFonts w:ascii="Aptos Narrow" w:hAnsi="Aptos Narrow"/>
        </w:rPr>
      </w:pPr>
      <w:r w:rsidRPr="00103B31">
        <w:rPr>
          <w:rFonts w:ascii="Aptos Narrow" w:hAnsi="Aptos Narrow"/>
        </w:rPr>
        <w:t>The Alipay fraud detection model is a rule-based system that evaluates transactions based on predefined criteria rather than statistical estimation of relationships between dependent and independent variables. The model utilizes various transaction attributes and user behavior indicators as explanatory variables to assess fraud risk.</w:t>
      </w:r>
    </w:p>
    <w:p w14:paraId="30E798E0" w14:textId="77777777" w:rsidR="00103B31" w:rsidRPr="00103B31" w:rsidRDefault="00103B31" w:rsidP="001D2FC3">
      <w:pPr>
        <w:shd w:val="clear" w:color="auto" w:fill="DAEEF3" w:themeFill="accent5" w:themeFillTint="33"/>
        <w:jc w:val="both"/>
        <w:rPr>
          <w:rFonts w:ascii="Aptos Narrow" w:hAnsi="Aptos Narrow"/>
        </w:rPr>
      </w:pPr>
    </w:p>
    <w:p w14:paraId="3FE0894A" w14:textId="77777777" w:rsidR="00103B31" w:rsidRPr="00103B31" w:rsidRDefault="00103B31" w:rsidP="001D2FC3">
      <w:pPr>
        <w:shd w:val="clear" w:color="auto" w:fill="DAEEF3" w:themeFill="accent5" w:themeFillTint="33"/>
        <w:jc w:val="both"/>
        <w:rPr>
          <w:rFonts w:ascii="Aptos Narrow" w:hAnsi="Aptos Narrow"/>
        </w:rPr>
      </w:pPr>
      <w:r w:rsidRPr="00103B31">
        <w:rPr>
          <w:rFonts w:ascii="Aptos Narrow" w:hAnsi="Aptos Narrow"/>
        </w:rPr>
        <w:t>These variables include, but are not limited to, transaction amount, transaction velocity, user authentication details, device information, geographic location, historical transaction patterns, and known fraud indicators. The model applies a set of predefined rules to these attributes to determine the likelihood of fraudulent activity.</w:t>
      </w:r>
    </w:p>
    <w:p w14:paraId="4642188F" w14:textId="77777777" w:rsidR="00F12741" w:rsidRDefault="00F12741" w:rsidP="001D2FC3">
      <w:pPr>
        <w:shd w:val="clear" w:color="auto" w:fill="DAEEF3" w:themeFill="accent5" w:themeFillTint="33"/>
        <w:jc w:val="both"/>
        <w:rPr>
          <w:rFonts w:ascii="Aptos Narrow" w:hAnsi="Aptos Narrow"/>
        </w:rPr>
      </w:pPr>
    </w:p>
    <w:p w14:paraId="44EC968F" w14:textId="7C864641" w:rsidR="000A128C" w:rsidRDefault="00F12741" w:rsidP="001D2FC3">
      <w:pPr>
        <w:shd w:val="clear" w:color="auto" w:fill="DAEEF3" w:themeFill="accent5" w:themeFillTint="33"/>
        <w:jc w:val="both"/>
        <w:rPr>
          <w:rFonts w:ascii="Aptos Narrow" w:hAnsi="Aptos Narrow"/>
        </w:rPr>
      </w:pPr>
      <w:r w:rsidRPr="00F12741">
        <w:rPr>
          <w:rFonts w:ascii="Aptos Narrow" w:hAnsi="Aptos Narrow"/>
        </w:rPr>
        <w:t>As this is a vendor-provided model, the definitions of input variables are aligned with Alipay’s fraud detection framework rather than traditional bank-defined risk metrics like delinquency, default, or accounting losses. While the vendor maintains a detailed data dictionary specifying the description, source, and allowable values for each input variable, these details are not disclosed due to proprietary concerns.</w:t>
      </w:r>
    </w:p>
    <w:p w14:paraId="6B66B2CF" w14:textId="77777777" w:rsidR="00F12741" w:rsidRDefault="00F12741" w:rsidP="000A128C">
      <w:pPr>
        <w:shd w:val="clear" w:color="auto" w:fill="DAEEF3" w:themeFill="accent5" w:themeFillTint="33"/>
        <w:rPr>
          <w:rFonts w:ascii="Aptos Narrow" w:hAnsi="Aptos Narrow"/>
        </w:rPr>
      </w:pPr>
    </w:p>
    <w:p w14:paraId="0B06D975" w14:textId="77777777" w:rsidR="000A128C" w:rsidRPr="00090FB1" w:rsidRDefault="000A128C" w:rsidP="000A128C">
      <w:pPr>
        <w:rPr>
          <w:rStyle w:val="SubtleEmphasis"/>
          <w:i w:val="0"/>
          <w:iCs w:val="0"/>
        </w:rPr>
      </w:pPr>
    </w:p>
    <w:p w14:paraId="505E42FE" w14:textId="47F7B24B" w:rsidR="004A7062" w:rsidRPr="004A7062" w:rsidRDefault="004A7062" w:rsidP="00C65F28">
      <w:pPr>
        <w:pStyle w:val="Heading3"/>
      </w:pPr>
      <w:bookmarkStart w:id="817" w:name="_Toc191977174"/>
      <w:r>
        <w:t>Data Limitations</w:t>
      </w:r>
      <w:bookmarkEnd w:id="817"/>
    </w:p>
    <w:p w14:paraId="3EBB8AB0" w14:textId="6C5E2BEC" w:rsidR="004A7062" w:rsidRDefault="00D26AF6" w:rsidP="002C57A9">
      <w:pPr>
        <w:rPr>
          <w:rStyle w:val="SubtleEmphasis"/>
        </w:rPr>
      </w:pPr>
      <w:r w:rsidRPr="00D26AF6">
        <w:rPr>
          <w:rStyle w:val="SubtleEmphasis"/>
        </w:rPr>
        <w:t>Provide information about known data limitations / weaknesses and an assessment of their impact on the final model’s output. For example, if the model was developed based on external data that differs notably from the Bank’s data, the differences and their potential impact must be documented. For each noted weakness / limitation, describe how the associated risk is currently being mitigated. Additionally, where longer-term remedial actions are being undertaken or planned (e.g., an initiative to clean up the existing data or collect incremental data), such actions should also be documented.</w:t>
      </w:r>
    </w:p>
    <w:p w14:paraId="306FA50D" w14:textId="77777777" w:rsidR="002C57A9" w:rsidRPr="00D26AF6" w:rsidRDefault="002C57A9" w:rsidP="002C57A9">
      <w:pPr>
        <w:rPr>
          <w:rStyle w:val="SubtleEmphasis"/>
        </w:rPr>
      </w:pPr>
      <w:bookmarkStart w:id="818" w:name="OLE_LINK64"/>
    </w:p>
    <w:p w14:paraId="4365EC2A" w14:textId="196E94F4" w:rsidR="00D26AF6" w:rsidRDefault="00D26AF6" w:rsidP="00D26AF6">
      <w:pPr>
        <w:shd w:val="clear" w:color="auto" w:fill="DAEEF3" w:themeFill="accent5" w:themeFillTint="33"/>
        <w:rPr>
          <w:rFonts w:ascii="Aptos Narrow" w:hAnsi="Aptos Narrow"/>
        </w:rPr>
      </w:pPr>
      <w:r>
        <w:rPr>
          <w:rFonts w:ascii="Aptos Narrow" w:hAnsi="Aptos Narrow"/>
        </w:rPr>
        <w:t xml:space="preserve">Model Owner: </w:t>
      </w:r>
    </w:p>
    <w:p w14:paraId="07F50DB0" w14:textId="156795CF" w:rsidR="00D26AF6" w:rsidRDefault="00AA76B6" w:rsidP="00BB49CE">
      <w:pPr>
        <w:shd w:val="clear" w:color="auto" w:fill="DAEEF3" w:themeFill="accent5" w:themeFillTint="33"/>
        <w:jc w:val="both"/>
        <w:rPr>
          <w:rFonts w:ascii="Aptos Narrow" w:hAnsi="Aptos Narrow"/>
          <w:lang w:val="en-IN"/>
        </w:rPr>
      </w:pPr>
      <w:r w:rsidRPr="00AA76B6">
        <w:rPr>
          <w:rFonts w:ascii="Aptos Narrow" w:hAnsi="Aptos Narrow"/>
          <w:lang w:val="en-IN"/>
        </w:rPr>
        <w:t>The following data limitations have been identified, along with their potential impact on the model's performance and the steps being taken to mitigate these risks:</w:t>
      </w:r>
    </w:p>
    <w:p w14:paraId="668D5A73" w14:textId="2ABC1449" w:rsidR="00BB49CE" w:rsidRDefault="00BB49CE" w:rsidP="057D38D5">
      <w:pPr>
        <w:numPr>
          <w:ilvl w:val="0"/>
          <w:numId w:val="46"/>
        </w:numPr>
        <w:shd w:val="clear" w:color="auto" w:fill="DAEEF3" w:themeFill="accent5" w:themeFillTint="33"/>
        <w:jc w:val="both"/>
        <w:rPr>
          <w:rFonts w:ascii="Aptos Narrow" w:hAnsi="Aptos Narrow"/>
          <w:lang w:val="en-IN"/>
        </w:rPr>
      </w:pPr>
      <w:r w:rsidRPr="00BB49CE">
        <w:rPr>
          <w:rFonts w:ascii="Aptos Narrow" w:hAnsi="Aptos Narrow"/>
          <w:b/>
          <w:bCs/>
          <w:lang w:val="en-IN"/>
        </w:rPr>
        <w:t>Differences Between Bank and Vendor Data</w:t>
      </w:r>
      <w:r w:rsidRPr="00BB49CE">
        <w:rPr>
          <w:rFonts w:ascii="Aptos Narrow" w:hAnsi="Aptos Narrow"/>
          <w:lang w:val="en-IN"/>
        </w:rPr>
        <w:t xml:space="preserve"> – Variations in data structure and granularity between the vendor and the Bank may impact model performance when applied to new data environments. This misalignment can lead to discrepancies in fraud detection. To mitigate this, the vendor conducts a review and acceptance process before implementation and continuously monitors data alignment to address any significant differences.</w:t>
      </w:r>
    </w:p>
    <w:p w14:paraId="7D05510E" w14:textId="3F64A967" w:rsidR="00BB49CE" w:rsidRPr="00BB49CE" w:rsidRDefault="00BB49CE" w:rsidP="00BB49CE">
      <w:pPr>
        <w:pStyle w:val="ListParagraph"/>
        <w:numPr>
          <w:ilvl w:val="0"/>
          <w:numId w:val="19"/>
        </w:numPr>
        <w:shd w:val="clear" w:color="auto" w:fill="DAEEF3" w:themeFill="accent5" w:themeFillTint="33"/>
        <w:jc w:val="both"/>
        <w:rPr>
          <w:rFonts w:ascii="Aptos Narrow" w:hAnsi="Aptos Narrow"/>
          <w:lang w:val="en-IN"/>
        </w:rPr>
      </w:pPr>
      <w:r w:rsidRPr="00BB49CE">
        <w:rPr>
          <w:rFonts w:ascii="Aptos Narrow" w:hAnsi="Aptos Narrow"/>
          <w:b/>
          <w:bCs/>
          <w:lang w:val="en-IN"/>
        </w:rPr>
        <w:t>Vendor Data Processing Rules</w:t>
      </w:r>
      <w:r w:rsidRPr="00BB49CE">
        <w:rPr>
          <w:rFonts w:ascii="Aptos Narrow" w:hAnsi="Aptos Narrow"/>
          <w:lang w:val="en-IN"/>
        </w:rPr>
        <w:t xml:space="preserve"> – The vendor’s proprietary transaction data processing rules have not been fully disclosed, limiting transparency into how inputs influence model outputs. To manage this, the vendor conducts </w:t>
      </w:r>
      <w:r w:rsidR="00DE6582" w:rsidRPr="00BB49CE">
        <w:rPr>
          <w:rFonts w:ascii="Aptos Narrow" w:hAnsi="Aptos Narrow"/>
          <w:lang w:val="en-IN"/>
        </w:rPr>
        <w:t>grey</w:t>
      </w:r>
      <w:r w:rsidRPr="00BB49CE">
        <w:rPr>
          <w:rFonts w:ascii="Aptos Narrow" w:hAnsi="Aptos Narrow"/>
          <w:lang w:val="en-IN"/>
        </w:rPr>
        <w:t xml:space="preserve"> testing, allowing for necessary adjustments and ensuring alignment with the Bank’s fraud detection requirements and risk appetite.</w:t>
      </w:r>
    </w:p>
    <w:p w14:paraId="695197A8" w14:textId="77777777" w:rsidR="00BB49CE" w:rsidRPr="00BB49CE" w:rsidRDefault="00BB49CE" w:rsidP="00D26AF6">
      <w:pPr>
        <w:shd w:val="clear" w:color="auto" w:fill="DAEEF3" w:themeFill="accent5" w:themeFillTint="33"/>
        <w:rPr>
          <w:rFonts w:ascii="Aptos Narrow" w:hAnsi="Aptos Narrow"/>
          <w:lang w:val="en-IN"/>
        </w:rPr>
      </w:pPr>
    </w:p>
    <w:p w14:paraId="5F1ABE1A" w14:textId="77777777" w:rsidR="00D26AF6" w:rsidRDefault="00D26AF6" w:rsidP="00D26AF6">
      <w:pPr>
        <w:shd w:val="clear" w:color="auto" w:fill="DAEEF3" w:themeFill="accent5" w:themeFillTint="33"/>
        <w:rPr>
          <w:rFonts w:ascii="Aptos Narrow" w:hAnsi="Aptos Narrow"/>
        </w:rPr>
      </w:pPr>
    </w:p>
    <w:p w14:paraId="355A0B93" w14:textId="77777777" w:rsidR="004A7062" w:rsidRPr="00701055" w:rsidRDefault="004A7062" w:rsidP="004A7062">
      <w:pPr>
        <w:rPr>
          <w:rFonts w:ascii="Arial Narrow" w:hAnsi="Arial Narrow"/>
        </w:rPr>
      </w:pPr>
    </w:p>
    <w:p w14:paraId="6E51A79C" w14:textId="77777777" w:rsidR="00891EE0" w:rsidRDefault="00891EE0" w:rsidP="00C65F28">
      <w:pPr>
        <w:pStyle w:val="Heading3"/>
      </w:pPr>
      <w:bookmarkStart w:id="819" w:name="_Toc191977175"/>
      <w:bookmarkStart w:id="820" w:name="OLE_LINK52"/>
      <w:bookmarkEnd w:id="818"/>
      <w:r>
        <w:rPr>
          <w:rFonts w:hint="eastAsia"/>
        </w:rPr>
        <w:t>Data Preparation Software / Platform</w:t>
      </w:r>
      <w:bookmarkEnd w:id="819"/>
    </w:p>
    <w:p w14:paraId="0A33A6FE" w14:textId="77777777" w:rsidR="00891EE0" w:rsidRDefault="00891EE0" w:rsidP="00891EE0">
      <w:pPr>
        <w:rPr>
          <w:rStyle w:val="SubtleEmphasis"/>
        </w:rPr>
      </w:pPr>
      <w:r w:rsidRPr="00891EE0">
        <w:rPr>
          <w:rStyle w:val="SubtleEmphasis"/>
        </w:rPr>
        <w:t>Provide information on the software and/or programming language used in the data extraction, transformation, and other steps to prepare the model development and testing data. Provide a reference to the location of the development programming codes, associated log files, and other data preparation artifacts.</w:t>
      </w:r>
    </w:p>
    <w:p w14:paraId="3B81AFEE" w14:textId="77777777" w:rsidR="00891EE0" w:rsidRDefault="00891EE0" w:rsidP="00891EE0">
      <w:pPr>
        <w:rPr>
          <w:rStyle w:val="SubtleEmphasis"/>
        </w:rPr>
      </w:pPr>
    </w:p>
    <w:p w14:paraId="16485479" w14:textId="65869C68" w:rsidR="00891EE0" w:rsidRDefault="00891EE0" w:rsidP="00891EE0">
      <w:pPr>
        <w:shd w:val="clear" w:color="auto" w:fill="DAEEF3" w:themeFill="accent5" w:themeFillTint="33"/>
        <w:rPr>
          <w:rFonts w:ascii="Aptos Narrow" w:hAnsi="Aptos Narrow"/>
        </w:rPr>
      </w:pPr>
      <w:bookmarkStart w:id="821" w:name="OLE_LINK66"/>
      <w:r>
        <w:rPr>
          <w:rFonts w:ascii="Aptos Narrow" w:hAnsi="Aptos Narrow"/>
        </w:rPr>
        <w:t xml:space="preserve">Model Owner: </w:t>
      </w:r>
    </w:p>
    <w:p w14:paraId="6FDD56F5" w14:textId="0AA48B74" w:rsidR="00891EE0" w:rsidRDefault="00AA76B6" w:rsidP="0042112B">
      <w:pPr>
        <w:shd w:val="clear" w:color="auto" w:fill="DAEEF3" w:themeFill="accent5" w:themeFillTint="33"/>
        <w:jc w:val="both"/>
        <w:rPr>
          <w:rFonts w:ascii="Aptos Narrow" w:hAnsi="Aptos Narrow"/>
        </w:rPr>
      </w:pPr>
      <w:r w:rsidRPr="00AA76B6">
        <w:rPr>
          <w:rFonts w:ascii="Aptos Narrow" w:hAnsi="Aptos Narrow"/>
        </w:rPr>
        <w:t xml:space="preserve">The data preparation process for the fraud detection model utilizes the vendor's proprietary platform and software tools for data extraction, transformation, and processing. </w:t>
      </w:r>
    </w:p>
    <w:p w14:paraId="78399006" w14:textId="76A2C5A1" w:rsidR="00AA76B6" w:rsidRPr="00583081" w:rsidRDefault="00AA76B6" w:rsidP="0042112B">
      <w:pPr>
        <w:shd w:val="clear" w:color="auto" w:fill="DAEEF3" w:themeFill="accent5" w:themeFillTint="33"/>
        <w:jc w:val="both"/>
        <w:rPr>
          <w:rFonts w:ascii="Aptos Narrow" w:hAnsi="Aptos Narrow"/>
          <w:lang w:val="en-IN"/>
        </w:rPr>
      </w:pPr>
      <w:r w:rsidRPr="00AA76B6">
        <w:rPr>
          <w:rFonts w:ascii="Aptos Narrow" w:hAnsi="Aptos Narrow"/>
          <w:lang w:val="en-IN"/>
        </w:rPr>
        <w:t>Due to the proprietary nature of the vendor’s platform</w:t>
      </w:r>
      <w:r w:rsidR="00A00B2D">
        <w:rPr>
          <w:rFonts w:ascii="Aptos Narrow" w:hAnsi="Aptos Narrow"/>
          <w:lang w:val="en-IN"/>
        </w:rPr>
        <w:t xml:space="preserve"> located in China</w:t>
      </w:r>
      <w:r w:rsidRPr="00AA76B6">
        <w:rPr>
          <w:rFonts w:ascii="Aptos Narrow" w:hAnsi="Aptos Narrow"/>
          <w:lang w:val="en-IN"/>
        </w:rPr>
        <w:t>, the exact tools, software, and programming languages used are not disclosed. Additionally, the development programming codes, log files, and other data preparation artifacts are stored and maintained within the vendor's secure environment, and access is restricted for confidentiality reasons.</w:t>
      </w:r>
    </w:p>
    <w:p w14:paraId="195DED44" w14:textId="77777777" w:rsidR="00891EE0" w:rsidRDefault="00891EE0" w:rsidP="00891EE0">
      <w:pPr>
        <w:shd w:val="clear" w:color="auto" w:fill="DAEEF3" w:themeFill="accent5" w:themeFillTint="33"/>
        <w:rPr>
          <w:rFonts w:ascii="Aptos Narrow" w:hAnsi="Aptos Narrow"/>
        </w:rPr>
      </w:pPr>
    </w:p>
    <w:bookmarkEnd w:id="821"/>
    <w:p w14:paraId="67F93BC3" w14:textId="77777777" w:rsidR="00891EE0" w:rsidRDefault="00891EE0" w:rsidP="00891EE0">
      <w:pPr>
        <w:rPr>
          <w:rStyle w:val="SubtleEmphasis"/>
        </w:rPr>
      </w:pPr>
    </w:p>
    <w:p w14:paraId="39BC0E20" w14:textId="77777777" w:rsidR="00891EE0" w:rsidRDefault="00891EE0" w:rsidP="00C65F28">
      <w:pPr>
        <w:pStyle w:val="Heading3"/>
        <w:rPr>
          <w:rStyle w:val="SubtleEmphasis"/>
          <w:i w:val="0"/>
          <w:iCs w:val="0"/>
          <w:color w:val="4F81BD" w:themeColor="accent1"/>
        </w:rPr>
      </w:pPr>
      <w:bookmarkStart w:id="822" w:name="_Toc191977176"/>
      <w:r w:rsidRPr="00891EE0">
        <w:rPr>
          <w:rStyle w:val="SubtleEmphasis"/>
          <w:rFonts w:hint="eastAsia"/>
          <w:i w:val="0"/>
          <w:iCs w:val="0"/>
          <w:color w:val="4F81BD" w:themeColor="accent1"/>
        </w:rPr>
        <w:lastRenderedPageBreak/>
        <w:t>Data Retention</w:t>
      </w:r>
      <w:bookmarkEnd w:id="822"/>
    </w:p>
    <w:p w14:paraId="7075A54D" w14:textId="77777777" w:rsidR="00891EE0" w:rsidRDefault="00891EE0" w:rsidP="00891EE0">
      <w:pPr>
        <w:rPr>
          <w:i/>
          <w:iCs/>
          <w:color w:val="808080" w:themeColor="text1" w:themeTint="7F"/>
        </w:rPr>
      </w:pPr>
      <w:r>
        <w:rPr>
          <w:rStyle w:val="SubtleEmphasis"/>
        </w:rPr>
        <w:t xml:space="preserve">Describe where the development data is stored (post development) and how the environment is controlled. Provide the minimum </w:t>
      </w:r>
      <w:proofErr w:type="gramStart"/>
      <w:r>
        <w:rPr>
          <w:rStyle w:val="SubtleEmphasis"/>
        </w:rPr>
        <w:t>time period</w:t>
      </w:r>
      <w:proofErr w:type="gramEnd"/>
      <w:r>
        <w:rPr>
          <w:rStyle w:val="SubtleEmphasis"/>
        </w:rPr>
        <w:t xml:space="preserve"> for data retention.</w:t>
      </w:r>
    </w:p>
    <w:p w14:paraId="529EE8B4" w14:textId="77777777" w:rsidR="00891EE0" w:rsidRDefault="00891EE0" w:rsidP="00891EE0">
      <w:pPr>
        <w:pStyle w:val="Default"/>
        <w:rPr>
          <w:rFonts w:eastAsiaTheme="minorEastAsia"/>
          <w:lang w:eastAsia="zh-CN"/>
        </w:rPr>
      </w:pPr>
    </w:p>
    <w:p w14:paraId="5863D564" w14:textId="531F78D4" w:rsidR="00891EE0" w:rsidRDefault="00891EE0" w:rsidP="00891EE0">
      <w:pPr>
        <w:shd w:val="clear" w:color="auto" w:fill="DAEEF3" w:themeFill="accent5" w:themeFillTint="33"/>
        <w:rPr>
          <w:rFonts w:ascii="Aptos Narrow" w:hAnsi="Aptos Narrow"/>
        </w:rPr>
      </w:pPr>
      <w:r>
        <w:rPr>
          <w:rFonts w:ascii="Aptos Narrow" w:hAnsi="Aptos Narrow"/>
        </w:rPr>
        <w:t xml:space="preserve">Model Owner: </w:t>
      </w:r>
    </w:p>
    <w:p w14:paraId="2CC3972E" w14:textId="77777777" w:rsidR="00583081" w:rsidRPr="00583081" w:rsidRDefault="00583081" w:rsidP="0042112B">
      <w:pPr>
        <w:shd w:val="clear" w:color="auto" w:fill="DAEEF3" w:themeFill="accent5" w:themeFillTint="33"/>
        <w:jc w:val="both"/>
        <w:rPr>
          <w:rFonts w:ascii="Aptos Narrow" w:hAnsi="Aptos Narrow"/>
        </w:rPr>
      </w:pPr>
      <w:r w:rsidRPr="00583081">
        <w:rPr>
          <w:rFonts w:ascii="Aptos Narrow" w:hAnsi="Aptos Narrow"/>
        </w:rPr>
        <w:t>The vendor has not disclosed specific details regarding the retention of data related to the Alipay fraud detection model. As the model is rule-based and does not involve machine learning or AI, data retention requirements may not be explicitly tied to the model itself. However, it is acknowledged that transaction data used for fraud risk assessment may be subject to internal or regulatory data retention policies.</w:t>
      </w:r>
    </w:p>
    <w:p w14:paraId="668B8744" w14:textId="77777777" w:rsidR="00583081" w:rsidRPr="00583081" w:rsidRDefault="00583081" w:rsidP="0042112B">
      <w:pPr>
        <w:shd w:val="clear" w:color="auto" w:fill="DAEEF3" w:themeFill="accent5" w:themeFillTint="33"/>
        <w:jc w:val="both"/>
        <w:rPr>
          <w:rFonts w:ascii="Aptos Narrow" w:hAnsi="Aptos Narrow"/>
        </w:rPr>
      </w:pPr>
    </w:p>
    <w:p w14:paraId="1DADE63E" w14:textId="11D12774" w:rsidR="00891EE0" w:rsidRDefault="00583081" w:rsidP="0042112B">
      <w:pPr>
        <w:shd w:val="clear" w:color="auto" w:fill="DAEEF3" w:themeFill="accent5" w:themeFillTint="33"/>
        <w:jc w:val="both"/>
        <w:rPr>
          <w:rFonts w:ascii="Aptos Narrow" w:hAnsi="Aptos Narrow"/>
        </w:rPr>
      </w:pPr>
      <w:r w:rsidRPr="00583081">
        <w:rPr>
          <w:rFonts w:ascii="Aptos Narrow" w:hAnsi="Aptos Narrow"/>
        </w:rPr>
        <w:t>As there is no specific retention protocol shared by the vendor, it is recommended that the Bank ensure compliance with applicable legal, regulatory, and internal requirements related to data retention. The Bank may need to implement its own policies for retaining transaction data and other relevant inputs used in fraud risk assessments for auditing, reporting, and operational purposes.</w:t>
      </w:r>
    </w:p>
    <w:p w14:paraId="7ABAE371" w14:textId="77777777" w:rsidR="00583081" w:rsidRDefault="00583081" w:rsidP="00583081">
      <w:pPr>
        <w:shd w:val="clear" w:color="auto" w:fill="DAEEF3" w:themeFill="accent5" w:themeFillTint="33"/>
        <w:rPr>
          <w:rFonts w:ascii="Aptos Narrow" w:hAnsi="Aptos Narrow"/>
        </w:rPr>
      </w:pPr>
    </w:p>
    <w:p w14:paraId="0BBFF2CE" w14:textId="523B313F" w:rsidR="00CC041D" w:rsidRPr="00891EE0" w:rsidRDefault="00CC041D" w:rsidP="00891EE0">
      <w:pPr>
        <w:pStyle w:val="Default"/>
        <w:rPr>
          <w:rFonts w:eastAsiaTheme="majorEastAsia"/>
        </w:rPr>
      </w:pPr>
    </w:p>
    <w:bookmarkStart w:id="823" w:name="_Toc191977177"/>
    <w:p w14:paraId="6E98E1D1" w14:textId="38747523" w:rsidR="008D7BA5" w:rsidRPr="008D7BA5" w:rsidRDefault="008D7BA5" w:rsidP="0056016F">
      <w:pPr>
        <w:pStyle w:val="Heading1"/>
        <w:spacing w:before="0"/>
        <w:ind w:left="720" w:hanging="720"/>
        <w:rPr>
          <w:rFonts w:ascii="Arial" w:hAnsi="Arial" w:cs="Arial"/>
          <w:color w:val="FFFFFF" w:themeColor="background1"/>
          <w:sz w:val="36"/>
          <w:szCs w:val="36"/>
        </w:rPr>
      </w:pPr>
      <w:r w:rsidRPr="008D7BA5">
        <w:rPr>
          <w:rFonts w:ascii="Arial" w:hAnsi="Arial" w:cs="Arial"/>
          <w:noProof/>
          <w:color w:val="FFFFFF" w:themeColor="background1"/>
          <w:sz w:val="36"/>
          <w:szCs w:val="36"/>
        </w:rPr>
        <mc:AlternateContent>
          <mc:Choice Requires="wps">
            <w:drawing>
              <wp:anchor distT="0" distB="0" distL="114300" distR="114300" simplePos="0" relativeHeight="251658240" behindDoc="1" locked="0" layoutInCell="1" allowOverlap="1" wp14:anchorId="139E927A" wp14:editId="4293030D">
                <wp:simplePos x="0" y="0"/>
                <wp:positionH relativeFrom="column">
                  <wp:posOffset>0</wp:posOffset>
                </wp:positionH>
                <wp:positionV relativeFrom="paragraph">
                  <wp:posOffset>-9525</wp:posOffset>
                </wp:positionV>
                <wp:extent cx="6417310" cy="353060"/>
                <wp:effectExtent l="0" t="0" r="2540" b="8890"/>
                <wp:wrapNone/>
                <wp:docPr id="1952171888" name="Rectangle 1"/>
                <wp:cNvGraphicFramePr/>
                <a:graphic xmlns:a="http://schemas.openxmlformats.org/drawingml/2006/main">
                  <a:graphicData uri="http://schemas.microsoft.com/office/word/2010/wordprocessingShape">
                    <wps:wsp>
                      <wps:cNvSpPr/>
                      <wps:spPr>
                        <a:xfrm>
                          <a:off x="0" y="0"/>
                          <a:ext cx="6417310" cy="35306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9BA948" id="Rectangle 1" o:spid="_x0000_s1026" style="position:absolute;margin-left:0;margin-top:-.75pt;width:505.3pt;height:27.8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" fillcolor="#c00000" stroked="f" strokeweight="2pt"/>
            </w:pict>
          </mc:Fallback>
        </mc:AlternateContent>
      </w:r>
      <w:r>
        <w:rPr>
          <w:rFonts w:ascii="Arial" w:hAnsi="Arial" w:cs="Arial"/>
          <w:color w:val="FFFFFF" w:themeColor="background1"/>
          <w:sz w:val="36"/>
          <w:szCs w:val="36"/>
        </w:rPr>
        <w:t>CONCEPTUAL SOUNDNESS</w:t>
      </w:r>
      <w:bookmarkEnd w:id="823"/>
    </w:p>
    <w:p w14:paraId="69C36466" w14:textId="5A7D66D5" w:rsidR="008D7BA5" w:rsidRDefault="008D7BA5" w:rsidP="008D7BA5"/>
    <w:p w14:paraId="79BB8318" w14:textId="7592E441" w:rsidR="008D37C3" w:rsidRPr="00701055" w:rsidRDefault="00D26AF6" w:rsidP="0056016F">
      <w:pPr>
        <w:pStyle w:val="Heading2"/>
        <w:pBdr>
          <w:bottom w:val="single" w:sz="6" w:space="1" w:color="auto"/>
        </w:pBdr>
        <w:shd w:val="clear" w:color="auto" w:fill="C6D9F1" w:themeFill="text2" w:themeFillTint="33"/>
        <w:spacing w:before="0"/>
        <w:ind w:left="720" w:hanging="720"/>
        <w:rPr>
          <w:rFonts w:cs="Arial"/>
          <w:szCs w:val="24"/>
        </w:rPr>
      </w:pPr>
      <w:bookmarkStart w:id="824" w:name="_Toc191977178"/>
      <w:r w:rsidRPr="00701055">
        <w:rPr>
          <w:rFonts w:cs="Arial"/>
          <w:szCs w:val="24"/>
        </w:rPr>
        <w:t>MODEL THEORY AND ASSUMPTIONS</w:t>
      </w:r>
      <w:bookmarkEnd w:id="824"/>
      <w:r w:rsidR="00E5180D" w:rsidRPr="00701055">
        <w:rPr>
          <w:rFonts w:cs="Arial"/>
          <w:szCs w:val="24"/>
        </w:rPr>
        <w:t xml:space="preserve"> </w:t>
      </w:r>
    </w:p>
    <w:bookmarkEnd w:id="820"/>
    <w:p w14:paraId="41C359FC" w14:textId="4F14C333" w:rsidR="00C86BD7" w:rsidRPr="00314EFA" w:rsidRDefault="00C86BD7" w:rsidP="006A692F">
      <w:pPr>
        <w:rPr>
          <w:rFonts w:ascii="Arial Narrow" w:hAnsi="Arial Narrow"/>
          <w:color w:val="0070C0"/>
        </w:rPr>
      </w:pPr>
    </w:p>
    <w:p w14:paraId="24E02ED3" w14:textId="77777777" w:rsidR="002C57A9" w:rsidRDefault="002C57A9" w:rsidP="00701055">
      <w:pPr>
        <w:rPr>
          <w:rFonts w:ascii="Arial" w:eastAsia="SimSun" w:hAnsi="Arial" w:cs="Arial"/>
          <w:b/>
          <w:bCs/>
          <w:color w:val="0070C0"/>
        </w:rPr>
      </w:pPr>
      <w:r w:rsidRPr="00701055">
        <w:rPr>
          <w:rFonts w:ascii="Arial" w:eastAsia="SimSun" w:hAnsi="Arial" w:cs="Arial"/>
          <w:b/>
          <w:bCs/>
          <w:color w:val="0070C0"/>
        </w:rPr>
        <w:t>Reference Document List</w:t>
      </w:r>
    </w:p>
    <w:p w14:paraId="57659F3E" w14:textId="60DDF451" w:rsidR="002C57A9" w:rsidRDefault="002C57A9" w:rsidP="002C57A9">
      <w:pPr>
        <w:rPr>
          <w:rStyle w:val="SubtleEmphasis"/>
        </w:rPr>
      </w:pPr>
      <w:r w:rsidRPr="00701055">
        <w:rPr>
          <w:rStyle w:val="SubtleEmphasis"/>
        </w:rPr>
        <w:t>Please list all the documents referred to in this section.</w:t>
      </w:r>
    </w:p>
    <w:p w14:paraId="709B0149" w14:textId="77777777" w:rsidR="002C57A9" w:rsidRDefault="002C57A9" w:rsidP="002C57A9">
      <w:pPr>
        <w:rPr>
          <w:rFonts w:ascii="Arial Narrow" w:hAnsi="Arial Narrow"/>
          <w:color w:val="00B0F0"/>
        </w:rPr>
      </w:pPr>
    </w:p>
    <w:tbl>
      <w:tblPr>
        <w:tblStyle w:val="TableGrid"/>
        <w:tblW w:w="0" w:type="auto"/>
        <w:tblLook w:val="04A0" w:firstRow="1" w:lastRow="0" w:firstColumn="1" w:lastColumn="0" w:noHBand="0" w:noVBand="1"/>
      </w:tblPr>
      <w:tblGrid>
        <w:gridCol w:w="721"/>
        <w:gridCol w:w="4076"/>
        <w:gridCol w:w="5273"/>
      </w:tblGrid>
      <w:tr w:rsidR="002C57A9" w14:paraId="2964B24C" w14:textId="77777777" w:rsidTr="0042112B">
        <w:tc>
          <w:tcPr>
            <w:tcW w:w="721"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058D3FB7" w14:textId="77777777" w:rsidR="002C57A9" w:rsidRDefault="002C57A9">
            <w:pPr>
              <w:rPr>
                <w:rFonts w:ascii="Aptos Narrow" w:hAnsi="Aptos Narrow"/>
                <w:b/>
                <w:bCs/>
              </w:rPr>
            </w:pPr>
            <w:r>
              <w:rPr>
                <w:rFonts w:ascii="Aptos Narrow" w:hAnsi="Aptos Narrow"/>
                <w:b/>
                <w:bCs/>
              </w:rPr>
              <w:t>#</w:t>
            </w:r>
          </w:p>
        </w:tc>
        <w:tc>
          <w:tcPr>
            <w:tcW w:w="4076"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16D1FC11" w14:textId="77777777" w:rsidR="002C57A9" w:rsidRDefault="002C57A9">
            <w:pPr>
              <w:rPr>
                <w:rFonts w:ascii="Aptos Narrow" w:hAnsi="Aptos Narrow"/>
                <w:b/>
                <w:bCs/>
              </w:rPr>
            </w:pPr>
            <w:r>
              <w:rPr>
                <w:rFonts w:ascii="Aptos Narrow" w:hAnsi="Aptos Narrow"/>
                <w:b/>
                <w:bCs/>
              </w:rPr>
              <w:t>Reference Document Name</w:t>
            </w:r>
          </w:p>
        </w:tc>
        <w:tc>
          <w:tcPr>
            <w:tcW w:w="5273"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10BFCE94" w14:textId="77777777" w:rsidR="002C57A9" w:rsidRDefault="002C57A9">
            <w:pPr>
              <w:rPr>
                <w:rFonts w:ascii="Aptos Narrow" w:hAnsi="Aptos Narrow"/>
                <w:b/>
                <w:bCs/>
              </w:rPr>
            </w:pPr>
            <w:r>
              <w:rPr>
                <w:rFonts w:ascii="Aptos Narrow" w:hAnsi="Aptos Narrow"/>
                <w:b/>
                <w:bCs/>
              </w:rPr>
              <w:t>High Level Description and purpose of the Document</w:t>
            </w:r>
          </w:p>
        </w:tc>
      </w:tr>
      <w:tr w:rsidR="0042112B" w14:paraId="129053F7" w14:textId="77777777" w:rsidTr="0042112B">
        <w:tc>
          <w:tcPr>
            <w:tcW w:w="721" w:type="dxa"/>
            <w:tcBorders>
              <w:top w:val="single" w:sz="4" w:space="0" w:color="auto"/>
              <w:left w:val="single" w:sz="4" w:space="0" w:color="auto"/>
              <w:bottom w:val="single" w:sz="4" w:space="0" w:color="auto"/>
              <w:right w:val="single" w:sz="4" w:space="0" w:color="auto"/>
            </w:tcBorders>
            <w:vAlign w:val="center"/>
            <w:hideMark/>
          </w:tcPr>
          <w:p w14:paraId="1718DFBC" w14:textId="514C0CD6" w:rsidR="0042112B" w:rsidRDefault="0042112B" w:rsidP="0042112B">
            <w:pPr>
              <w:rPr>
                <w:rFonts w:ascii="Aptos Narrow" w:hAnsi="Aptos Narrow"/>
              </w:rPr>
            </w:pPr>
            <w:r>
              <w:rPr>
                <w:rFonts w:ascii="Aptos Narrow" w:hAnsi="Aptos Narrow"/>
              </w:rPr>
              <w:t>1</w:t>
            </w:r>
          </w:p>
        </w:tc>
        <w:tc>
          <w:tcPr>
            <w:tcW w:w="4076" w:type="dxa"/>
            <w:tcBorders>
              <w:top w:val="single" w:sz="4" w:space="0" w:color="auto"/>
              <w:left w:val="single" w:sz="4" w:space="0" w:color="auto"/>
              <w:bottom w:val="single" w:sz="4" w:space="0" w:color="auto"/>
              <w:right w:val="single" w:sz="4" w:space="0" w:color="auto"/>
            </w:tcBorders>
            <w:vAlign w:val="center"/>
          </w:tcPr>
          <w:p w14:paraId="304BE5C5" w14:textId="6D955C2F" w:rsidR="0042112B" w:rsidRDefault="0042112B" w:rsidP="0042112B">
            <w:pPr>
              <w:rPr>
                <w:rFonts w:ascii="Aptos Narrow" w:hAnsi="Aptos Narrow"/>
              </w:rPr>
            </w:pPr>
            <w:r w:rsidRPr="00E373EC">
              <w:rPr>
                <w:rFonts w:ascii="Aptos Narrow" w:hAnsi="Aptos Narrow"/>
              </w:rPr>
              <w:t xml:space="preserve">f02 MRM-CONTROL01 - </w:t>
            </w:r>
            <w:proofErr w:type="spellStart"/>
            <w:r w:rsidRPr="00E373EC">
              <w:rPr>
                <w:rFonts w:ascii="Aptos Narrow" w:hAnsi="Aptos Narrow"/>
              </w:rPr>
              <w:t>y&amp;n</w:t>
            </w:r>
            <w:proofErr w:type="spellEnd"/>
            <w:r w:rsidRPr="00E373EC">
              <w:rPr>
                <w:rFonts w:ascii="Aptos Narrow" w:hAnsi="Aptos Narrow"/>
              </w:rPr>
              <w:t xml:space="preserve"> Model </w:t>
            </w:r>
            <w:proofErr w:type="spellStart"/>
            <w:r w:rsidRPr="00E373EC">
              <w:rPr>
                <w:rFonts w:ascii="Aptos Narrow" w:hAnsi="Aptos Narrow"/>
              </w:rPr>
              <w:t>Assmt</w:t>
            </w:r>
            <w:proofErr w:type="spellEnd"/>
            <w:r w:rsidRPr="00E373EC">
              <w:rPr>
                <w:rFonts w:ascii="Aptos Narrow" w:hAnsi="Aptos Narrow"/>
              </w:rPr>
              <w:t xml:space="preserve"> Fraud 059- Charles Lin </w:t>
            </w:r>
            <w:proofErr w:type="spellStart"/>
            <w:r w:rsidRPr="00E373EC">
              <w:rPr>
                <w:rFonts w:ascii="Aptos Narrow" w:hAnsi="Aptos Narrow"/>
              </w:rPr>
              <w:t>YesM</w:t>
            </w:r>
            <w:proofErr w:type="spellEnd"/>
            <w:r w:rsidRPr="00E373EC">
              <w:rPr>
                <w:rFonts w:ascii="Aptos Narrow" w:hAnsi="Aptos Narrow"/>
              </w:rPr>
              <w:t>- Alipay</w:t>
            </w:r>
          </w:p>
        </w:tc>
        <w:tc>
          <w:tcPr>
            <w:tcW w:w="5273" w:type="dxa"/>
            <w:tcBorders>
              <w:top w:val="single" w:sz="4" w:space="0" w:color="auto"/>
              <w:left w:val="single" w:sz="4" w:space="0" w:color="auto"/>
              <w:bottom w:val="single" w:sz="4" w:space="0" w:color="auto"/>
              <w:right w:val="single" w:sz="4" w:space="0" w:color="auto"/>
            </w:tcBorders>
            <w:vAlign w:val="center"/>
          </w:tcPr>
          <w:p w14:paraId="6ABA926D" w14:textId="15FE6D3D" w:rsidR="0042112B" w:rsidRDefault="0042112B" w:rsidP="0042112B">
            <w:pPr>
              <w:rPr>
                <w:rFonts w:ascii="Aptos Narrow" w:hAnsi="Aptos Narrow"/>
              </w:rPr>
            </w:pPr>
            <w:r>
              <w:rPr>
                <w:rFonts w:ascii="Aptos Narrow" w:hAnsi="Aptos Narrow"/>
              </w:rPr>
              <w:t>Enterprise risk management and Model risk classification procedures.</w:t>
            </w:r>
          </w:p>
        </w:tc>
      </w:tr>
      <w:tr w:rsidR="0042112B" w14:paraId="5F9913E8" w14:textId="77777777" w:rsidTr="0042112B">
        <w:tc>
          <w:tcPr>
            <w:tcW w:w="721" w:type="dxa"/>
            <w:tcBorders>
              <w:top w:val="single" w:sz="4" w:space="0" w:color="auto"/>
              <w:left w:val="single" w:sz="4" w:space="0" w:color="auto"/>
              <w:bottom w:val="single" w:sz="4" w:space="0" w:color="auto"/>
              <w:right w:val="single" w:sz="4" w:space="0" w:color="auto"/>
            </w:tcBorders>
            <w:vAlign w:val="center"/>
            <w:hideMark/>
          </w:tcPr>
          <w:p w14:paraId="45F1E194" w14:textId="20D01125" w:rsidR="0042112B" w:rsidRDefault="0042112B" w:rsidP="0042112B">
            <w:pPr>
              <w:rPr>
                <w:rFonts w:ascii="Aptos Narrow" w:hAnsi="Aptos Narrow"/>
              </w:rPr>
            </w:pPr>
            <w:r>
              <w:rPr>
                <w:rFonts w:ascii="Aptos Narrow" w:hAnsi="Aptos Narrow"/>
              </w:rPr>
              <w:t>2</w:t>
            </w:r>
          </w:p>
        </w:tc>
        <w:tc>
          <w:tcPr>
            <w:tcW w:w="4076" w:type="dxa"/>
            <w:tcBorders>
              <w:top w:val="single" w:sz="4" w:space="0" w:color="auto"/>
              <w:left w:val="single" w:sz="4" w:space="0" w:color="auto"/>
              <w:bottom w:val="single" w:sz="4" w:space="0" w:color="auto"/>
              <w:right w:val="single" w:sz="4" w:space="0" w:color="auto"/>
            </w:tcBorders>
            <w:vAlign w:val="center"/>
          </w:tcPr>
          <w:p w14:paraId="6B67C31B" w14:textId="692E76B4" w:rsidR="0042112B" w:rsidRDefault="0042112B" w:rsidP="0042112B">
            <w:pPr>
              <w:rPr>
                <w:rFonts w:ascii="Aptos Narrow" w:hAnsi="Aptos Narrow"/>
              </w:rPr>
            </w:pPr>
            <w:r w:rsidRPr="00E373EC">
              <w:rPr>
                <w:rFonts w:ascii="Aptos Narrow" w:hAnsi="Aptos Narrow"/>
              </w:rPr>
              <w:t xml:space="preserve">MRM-CONTROL02 - Model-IRR </w:t>
            </w:r>
            <w:proofErr w:type="spellStart"/>
            <w:r w:rsidRPr="00E373EC">
              <w:rPr>
                <w:rFonts w:ascii="Aptos Narrow" w:hAnsi="Aptos Narrow"/>
              </w:rPr>
              <w:t>Assmt</w:t>
            </w:r>
            <w:proofErr w:type="spellEnd"/>
            <w:r w:rsidRPr="00E373EC">
              <w:rPr>
                <w:rFonts w:ascii="Aptos Narrow" w:hAnsi="Aptos Narrow"/>
              </w:rPr>
              <w:t xml:space="preserve"> 059 -M- Charles Lin - Alipay 2024</w:t>
            </w:r>
          </w:p>
        </w:tc>
        <w:tc>
          <w:tcPr>
            <w:tcW w:w="5273" w:type="dxa"/>
            <w:tcBorders>
              <w:top w:val="single" w:sz="4" w:space="0" w:color="auto"/>
              <w:left w:val="single" w:sz="4" w:space="0" w:color="auto"/>
              <w:bottom w:val="single" w:sz="4" w:space="0" w:color="auto"/>
              <w:right w:val="single" w:sz="4" w:space="0" w:color="auto"/>
            </w:tcBorders>
            <w:vAlign w:val="center"/>
          </w:tcPr>
          <w:p w14:paraId="06B4C292" w14:textId="368CD56C" w:rsidR="0042112B" w:rsidRDefault="0042112B" w:rsidP="0042112B">
            <w:pPr>
              <w:rPr>
                <w:rFonts w:ascii="Aptos Narrow" w:hAnsi="Aptos Narrow"/>
              </w:rPr>
            </w:pPr>
            <w:r>
              <w:rPr>
                <w:rFonts w:ascii="Aptos Narrow" w:hAnsi="Aptos Narrow"/>
              </w:rPr>
              <w:t xml:space="preserve">Model inherent risk rating assessment form. </w:t>
            </w:r>
          </w:p>
        </w:tc>
      </w:tr>
      <w:tr w:rsidR="002C57A9" w14:paraId="10DCD709" w14:textId="77777777" w:rsidTr="0042112B">
        <w:tc>
          <w:tcPr>
            <w:tcW w:w="721" w:type="dxa"/>
            <w:tcBorders>
              <w:top w:val="single" w:sz="4" w:space="0" w:color="auto"/>
              <w:left w:val="single" w:sz="4" w:space="0" w:color="auto"/>
              <w:bottom w:val="single" w:sz="4" w:space="0" w:color="auto"/>
              <w:right w:val="single" w:sz="4" w:space="0" w:color="auto"/>
            </w:tcBorders>
            <w:vAlign w:val="center"/>
            <w:hideMark/>
          </w:tcPr>
          <w:p w14:paraId="0E9DA651" w14:textId="77777777" w:rsidR="002C57A9" w:rsidRDefault="002C57A9">
            <w:pPr>
              <w:rPr>
                <w:rFonts w:ascii="Aptos Narrow" w:hAnsi="Aptos Narrow"/>
              </w:rPr>
            </w:pPr>
            <w:r>
              <w:rPr>
                <w:rFonts w:ascii="Aptos Narrow" w:hAnsi="Aptos Narrow"/>
              </w:rPr>
              <w:t>3</w:t>
            </w:r>
          </w:p>
        </w:tc>
        <w:tc>
          <w:tcPr>
            <w:tcW w:w="4076" w:type="dxa"/>
            <w:tcBorders>
              <w:top w:val="single" w:sz="4" w:space="0" w:color="auto"/>
              <w:left w:val="single" w:sz="4" w:space="0" w:color="auto"/>
              <w:bottom w:val="single" w:sz="4" w:space="0" w:color="auto"/>
              <w:right w:val="single" w:sz="4" w:space="0" w:color="auto"/>
            </w:tcBorders>
            <w:vAlign w:val="center"/>
          </w:tcPr>
          <w:p w14:paraId="51022EA4" w14:textId="77777777" w:rsidR="002C57A9" w:rsidRDefault="002C57A9">
            <w:pPr>
              <w:rPr>
                <w:rFonts w:ascii="Aptos Narrow" w:hAnsi="Aptos Narrow"/>
              </w:rPr>
            </w:pPr>
          </w:p>
        </w:tc>
        <w:tc>
          <w:tcPr>
            <w:tcW w:w="5273" w:type="dxa"/>
            <w:tcBorders>
              <w:top w:val="single" w:sz="4" w:space="0" w:color="auto"/>
              <w:left w:val="single" w:sz="4" w:space="0" w:color="auto"/>
              <w:bottom w:val="single" w:sz="4" w:space="0" w:color="auto"/>
              <w:right w:val="single" w:sz="4" w:space="0" w:color="auto"/>
            </w:tcBorders>
            <w:vAlign w:val="center"/>
          </w:tcPr>
          <w:p w14:paraId="5BC432C7" w14:textId="77777777" w:rsidR="002C57A9" w:rsidRDefault="002C57A9">
            <w:pPr>
              <w:rPr>
                <w:rFonts w:ascii="Aptos Narrow" w:hAnsi="Aptos Narrow"/>
              </w:rPr>
            </w:pPr>
          </w:p>
        </w:tc>
      </w:tr>
    </w:tbl>
    <w:p w14:paraId="53E7ECB2" w14:textId="3FB6DC8E" w:rsidR="00461AC4" w:rsidRDefault="00461AC4" w:rsidP="006A692F">
      <w:pPr>
        <w:pStyle w:val="BodyText22"/>
        <w:tabs>
          <w:tab w:val="left" w:pos="7650"/>
        </w:tabs>
        <w:spacing w:line="276" w:lineRule="auto"/>
        <w:ind w:firstLine="0"/>
        <w:jc w:val="left"/>
        <w:rPr>
          <w:rFonts w:ascii="Arial Narrow" w:hAnsi="Arial Narrow"/>
          <w:iCs/>
          <w:sz w:val="20"/>
        </w:rPr>
      </w:pPr>
    </w:p>
    <w:p w14:paraId="6EDC4735" w14:textId="77777777" w:rsidR="00D26AF6" w:rsidRPr="00314EFA" w:rsidRDefault="00D26AF6" w:rsidP="006A692F">
      <w:pPr>
        <w:pStyle w:val="BodyText22"/>
        <w:tabs>
          <w:tab w:val="left" w:pos="7650"/>
        </w:tabs>
        <w:spacing w:line="276" w:lineRule="auto"/>
        <w:ind w:firstLine="0"/>
        <w:jc w:val="left"/>
        <w:rPr>
          <w:rFonts w:ascii="Arial Narrow" w:hAnsi="Arial Narrow"/>
          <w:iCs/>
          <w:sz w:val="20"/>
        </w:rPr>
      </w:pPr>
    </w:p>
    <w:p w14:paraId="518C04B7" w14:textId="08179956" w:rsidR="00515193" w:rsidRPr="00701055" w:rsidRDefault="00515193" w:rsidP="00701055">
      <w:pPr>
        <w:rPr>
          <w:rFonts w:ascii="Arial" w:hAnsi="Arial" w:cs="Arial"/>
          <w:b/>
          <w:bCs/>
          <w:color w:val="0070C0"/>
        </w:rPr>
      </w:pPr>
      <w:r w:rsidRPr="00701055">
        <w:rPr>
          <w:rFonts w:ascii="Arial" w:hAnsi="Arial" w:cs="Arial"/>
          <w:b/>
          <w:bCs/>
          <w:color w:val="0070C0"/>
        </w:rPr>
        <w:t xml:space="preserve">Model Assumption Summary </w:t>
      </w:r>
    </w:p>
    <w:p w14:paraId="57CA8D63" w14:textId="2224F24A" w:rsidR="00515193" w:rsidRPr="00701055" w:rsidRDefault="00515193" w:rsidP="00515193">
      <w:pPr>
        <w:rPr>
          <w:rStyle w:val="SubtleEmphasis"/>
        </w:rPr>
      </w:pPr>
      <w:r w:rsidRPr="00701055">
        <w:rPr>
          <w:rStyle w:val="SubtleEmphasis"/>
        </w:rPr>
        <w:t xml:space="preserve">Please </w:t>
      </w:r>
      <w:proofErr w:type="gramStart"/>
      <w:r w:rsidRPr="00701055">
        <w:rPr>
          <w:rStyle w:val="SubtleEmphasis"/>
        </w:rPr>
        <w:t>list out</w:t>
      </w:r>
      <w:proofErr w:type="gramEnd"/>
      <w:r w:rsidRPr="00701055">
        <w:rPr>
          <w:rStyle w:val="SubtleEmphasis"/>
        </w:rPr>
        <w:t xml:space="preserve"> model methodology assumptions applied in the model development and model production process, such as missing value treatment, outlier treatment, etc.</w:t>
      </w:r>
    </w:p>
    <w:p w14:paraId="109EF625" w14:textId="77777777" w:rsidR="00515193" w:rsidRDefault="00515193" w:rsidP="00515193">
      <w:pPr>
        <w:rPr>
          <w:rFonts w:ascii="Arial Narrow" w:hAnsi="Arial Narrow"/>
          <w:i/>
          <w:iCs/>
          <w:color w:val="0070C0"/>
        </w:rPr>
      </w:pPr>
    </w:p>
    <w:tbl>
      <w:tblPr>
        <w:tblStyle w:val="TableGrid"/>
        <w:tblW w:w="10075" w:type="dxa"/>
        <w:tblLayout w:type="fixed"/>
        <w:tblLook w:val="04A0" w:firstRow="1" w:lastRow="0" w:firstColumn="1" w:lastColumn="0" w:noHBand="0" w:noVBand="1"/>
      </w:tblPr>
      <w:tblGrid>
        <w:gridCol w:w="334"/>
        <w:gridCol w:w="1713"/>
        <w:gridCol w:w="3348"/>
        <w:gridCol w:w="1530"/>
        <w:gridCol w:w="3150"/>
      </w:tblGrid>
      <w:tr w:rsidR="001A3772" w:rsidRPr="002C57A9" w14:paraId="0764D6C7" w14:textId="77777777" w:rsidTr="0042112B">
        <w:tc>
          <w:tcPr>
            <w:tcW w:w="334"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3D55A17D" w14:textId="77777777" w:rsidR="00B735CB" w:rsidRPr="002C57A9" w:rsidRDefault="00B735CB">
            <w:pPr>
              <w:pStyle w:val="BodyText22"/>
              <w:tabs>
                <w:tab w:val="left" w:pos="7650"/>
              </w:tabs>
              <w:spacing w:line="276" w:lineRule="auto"/>
              <w:ind w:firstLine="0"/>
              <w:jc w:val="left"/>
              <w:rPr>
                <w:rFonts w:ascii="Aptos Narrow" w:hAnsi="Aptos Narrow"/>
                <w:b/>
                <w:bCs/>
                <w:iCs/>
                <w:sz w:val="20"/>
              </w:rPr>
            </w:pPr>
            <w:bookmarkStart w:id="825" w:name="_Hlk161413695"/>
            <w:r w:rsidRPr="002C57A9">
              <w:rPr>
                <w:rFonts w:ascii="Aptos Narrow" w:hAnsi="Aptos Narrow"/>
                <w:b/>
                <w:bCs/>
                <w:iCs/>
                <w:sz w:val="20"/>
              </w:rPr>
              <w:t>#</w:t>
            </w:r>
          </w:p>
        </w:tc>
        <w:tc>
          <w:tcPr>
            <w:tcW w:w="1713"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19210D28" w14:textId="77777777" w:rsidR="00B735CB" w:rsidRPr="002C57A9" w:rsidRDefault="00B735CB">
            <w:pPr>
              <w:pStyle w:val="BodyText22"/>
              <w:tabs>
                <w:tab w:val="left" w:pos="7650"/>
              </w:tabs>
              <w:spacing w:line="276" w:lineRule="auto"/>
              <w:ind w:firstLine="0"/>
              <w:jc w:val="left"/>
              <w:rPr>
                <w:rFonts w:ascii="Aptos Narrow" w:hAnsi="Aptos Narrow"/>
                <w:b/>
                <w:bCs/>
                <w:iCs/>
                <w:sz w:val="20"/>
              </w:rPr>
            </w:pPr>
            <w:r w:rsidRPr="002C57A9">
              <w:rPr>
                <w:rFonts w:ascii="Aptos Narrow" w:hAnsi="Aptos Narrow"/>
                <w:b/>
                <w:bCs/>
                <w:iCs/>
                <w:sz w:val="20"/>
              </w:rPr>
              <w:t>Assumption Name</w:t>
            </w:r>
          </w:p>
        </w:tc>
        <w:tc>
          <w:tcPr>
            <w:tcW w:w="3348"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548F4910" w14:textId="77777777" w:rsidR="00B735CB" w:rsidRPr="002C57A9" w:rsidRDefault="00B735CB">
            <w:pPr>
              <w:pStyle w:val="BodyText22"/>
              <w:tabs>
                <w:tab w:val="left" w:pos="7650"/>
              </w:tabs>
              <w:spacing w:line="276" w:lineRule="auto"/>
              <w:ind w:firstLine="0"/>
              <w:jc w:val="left"/>
              <w:rPr>
                <w:rFonts w:ascii="Aptos Narrow" w:hAnsi="Aptos Narrow"/>
                <w:b/>
                <w:bCs/>
                <w:iCs/>
                <w:sz w:val="20"/>
              </w:rPr>
            </w:pPr>
            <w:r w:rsidRPr="002C57A9">
              <w:rPr>
                <w:rFonts w:ascii="Aptos Narrow" w:hAnsi="Aptos Narrow"/>
                <w:b/>
                <w:bCs/>
                <w:iCs/>
                <w:sz w:val="20"/>
              </w:rPr>
              <w:t>Assumption Description</w:t>
            </w:r>
          </w:p>
        </w:tc>
        <w:tc>
          <w:tcPr>
            <w:tcW w:w="1530"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17F2BFDC" w14:textId="77777777" w:rsidR="00B735CB" w:rsidRPr="002C57A9" w:rsidRDefault="00B735CB">
            <w:pPr>
              <w:pStyle w:val="BodyText22"/>
              <w:tabs>
                <w:tab w:val="left" w:pos="7650"/>
              </w:tabs>
              <w:spacing w:line="276" w:lineRule="auto"/>
              <w:ind w:firstLine="0"/>
              <w:jc w:val="left"/>
              <w:rPr>
                <w:rFonts w:ascii="Aptos Narrow" w:hAnsi="Aptos Narrow"/>
                <w:b/>
                <w:bCs/>
                <w:iCs/>
                <w:sz w:val="20"/>
              </w:rPr>
            </w:pPr>
            <w:r w:rsidRPr="002C57A9">
              <w:rPr>
                <w:rFonts w:ascii="Aptos Narrow" w:hAnsi="Aptos Narrow"/>
                <w:b/>
                <w:bCs/>
                <w:iCs/>
                <w:sz w:val="20"/>
              </w:rPr>
              <w:t>Materiality of Assumption</w:t>
            </w:r>
          </w:p>
        </w:tc>
        <w:tc>
          <w:tcPr>
            <w:tcW w:w="3150"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56B7149E" w14:textId="77777777" w:rsidR="00B735CB" w:rsidRPr="002C57A9" w:rsidRDefault="00B735CB">
            <w:pPr>
              <w:pStyle w:val="BodyText22"/>
              <w:tabs>
                <w:tab w:val="left" w:pos="7650"/>
              </w:tabs>
              <w:spacing w:line="276" w:lineRule="auto"/>
              <w:ind w:firstLine="0"/>
              <w:jc w:val="left"/>
              <w:rPr>
                <w:rFonts w:ascii="Aptos Narrow" w:hAnsi="Aptos Narrow"/>
                <w:b/>
                <w:bCs/>
                <w:iCs/>
                <w:sz w:val="20"/>
              </w:rPr>
            </w:pPr>
            <w:r w:rsidRPr="002C57A9">
              <w:rPr>
                <w:rFonts w:ascii="Aptos Narrow" w:hAnsi="Aptos Narrow"/>
                <w:b/>
                <w:bCs/>
                <w:iCs/>
                <w:sz w:val="20"/>
              </w:rPr>
              <w:t>Rationales for this Assumption</w:t>
            </w:r>
          </w:p>
          <w:p w14:paraId="489EC5FE" w14:textId="77777777" w:rsidR="00B735CB" w:rsidRPr="002C57A9" w:rsidRDefault="00B735CB">
            <w:pPr>
              <w:pStyle w:val="BodyText22"/>
              <w:tabs>
                <w:tab w:val="left" w:pos="7650"/>
              </w:tabs>
              <w:spacing w:line="276" w:lineRule="auto"/>
              <w:ind w:firstLine="0"/>
              <w:jc w:val="left"/>
              <w:rPr>
                <w:rFonts w:ascii="Aptos Narrow" w:hAnsi="Aptos Narrow"/>
                <w:iCs/>
                <w:sz w:val="20"/>
              </w:rPr>
            </w:pPr>
            <w:r w:rsidRPr="002C57A9">
              <w:rPr>
                <w:rFonts w:ascii="Aptos Narrow" w:hAnsi="Aptos Narrow"/>
                <w:iCs/>
                <w:sz w:val="20"/>
              </w:rPr>
              <w:t>(Business driven or quantitative methodology driven)</w:t>
            </w:r>
          </w:p>
          <w:p w14:paraId="0E1E7DE3" w14:textId="77777777" w:rsidR="00B735CB" w:rsidRPr="002C57A9" w:rsidRDefault="00B735CB">
            <w:pPr>
              <w:rPr>
                <w:rFonts w:ascii="Aptos Narrow" w:hAnsi="Aptos Narrow" w:cs="Times New Roman"/>
              </w:rPr>
            </w:pPr>
          </w:p>
        </w:tc>
      </w:tr>
      <w:tr w:rsidR="00583081" w:rsidRPr="002C57A9" w14:paraId="1325DC6F" w14:textId="77777777" w:rsidTr="0042112B">
        <w:tc>
          <w:tcPr>
            <w:tcW w:w="334" w:type="dxa"/>
            <w:tcBorders>
              <w:top w:val="single" w:sz="4" w:space="0" w:color="auto"/>
              <w:left w:val="single" w:sz="4" w:space="0" w:color="auto"/>
              <w:bottom w:val="single" w:sz="4" w:space="0" w:color="auto"/>
              <w:right w:val="single" w:sz="4" w:space="0" w:color="auto"/>
            </w:tcBorders>
            <w:hideMark/>
          </w:tcPr>
          <w:p w14:paraId="4877ED99" w14:textId="1CA7DEA9" w:rsidR="00583081" w:rsidRPr="00BC7D02" w:rsidRDefault="00583081"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583081">
              <w:rPr>
                <w:rFonts w:ascii="Aptos Narrow" w:eastAsiaTheme="minorEastAsia" w:hAnsi="Aptos Narrow" w:cstheme="minorBidi"/>
                <w:szCs w:val="22"/>
                <w:lang w:eastAsia="zh-CN"/>
              </w:rPr>
              <w:t>1</w:t>
            </w:r>
          </w:p>
        </w:tc>
        <w:tc>
          <w:tcPr>
            <w:tcW w:w="1713" w:type="dxa"/>
            <w:tcBorders>
              <w:top w:val="single" w:sz="4" w:space="0" w:color="auto"/>
              <w:left w:val="single" w:sz="4" w:space="0" w:color="auto"/>
              <w:bottom w:val="single" w:sz="4" w:space="0" w:color="auto"/>
              <w:right w:val="single" w:sz="4" w:space="0" w:color="auto"/>
            </w:tcBorders>
          </w:tcPr>
          <w:p w14:paraId="3BE2E2AB" w14:textId="2D7BD9D9" w:rsidR="00583081" w:rsidRPr="00BC7D02" w:rsidRDefault="00583081"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583081">
              <w:rPr>
                <w:rFonts w:ascii="Aptos Narrow" w:eastAsiaTheme="minorEastAsia" w:hAnsi="Aptos Narrow" w:cstheme="minorBidi"/>
                <w:szCs w:val="22"/>
                <w:lang w:eastAsia="zh-CN"/>
              </w:rPr>
              <w:t>Missing Value Treatment</w:t>
            </w:r>
          </w:p>
        </w:tc>
        <w:tc>
          <w:tcPr>
            <w:tcW w:w="3348" w:type="dxa"/>
            <w:tcBorders>
              <w:top w:val="single" w:sz="4" w:space="0" w:color="auto"/>
              <w:left w:val="single" w:sz="4" w:space="0" w:color="auto"/>
              <w:bottom w:val="single" w:sz="4" w:space="0" w:color="auto"/>
              <w:right w:val="single" w:sz="4" w:space="0" w:color="auto"/>
            </w:tcBorders>
          </w:tcPr>
          <w:p w14:paraId="537AE664" w14:textId="42C8E200" w:rsidR="00583081" w:rsidRPr="00BC7D02" w:rsidRDefault="00583081"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583081">
              <w:rPr>
                <w:rFonts w:ascii="Aptos Narrow" w:eastAsiaTheme="minorEastAsia" w:hAnsi="Aptos Narrow" w:cstheme="minorBidi"/>
                <w:szCs w:val="22"/>
                <w:lang w:eastAsia="zh-CN"/>
              </w:rPr>
              <w:t>Missing values in transaction data are handled by excluding incomplete records from the model input.</w:t>
            </w:r>
          </w:p>
        </w:tc>
        <w:tc>
          <w:tcPr>
            <w:tcW w:w="1530" w:type="dxa"/>
            <w:tcBorders>
              <w:top w:val="single" w:sz="4" w:space="0" w:color="auto"/>
              <w:left w:val="single" w:sz="4" w:space="0" w:color="auto"/>
              <w:bottom w:val="single" w:sz="4" w:space="0" w:color="auto"/>
              <w:right w:val="single" w:sz="4" w:space="0" w:color="auto"/>
            </w:tcBorders>
          </w:tcPr>
          <w:p w14:paraId="2CE563CB" w14:textId="35A6B980" w:rsidR="00583081" w:rsidRPr="00BC7D02" w:rsidRDefault="00583081"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583081">
              <w:rPr>
                <w:rFonts w:ascii="Aptos Narrow" w:eastAsiaTheme="minorEastAsia" w:hAnsi="Aptos Narrow" w:cstheme="minorBidi"/>
                <w:szCs w:val="22"/>
                <w:lang w:eastAsia="zh-CN"/>
              </w:rPr>
              <w:t>Medium</w:t>
            </w:r>
          </w:p>
        </w:tc>
        <w:tc>
          <w:tcPr>
            <w:tcW w:w="3150" w:type="dxa"/>
            <w:tcBorders>
              <w:top w:val="single" w:sz="4" w:space="0" w:color="auto"/>
              <w:left w:val="single" w:sz="4" w:space="0" w:color="auto"/>
              <w:bottom w:val="single" w:sz="4" w:space="0" w:color="auto"/>
              <w:right w:val="single" w:sz="4" w:space="0" w:color="auto"/>
            </w:tcBorders>
          </w:tcPr>
          <w:p w14:paraId="5C98E02E" w14:textId="72695B4B" w:rsidR="00583081" w:rsidRPr="00BC7D02" w:rsidRDefault="00583081" w:rsidP="00320E25">
            <w:pPr>
              <w:rPr>
                <w:rFonts w:ascii="Aptos Narrow" w:hAnsi="Aptos Narrow"/>
              </w:rPr>
            </w:pPr>
            <w:r w:rsidRPr="00583081">
              <w:rPr>
                <w:rFonts w:ascii="Aptos Narrow" w:hAnsi="Aptos Narrow"/>
              </w:rPr>
              <w:t>Ensures that incomplete data does not affect model accuracy.</w:t>
            </w:r>
          </w:p>
        </w:tc>
      </w:tr>
      <w:tr w:rsidR="00320E25" w:rsidRPr="002C57A9" w14:paraId="64D2CD20" w14:textId="77777777" w:rsidTr="0042112B">
        <w:tc>
          <w:tcPr>
            <w:tcW w:w="334" w:type="dxa"/>
            <w:tcBorders>
              <w:top w:val="single" w:sz="4" w:space="0" w:color="auto"/>
              <w:left w:val="single" w:sz="4" w:space="0" w:color="auto"/>
              <w:bottom w:val="single" w:sz="4" w:space="0" w:color="auto"/>
              <w:right w:val="single" w:sz="4" w:space="0" w:color="auto"/>
            </w:tcBorders>
            <w:vAlign w:val="center"/>
            <w:hideMark/>
          </w:tcPr>
          <w:p w14:paraId="14A42DF6" w14:textId="384ED2DC" w:rsidR="00320E25" w:rsidRPr="00BC7D02" w:rsidRDefault="00320E25"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822AC2">
              <w:rPr>
                <w:rFonts w:ascii="Aptos Narrow" w:eastAsiaTheme="minorEastAsia" w:hAnsi="Aptos Narrow" w:cstheme="minorBidi"/>
                <w:szCs w:val="22"/>
                <w:lang w:eastAsia="zh-CN"/>
              </w:rPr>
              <w:lastRenderedPageBreak/>
              <w:t>2</w:t>
            </w:r>
          </w:p>
        </w:tc>
        <w:tc>
          <w:tcPr>
            <w:tcW w:w="1713" w:type="dxa"/>
            <w:tcBorders>
              <w:top w:val="single" w:sz="4" w:space="0" w:color="auto"/>
              <w:left w:val="single" w:sz="4" w:space="0" w:color="auto"/>
              <w:bottom w:val="single" w:sz="4" w:space="0" w:color="auto"/>
              <w:right w:val="single" w:sz="4" w:space="0" w:color="auto"/>
            </w:tcBorders>
            <w:vAlign w:val="center"/>
          </w:tcPr>
          <w:p w14:paraId="7983F66D" w14:textId="59B6DC8F" w:rsidR="00320E25" w:rsidRPr="00BC7D02" w:rsidRDefault="00320E25"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822AC2">
              <w:rPr>
                <w:rFonts w:ascii="Aptos Narrow" w:eastAsiaTheme="minorEastAsia" w:hAnsi="Aptos Narrow" w:cstheme="minorBidi"/>
                <w:szCs w:val="22"/>
                <w:lang w:eastAsia="zh-CN"/>
              </w:rPr>
              <w:t>Outlier Treatment</w:t>
            </w:r>
          </w:p>
        </w:tc>
        <w:tc>
          <w:tcPr>
            <w:tcW w:w="3348" w:type="dxa"/>
            <w:tcBorders>
              <w:top w:val="single" w:sz="4" w:space="0" w:color="auto"/>
              <w:left w:val="single" w:sz="4" w:space="0" w:color="auto"/>
              <w:bottom w:val="single" w:sz="4" w:space="0" w:color="auto"/>
              <w:right w:val="single" w:sz="4" w:space="0" w:color="auto"/>
            </w:tcBorders>
            <w:vAlign w:val="center"/>
          </w:tcPr>
          <w:p w14:paraId="30691D40" w14:textId="22BA3776" w:rsidR="00320E25" w:rsidRPr="00BC7D02" w:rsidRDefault="00320E25"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822AC2">
              <w:rPr>
                <w:rFonts w:ascii="Aptos Narrow" w:eastAsiaTheme="minorEastAsia" w:hAnsi="Aptos Narrow" w:cstheme="minorBidi"/>
                <w:szCs w:val="22"/>
                <w:lang w:eastAsia="zh-CN"/>
              </w:rPr>
              <w:t>Outliers in transaction amounts (e.g., unusually high or low amounts) are not adjusted or removed, as they are considered valid data points for fraud detection.</w:t>
            </w:r>
          </w:p>
        </w:tc>
        <w:tc>
          <w:tcPr>
            <w:tcW w:w="1530" w:type="dxa"/>
            <w:tcBorders>
              <w:top w:val="single" w:sz="4" w:space="0" w:color="auto"/>
              <w:left w:val="single" w:sz="4" w:space="0" w:color="auto"/>
              <w:bottom w:val="single" w:sz="4" w:space="0" w:color="auto"/>
              <w:right w:val="single" w:sz="4" w:space="0" w:color="auto"/>
            </w:tcBorders>
            <w:vAlign w:val="center"/>
          </w:tcPr>
          <w:p w14:paraId="4B93EEA0" w14:textId="426E08E3" w:rsidR="00320E25" w:rsidRPr="00BC7D02" w:rsidRDefault="00320E25"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822AC2">
              <w:rPr>
                <w:rFonts w:ascii="Aptos Narrow" w:eastAsiaTheme="minorEastAsia" w:hAnsi="Aptos Narrow" w:cstheme="minorBidi"/>
                <w:szCs w:val="22"/>
                <w:lang w:eastAsia="zh-CN"/>
              </w:rPr>
              <w:t>High</w:t>
            </w:r>
          </w:p>
        </w:tc>
        <w:tc>
          <w:tcPr>
            <w:tcW w:w="3150" w:type="dxa"/>
            <w:tcBorders>
              <w:top w:val="single" w:sz="4" w:space="0" w:color="auto"/>
              <w:left w:val="single" w:sz="4" w:space="0" w:color="auto"/>
              <w:bottom w:val="single" w:sz="4" w:space="0" w:color="auto"/>
              <w:right w:val="single" w:sz="4" w:space="0" w:color="auto"/>
            </w:tcBorders>
            <w:vAlign w:val="center"/>
          </w:tcPr>
          <w:p w14:paraId="0EBA9AAA" w14:textId="4C17933E" w:rsidR="00320E25" w:rsidRPr="00BC7D02" w:rsidRDefault="00320E25" w:rsidP="00320E25">
            <w:pPr>
              <w:rPr>
                <w:rFonts w:ascii="Aptos Narrow" w:hAnsi="Aptos Narrow"/>
              </w:rPr>
            </w:pPr>
            <w:r w:rsidRPr="00822AC2">
              <w:rPr>
                <w:rFonts w:ascii="Aptos Narrow" w:hAnsi="Aptos Narrow"/>
              </w:rPr>
              <w:t>Fraudulent transactions can exhibit outlier behavior, so they should be preserved.</w:t>
            </w:r>
          </w:p>
        </w:tc>
      </w:tr>
      <w:tr w:rsidR="00320E25" w:rsidRPr="002C57A9" w14:paraId="5EDC30C5" w14:textId="77777777" w:rsidTr="0042112B">
        <w:tc>
          <w:tcPr>
            <w:tcW w:w="334" w:type="dxa"/>
            <w:tcBorders>
              <w:top w:val="single" w:sz="4" w:space="0" w:color="auto"/>
              <w:left w:val="single" w:sz="4" w:space="0" w:color="auto"/>
              <w:bottom w:val="single" w:sz="4" w:space="0" w:color="auto"/>
              <w:right w:val="single" w:sz="4" w:space="0" w:color="auto"/>
            </w:tcBorders>
            <w:vAlign w:val="center"/>
          </w:tcPr>
          <w:p w14:paraId="70490E92" w14:textId="065B4829" w:rsidR="00320E25" w:rsidRPr="00BC7D02" w:rsidRDefault="00320E25"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822AC2">
              <w:rPr>
                <w:rFonts w:ascii="Aptos Narrow" w:eastAsiaTheme="minorEastAsia" w:hAnsi="Aptos Narrow" w:cstheme="minorBidi"/>
                <w:szCs w:val="22"/>
                <w:lang w:eastAsia="zh-CN"/>
              </w:rPr>
              <w:t>3</w:t>
            </w:r>
          </w:p>
        </w:tc>
        <w:tc>
          <w:tcPr>
            <w:tcW w:w="1713" w:type="dxa"/>
            <w:tcBorders>
              <w:top w:val="single" w:sz="4" w:space="0" w:color="auto"/>
              <w:left w:val="single" w:sz="4" w:space="0" w:color="auto"/>
              <w:bottom w:val="single" w:sz="4" w:space="0" w:color="auto"/>
              <w:right w:val="single" w:sz="4" w:space="0" w:color="auto"/>
            </w:tcBorders>
            <w:vAlign w:val="center"/>
          </w:tcPr>
          <w:p w14:paraId="3DC0E569" w14:textId="564A3485" w:rsidR="00320E25" w:rsidRPr="00BC7D02" w:rsidRDefault="00320E25"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822AC2">
              <w:rPr>
                <w:rFonts w:ascii="Aptos Narrow" w:eastAsiaTheme="minorEastAsia" w:hAnsi="Aptos Narrow" w:cstheme="minorBidi"/>
                <w:szCs w:val="22"/>
                <w:lang w:eastAsia="zh-CN"/>
              </w:rPr>
              <w:t>Data Consistency</w:t>
            </w:r>
          </w:p>
        </w:tc>
        <w:tc>
          <w:tcPr>
            <w:tcW w:w="3348" w:type="dxa"/>
            <w:tcBorders>
              <w:top w:val="single" w:sz="4" w:space="0" w:color="auto"/>
              <w:left w:val="single" w:sz="4" w:space="0" w:color="auto"/>
              <w:bottom w:val="single" w:sz="4" w:space="0" w:color="auto"/>
              <w:right w:val="single" w:sz="4" w:space="0" w:color="auto"/>
            </w:tcBorders>
            <w:vAlign w:val="center"/>
          </w:tcPr>
          <w:p w14:paraId="2C2DB60D" w14:textId="29C7FB64" w:rsidR="00320E25" w:rsidRPr="00BC7D02" w:rsidRDefault="00320E25"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822AC2">
              <w:rPr>
                <w:rFonts w:ascii="Aptos Narrow" w:eastAsiaTheme="minorEastAsia" w:hAnsi="Aptos Narrow" w:cstheme="minorBidi"/>
                <w:szCs w:val="22"/>
                <w:lang w:eastAsia="zh-CN"/>
              </w:rPr>
              <w:t>Data inputs from transaction payloads are assumed to be consistent and accurate, with no further validation performed on the inputs.</w:t>
            </w:r>
          </w:p>
        </w:tc>
        <w:tc>
          <w:tcPr>
            <w:tcW w:w="1530" w:type="dxa"/>
            <w:tcBorders>
              <w:top w:val="single" w:sz="4" w:space="0" w:color="auto"/>
              <w:left w:val="single" w:sz="4" w:space="0" w:color="auto"/>
              <w:bottom w:val="single" w:sz="4" w:space="0" w:color="auto"/>
              <w:right w:val="single" w:sz="4" w:space="0" w:color="auto"/>
            </w:tcBorders>
            <w:vAlign w:val="center"/>
          </w:tcPr>
          <w:p w14:paraId="70ADE072" w14:textId="4D6992BE" w:rsidR="00320E25" w:rsidRPr="00BC7D02" w:rsidRDefault="00320E25"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822AC2">
              <w:rPr>
                <w:rFonts w:ascii="Aptos Narrow" w:eastAsiaTheme="minorEastAsia" w:hAnsi="Aptos Narrow" w:cstheme="minorBidi"/>
                <w:szCs w:val="22"/>
                <w:lang w:eastAsia="zh-CN"/>
              </w:rPr>
              <w:t>High</w:t>
            </w:r>
          </w:p>
        </w:tc>
        <w:tc>
          <w:tcPr>
            <w:tcW w:w="3150" w:type="dxa"/>
            <w:tcBorders>
              <w:top w:val="single" w:sz="4" w:space="0" w:color="auto"/>
              <w:left w:val="single" w:sz="4" w:space="0" w:color="auto"/>
              <w:bottom w:val="single" w:sz="4" w:space="0" w:color="auto"/>
              <w:right w:val="single" w:sz="4" w:space="0" w:color="auto"/>
            </w:tcBorders>
            <w:vAlign w:val="center"/>
          </w:tcPr>
          <w:p w14:paraId="59885971" w14:textId="40556F9D" w:rsidR="00320E25" w:rsidRPr="00BC7D02" w:rsidRDefault="00320E25" w:rsidP="00320E25">
            <w:pPr>
              <w:rPr>
                <w:rFonts w:ascii="Aptos Narrow" w:hAnsi="Aptos Narrow"/>
              </w:rPr>
            </w:pPr>
            <w:r w:rsidRPr="00822AC2">
              <w:rPr>
                <w:rFonts w:ascii="Aptos Narrow" w:hAnsi="Aptos Narrow"/>
              </w:rPr>
              <w:t>Inconsistent data would lead to errors in fraud risk assessment.</w:t>
            </w:r>
          </w:p>
        </w:tc>
      </w:tr>
      <w:tr w:rsidR="00320E25" w:rsidRPr="002C57A9" w14:paraId="3337C7EC" w14:textId="77777777" w:rsidTr="0042112B">
        <w:tc>
          <w:tcPr>
            <w:tcW w:w="334" w:type="dxa"/>
            <w:tcBorders>
              <w:top w:val="single" w:sz="4" w:space="0" w:color="auto"/>
              <w:left w:val="single" w:sz="4" w:space="0" w:color="auto"/>
              <w:bottom w:val="single" w:sz="4" w:space="0" w:color="auto"/>
              <w:right w:val="single" w:sz="4" w:space="0" w:color="auto"/>
            </w:tcBorders>
            <w:vAlign w:val="center"/>
          </w:tcPr>
          <w:p w14:paraId="1BB2120B" w14:textId="2E548DDA" w:rsidR="00320E25" w:rsidRPr="00320E25" w:rsidRDefault="00320E25"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320E25">
              <w:rPr>
                <w:rFonts w:ascii="Aptos Narrow" w:eastAsiaTheme="minorEastAsia" w:hAnsi="Aptos Narrow" w:cstheme="minorBidi"/>
                <w:szCs w:val="22"/>
                <w:lang w:eastAsia="zh-CN"/>
              </w:rPr>
              <w:t>4</w:t>
            </w:r>
          </w:p>
        </w:tc>
        <w:tc>
          <w:tcPr>
            <w:tcW w:w="1713" w:type="dxa"/>
            <w:tcBorders>
              <w:top w:val="single" w:sz="4" w:space="0" w:color="auto"/>
              <w:left w:val="single" w:sz="4" w:space="0" w:color="auto"/>
              <w:bottom w:val="single" w:sz="4" w:space="0" w:color="auto"/>
              <w:right w:val="single" w:sz="4" w:space="0" w:color="auto"/>
            </w:tcBorders>
            <w:vAlign w:val="center"/>
          </w:tcPr>
          <w:p w14:paraId="196AE5CC" w14:textId="40C6ADF3" w:rsidR="00320E25" w:rsidRPr="00320E25" w:rsidRDefault="00320E25"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822AC2">
              <w:rPr>
                <w:rFonts w:ascii="Aptos Narrow" w:eastAsiaTheme="minorEastAsia" w:hAnsi="Aptos Narrow" w:cstheme="minorBidi"/>
                <w:szCs w:val="22"/>
                <w:lang w:eastAsia="zh-CN"/>
              </w:rPr>
              <w:t>Real-time Processing</w:t>
            </w:r>
          </w:p>
        </w:tc>
        <w:tc>
          <w:tcPr>
            <w:tcW w:w="3348" w:type="dxa"/>
            <w:tcBorders>
              <w:top w:val="single" w:sz="4" w:space="0" w:color="auto"/>
              <w:left w:val="single" w:sz="4" w:space="0" w:color="auto"/>
              <w:bottom w:val="single" w:sz="4" w:space="0" w:color="auto"/>
              <w:right w:val="single" w:sz="4" w:space="0" w:color="auto"/>
            </w:tcBorders>
            <w:vAlign w:val="center"/>
          </w:tcPr>
          <w:p w14:paraId="34FE869F" w14:textId="210C0FB5" w:rsidR="00320E25" w:rsidRPr="00320E25" w:rsidRDefault="00320E25"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822AC2">
              <w:rPr>
                <w:rFonts w:ascii="Aptos Narrow" w:eastAsiaTheme="minorEastAsia" w:hAnsi="Aptos Narrow" w:cstheme="minorBidi"/>
                <w:szCs w:val="22"/>
                <w:lang w:eastAsia="zh-CN"/>
              </w:rPr>
              <w:t>Assumes that all transaction data is processed in real time, with no delays in the data flow from input to output.</w:t>
            </w:r>
          </w:p>
        </w:tc>
        <w:tc>
          <w:tcPr>
            <w:tcW w:w="1530" w:type="dxa"/>
            <w:tcBorders>
              <w:top w:val="single" w:sz="4" w:space="0" w:color="auto"/>
              <w:left w:val="single" w:sz="4" w:space="0" w:color="auto"/>
              <w:bottom w:val="single" w:sz="4" w:space="0" w:color="auto"/>
              <w:right w:val="single" w:sz="4" w:space="0" w:color="auto"/>
            </w:tcBorders>
            <w:vAlign w:val="center"/>
          </w:tcPr>
          <w:p w14:paraId="237F4E7E" w14:textId="66C350B8" w:rsidR="00320E25" w:rsidRPr="00320E25" w:rsidRDefault="00320E25"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822AC2">
              <w:rPr>
                <w:rFonts w:ascii="Aptos Narrow" w:eastAsiaTheme="minorEastAsia" w:hAnsi="Aptos Narrow" w:cstheme="minorBidi"/>
                <w:szCs w:val="22"/>
                <w:lang w:eastAsia="zh-CN"/>
              </w:rPr>
              <w:t>High</w:t>
            </w:r>
          </w:p>
        </w:tc>
        <w:tc>
          <w:tcPr>
            <w:tcW w:w="3150" w:type="dxa"/>
            <w:tcBorders>
              <w:top w:val="single" w:sz="4" w:space="0" w:color="auto"/>
              <w:left w:val="single" w:sz="4" w:space="0" w:color="auto"/>
              <w:bottom w:val="single" w:sz="4" w:space="0" w:color="auto"/>
              <w:right w:val="single" w:sz="4" w:space="0" w:color="auto"/>
            </w:tcBorders>
            <w:vAlign w:val="center"/>
          </w:tcPr>
          <w:p w14:paraId="65F2EB3F" w14:textId="6DFC84FF" w:rsidR="00320E25" w:rsidRPr="00320E25" w:rsidRDefault="00320E25" w:rsidP="00320E25">
            <w:pPr>
              <w:rPr>
                <w:rFonts w:ascii="Aptos Narrow" w:hAnsi="Aptos Narrow"/>
              </w:rPr>
            </w:pPr>
            <w:r w:rsidRPr="00822AC2">
              <w:rPr>
                <w:rFonts w:ascii="Aptos Narrow" w:hAnsi="Aptos Narrow"/>
              </w:rPr>
              <w:t>Real-time processing is crucial to timely fraud detection and response.</w:t>
            </w:r>
          </w:p>
        </w:tc>
      </w:tr>
      <w:bookmarkEnd w:id="825"/>
    </w:tbl>
    <w:p w14:paraId="5E020504" w14:textId="77777777" w:rsidR="00515193" w:rsidRDefault="00515193" w:rsidP="00515193">
      <w:pPr>
        <w:rPr>
          <w:rFonts w:ascii="Arial Narrow" w:hAnsi="Arial Narrow"/>
          <w:i/>
          <w:iCs/>
          <w:color w:val="0070C0"/>
        </w:rPr>
      </w:pPr>
    </w:p>
    <w:p w14:paraId="6CE1ED50" w14:textId="77777777" w:rsidR="00D26AF6" w:rsidRDefault="00D26AF6" w:rsidP="00515193">
      <w:pPr>
        <w:rPr>
          <w:rFonts w:ascii="Arial Narrow" w:hAnsi="Arial Narrow"/>
          <w:i/>
          <w:iCs/>
          <w:color w:val="0070C0"/>
        </w:rPr>
      </w:pPr>
    </w:p>
    <w:p w14:paraId="0E87639E" w14:textId="3D014A29" w:rsidR="00515193" w:rsidRPr="00701055" w:rsidRDefault="00515193" w:rsidP="00701055">
      <w:pPr>
        <w:rPr>
          <w:rFonts w:ascii="Arial" w:hAnsi="Arial" w:cs="Arial"/>
          <w:b/>
          <w:bCs/>
          <w:color w:val="0070C0"/>
        </w:rPr>
      </w:pPr>
      <w:r w:rsidRPr="00701055">
        <w:rPr>
          <w:rFonts w:ascii="Arial" w:hAnsi="Arial" w:cs="Arial"/>
          <w:b/>
          <w:bCs/>
          <w:color w:val="0070C0"/>
        </w:rPr>
        <w:t>Model Limitation Summary</w:t>
      </w:r>
    </w:p>
    <w:p w14:paraId="15627110" w14:textId="7EC20574" w:rsidR="00515193" w:rsidRPr="00701055" w:rsidRDefault="00515193" w:rsidP="00515193">
      <w:pPr>
        <w:rPr>
          <w:rStyle w:val="SubtleEmphasis"/>
        </w:rPr>
      </w:pPr>
      <w:r w:rsidRPr="00701055">
        <w:rPr>
          <w:rStyle w:val="SubtleEmphasis"/>
        </w:rPr>
        <w:t xml:space="preserve">Please list </w:t>
      </w:r>
      <w:r w:rsidR="00B735CB" w:rsidRPr="00701055">
        <w:rPr>
          <w:rStyle w:val="SubtleEmphasis"/>
        </w:rPr>
        <w:t>out</w:t>
      </w:r>
      <w:r w:rsidRPr="00701055">
        <w:rPr>
          <w:rStyle w:val="SubtleEmphasis"/>
        </w:rPr>
        <w:t xml:space="preserve"> model methodology related limitations, their impact of business use, and ongoing monitoring program to appropriately manage </w:t>
      </w:r>
      <w:r w:rsidR="00B735CB" w:rsidRPr="00701055">
        <w:rPr>
          <w:rStyle w:val="SubtleEmphasis"/>
        </w:rPr>
        <w:t>the associated</w:t>
      </w:r>
      <w:r w:rsidRPr="00701055">
        <w:rPr>
          <w:rStyle w:val="SubtleEmphasis"/>
        </w:rPr>
        <w:t xml:space="preserve"> risk.</w:t>
      </w:r>
    </w:p>
    <w:p w14:paraId="7C981DE5" w14:textId="77777777" w:rsidR="00515193" w:rsidRDefault="00515193" w:rsidP="00515193">
      <w:pPr>
        <w:rPr>
          <w:rFonts w:ascii="Arial Narrow" w:hAnsi="Arial Narrow"/>
          <w:i/>
          <w:iCs/>
          <w:color w:val="0070C0"/>
        </w:rPr>
      </w:pPr>
    </w:p>
    <w:tbl>
      <w:tblPr>
        <w:tblStyle w:val="TableGrid"/>
        <w:tblW w:w="10075" w:type="dxa"/>
        <w:tblLook w:val="04A0" w:firstRow="1" w:lastRow="0" w:firstColumn="1" w:lastColumn="0" w:noHBand="0" w:noVBand="1"/>
      </w:tblPr>
      <w:tblGrid>
        <w:gridCol w:w="328"/>
        <w:gridCol w:w="1623"/>
        <w:gridCol w:w="2299"/>
        <w:gridCol w:w="2549"/>
        <w:gridCol w:w="3276"/>
      </w:tblGrid>
      <w:tr w:rsidR="001A3772" w:rsidRPr="002C57A9" w14:paraId="09F9B0A9" w14:textId="77777777" w:rsidTr="7EC542A7">
        <w:tc>
          <w:tcPr>
            <w:tcW w:w="328"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72BFC509" w14:textId="77777777" w:rsidR="00B735CB" w:rsidRPr="002C57A9" w:rsidRDefault="00B735CB">
            <w:pPr>
              <w:pStyle w:val="BodyText22"/>
              <w:tabs>
                <w:tab w:val="left" w:pos="7650"/>
              </w:tabs>
              <w:spacing w:line="276" w:lineRule="auto"/>
              <w:ind w:firstLine="0"/>
              <w:jc w:val="left"/>
              <w:rPr>
                <w:rFonts w:ascii="Aptos Narrow" w:hAnsi="Aptos Narrow"/>
                <w:b/>
                <w:bCs/>
                <w:iCs/>
                <w:sz w:val="20"/>
              </w:rPr>
            </w:pPr>
            <w:bookmarkStart w:id="826" w:name="OLE_LINK11"/>
            <w:r w:rsidRPr="002C57A9">
              <w:rPr>
                <w:rFonts w:ascii="Aptos Narrow" w:hAnsi="Aptos Narrow"/>
                <w:b/>
                <w:bCs/>
                <w:iCs/>
                <w:sz w:val="20"/>
              </w:rPr>
              <w:t>#</w:t>
            </w:r>
          </w:p>
        </w:tc>
        <w:tc>
          <w:tcPr>
            <w:tcW w:w="1623"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41F6EB5F" w14:textId="77777777" w:rsidR="00B735CB" w:rsidRPr="002C57A9" w:rsidRDefault="00B735CB">
            <w:pPr>
              <w:pStyle w:val="BodyText22"/>
              <w:tabs>
                <w:tab w:val="left" w:pos="7650"/>
              </w:tabs>
              <w:spacing w:line="276" w:lineRule="auto"/>
              <w:ind w:firstLine="0"/>
              <w:jc w:val="left"/>
              <w:rPr>
                <w:rFonts w:ascii="Aptos Narrow" w:hAnsi="Aptos Narrow"/>
                <w:b/>
                <w:bCs/>
                <w:iCs/>
                <w:sz w:val="20"/>
              </w:rPr>
            </w:pPr>
            <w:r w:rsidRPr="002C57A9">
              <w:rPr>
                <w:rFonts w:ascii="Aptos Narrow" w:hAnsi="Aptos Narrow"/>
                <w:b/>
                <w:bCs/>
                <w:iCs/>
                <w:sz w:val="20"/>
              </w:rPr>
              <w:t>Limitation Name</w:t>
            </w:r>
          </w:p>
        </w:tc>
        <w:tc>
          <w:tcPr>
            <w:tcW w:w="2299"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0AC3844A" w14:textId="77777777" w:rsidR="00B735CB" w:rsidRPr="002C57A9" w:rsidRDefault="00B735CB">
            <w:pPr>
              <w:pStyle w:val="BodyText22"/>
              <w:tabs>
                <w:tab w:val="left" w:pos="7650"/>
              </w:tabs>
              <w:spacing w:line="276" w:lineRule="auto"/>
              <w:ind w:firstLine="0"/>
              <w:jc w:val="left"/>
              <w:rPr>
                <w:rFonts w:ascii="Aptos Narrow" w:hAnsi="Aptos Narrow"/>
                <w:b/>
                <w:bCs/>
                <w:iCs/>
                <w:sz w:val="20"/>
              </w:rPr>
            </w:pPr>
            <w:r w:rsidRPr="002C57A9">
              <w:rPr>
                <w:rFonts w:ascii="Aptos Narrow" w:hAnsi="Aptos Narrow"/>
                <w:b/>
                <w:bCs/>
                <w:iCs/>
                <w:sz w:val="20"/>
              </w:rPr>
              <w:t>Limitation Description</w:t>
            </w:r>
          </w:p>
        </w:tc>
        <w:tc>
          <w:tcPr>
            <w:tcW w:w="2549"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09B6D31E" w14:textId="77777777" w:rsidR="00B735CB" w:rsidRPr="002C57A9" w:rsidRDefault="00B735CB">
            <w:pPr>
              <w:pStyle w:val="BodyText22"/>
              <w:tabs>
                <w:tab w:val="left" w:pos="7650"/>
              </w:tabs>
              <w:spacing w:line="276" w:lineRule="auto"/>
              <w:ind w:firstLine="0"/>
              <w:jc w:val="left"/>
              <w:rPr>
                <w:rFonts w:ascii="Aptos Narrow" w:hAnsi="Aptos Narrow"/>
                <w:b/>
                <w:bCs/>
                <w:iCs/>
                <w:sz w:val="20"/>
              </w:rPr>
            </w:pPr>
            <w:r w:rsidRPr="002C57A9">
              <w:rPr>
                <w:rFonts w:ascii="Aptos Narrow" w:hAnsi="Aptos Narrow"/>
                <w:b/>
                <w:bCs/>
                <w:iCs/>
                <w:sz w:val="20"/>
              </w:rPr>
              <w:t>Impact on Business Use</w:t>
            </w:r>
          </w:p>
        </w:tc>
        <w:tc>
          <w:tcPr>
            <w:tcW w:w="3276" w:type="dxa"/>
            <w:tcBorders>
              <w:top w:val="single" w:sz="4" w:space="0" w:color="auto"/>
              <w:left w:val="single" w:sz="4" w:space="0" w:color="auto"/>
              <w:bottom w:val="single" w:sz="4" w:space="0" w:color="auto"/>
              <w:right w:val="single" w:sz="4" w:space="0" w:color="auto"/>
            </w:tcBorders>
            <w:shd w:val="clear" w:color="auto" w:fill="C00000"/>
            <w:hideMark/>
          </w:tcPr>
          <w:p w14:paraId="45CDDD45" w14:textId="77777777" w:rsidR="00B735CB" w:rsidRPr="002C57A9" w:rsidRDefault="00B735CB">
            <w:pPr>
              <w:pStyle w:val="BodyText22"/>
              <w:tabs>
                <w:tab w:val="left" w:pos="7650"/>
              </w:tabs>
              <w:spacing w:line="276" w:lineRule="auto"/>
              <w:ind w:firstLine="0"/>
              <w:jc w:val="left"/>
              <w:rPr>
                <w:rFonts w:ascii="Aptos Narrow" w:hAnsi="Aptos Narrow"/>
                <w:b/>
                <w:bCs/>
                <w:iCs/>
                <w:sz w:val="20"/>
              </w:rPr>
            </w:pPr>
            <w:r w:rsidRPr="002C57A9">
              <w:rPr>
                <w:rFonts w:ascii="Aptos Narrow" w:hAnsi="Aptos Narrow"/>
                <w:b/>
                <w:bCs/>
                <w:iCs/>
                <w:sz w:val="20"/>
              </w:rPr>
              <w:t>Monitoring Description &amp; Frequency</w:t>
            </w:r>
          </w:p>
          <w:p w14:paraId="05AE82D3" w14:textId="77777777" w:rsidR="00B735CB" w:rsidRPr="002C57A9" w:rsidRDefault="00B735CB">
            <w:pPr>
              <w:rPr>
                <w:rFonts w:ascii="Aptos Narrow" w:hAnsi="Aptos Narrow" w:cs="Times New Roman"/>
              </w:rPr>
            </w:pPr>
          </w:p>
        </w:tc>
      </w:tr>
      <w:tr w:rsidR="00320E25" w:rsidRPr="002C57A9" w14:paraId="7ED64087" w14:textId="77777777" w:rsidTr="7EC542A7">
        <w:tc>
          <w:tcPr>
            <w:tcW w:w="328" w:type="dxa"/>
            <w:tcBorders>
              <w:top w:val="single" w:sz="4" w:space="0" w:color="auto"/>
              <w:left w:val="single" w:sz="4" w:space="0" w:color="auto"/>
              <w:bottom w:val="single" w:sz="4" w:space="0" w:color="auto"/>
              <w:right w:val="single" w:sz="4" w:space="0" w:color="auto"/>
            </w:tcBorders>
            <w:vAlign w:val="center"/>
            <w:hideMark/>
          </w:tcPr>
          <w:p w14:paraId="4829BA3E" w14:textId="38671A1D" w:rsidR="00320E25" w:rsidRPr="00BC7D02" w:rsidRDefault="21387E95" w:rsidP="00320E25">
            <w:pPr>
              <w:pStyle w:val="BodyText22"/>
              <w:tabs>
                <w:tab w:val="left" w:pos="7650"/>
              </w:tabs>
              <w:spacing w:line="276" w:lineRule="auto"/>
              <w:ind w:firstLine="0"/>
              <w:jc w:val="left"/>
              <w:rPr>
                <w:rFonts w:ascii="Aptos Narrow" w:eastAsiaTheme="minorEastAsia" w:hAnsi="Aptos Narrow" w:cstheme="minorBidi"/>
                <w:lang w:eastAsia="zh-CN"/>
              </w:rPr>
            </w:pPr>
            <w:r w:rsidRPr="057D38D5">
              <w:rPr>
                <w:rFonts w:ascii="Aptos Narrow" w:eastAsiaTheme="minorEastAsia" w:hAnsi="Aptos Narrow" w:cstheme="minorBidi"/>
                <w:lang w:eastAsia="zh-CN"/>
              </w:rPr>
              <w:t>1</w:t>
            </w:r>
          </w:p>
        </w:tc>
        <w:tc>
          <w:tcPr>
            <w:tcW w:w="1623" w:type="dxa"/>
            <w:tcBorders>
              <w:top w:val="single" w:sz="4" w:space="0" w:color="auto"/>
              <w:left w:val="single" w:sz="4" w:space="0" w:color="auto"/>
              <w:bottom w:val="single" w:sz="4" w:space="0" w:color="auto"/>
              <w:right w:val="single" w:sz="4" w:space="0" w:color="auto"/>
            </w:tcBorders>
            <w:vAlign w:val="center"/>
          </w:tcPr>
          <w:p w14:paraId="03DAB94A" w14:textId="52918683" w:rsidR="00320E25" w:rsidRPr="00BC7D02" w:rsidRDefault="00320E25"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822AC2">
              <w:rPr>
                <w:rFonts w:ascii="Aptos Narrow" w:eastAsiaTheme="minorEastAsia" w:hAnsi="Aptos Narrow" w:cstheme="minorBidi"/>
                <w:szCs w:val="22"/>
                <w:lang w:eastAsia="zh-CN"/>
              </w:rPr>
              <w:t>Outlier Handling</w:t>
            </w:r>
          </w:p>
        </w:tc>
        <w:tc>
          <w:tcPr>
            <w:tcW w:w="2299" w:type="dxa"/>
            <w:tcBorders>
              <w:top w:val="single" w:sz="4" w:space="0" w:color="auto"/>
              <w:left w:val="single" w:sz="4" w:space="0" w:color="auto"/>
              <w:bottom w:val="single" w:sz="4" w:space="0" w:color="auto"/>
              <w:right w:val="single" w:sz="4" w:space="0" w:color="auto"/>
            </w:tcBorders>
            <w:vAlign w:val="center"/>
          </w:tcPr>
          <w:p w14:paraId="024D86A2" w14:textId="0927F26F" w:rsidR="00320E25" w:rsidRPr="00BC7D02" w:rsidRDefault="00320E25"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822AC2">
              <w:rPr>
                <w:rFonts w:ascii="Aptos Narrow" w:eastAsiaTheme="minorEastAsia" w:hAnsi="Aptos Narrow" w:cstheme="minorBidi"/>
                <w:szCs w:val="22"/>
                <w:lang w:eastAsia="zh-CN"/>
              </w:rPr>
              <w:t>The model does not adjust or remove outliers in transaction amounts, considering them as valid data points for fraud detection.</w:t>
            </w:r>
          </w:p>
        </w:tc>
        <w:tc>
          <w:tcPr>
            <w:tcW w:w="2549" w:type="dxa"/>
            <w:tcBorders>
              <w:top w:val="single" w:sz="4" w:space="0" w:color="auto"/>
              <w:left w:val="single" w:sz="4" w:space="0" w:color="auto"/>
              <w:bottom w:val="single" w:sz="4" w:space="0" w:color="auto"/>
              <w:right w:val="single" w:sz="4" w:space="0" w:color="auto"/>
            </w:tcBorders>
            <w:vAlign w:val="center"/>
          </w:tcPr>
          <w:p w14:paraId="7332AB52" w14:textId="38999E75" w:rsidR="00320E25" w:rsidRPr="00BC7D02" w:rsidRDefault="4BD8AE73" w:rsidP="7EC542A7">
            <w:pPr>
              <w:pStyle w:val="BodyText22"/>
              <w:tabs>
                <w:tab w:val="left" w:pos="7650"/>
              </w:tabs>
              <w:spacing w:line="276" w:lineRule="auto"/>
              <w:ind w:firstLine="0"/>
              <w:jc w:val="left"/>
              <w:rPr>
                <w:rFonts w:ascii="Aptos Narrow" w:eastAsiaTheme="minorEastAsia" w:hAnsi="Aptos Narrow" w:cstheme="minorBidi"/>
                <w:lang w:eastAsia="zh-CN"/>
              </w:rPr>
            </w:pPr>
            <w:r w:rsidRPr="7EC542A7">
              <w:rPr>
                <w:rFonts w:ascii="Aptos Narrow" w:eastAsiaTheme="minorEastAsia" w:hAnsi="Aptos Narrow" w:cstheme="minorBidi"/>
                <w:lang w:eastAsia="zh-CN"/>
              </w:rPr>
              <w:t>It is potential</w:t>
            </w:r>
            <w:r w:rsidR="6D8C5DD1" w:rsidRPr="7EC542A7">
              <w:rPr>
                <w:rFonts w:ascii="Aptos Narrow" w:eastAsiaTheme="minorEastAsia" w:hAnsi="Aptos Narrow" w:cstheme="minorBidi"/>
                <w:lang w:eastAsia="zh-CN"/>
              </w:rPr>
              <w:t xml:space="preserve"> to flag legitimate high-value transactions as </w:t>
            </w:r>
            <w:r w:rsidR="15A8BCC5" w:rsidRPr="7EC542A7">
              <w:rPr>
                <w:rFonts w:ascii="Aptos Narrow" w:eastAsiaTheme="minorEastAsia" w:hAnsi="Aptos Narrow" w:cstheme="minorBidi"/>
                <w:lang w:eastAsia="zh-CN"/>
              </w:rPr>
              <w:t>fraudulent or</w:t>
            </w:r>
            <w:r w:rsidR="6D8C5DD1" w:rsidRPr="7EC542A7">
              <w:rPr>
                <w:rFonts w:ascii="Aptos Narrow" w:eastAsiaTheme="minorEastAsia" w:hAnsi="Aptos Narrow" w:cstheme="minorBidi"/>
                <w:lang w:eastAsia="zh-CN"/>
              </w:rPr>
              <w:t xml:space="preserve"> miss subtle fraud indicators.</w:t>
            </w:r>
          </w:p>
        </w:tc>
        <w:tc>
          <w:tcPr>
            <w:tcW w:w="3276" w:type="dxa"/>
            <w:tcBorders>
              <w:top w:val="single" w:sz="4" w:space="0" w:color="auto"/>
              <w:left w:val="single" w:sz="4" w:space="0" w:color="auto"/>
              <w:bottom w:val="single" w:sz="4" w:space="0" w:color="auto"/>
              <w:right w:val="single" w:sz="4" w:space="0" w:color="auto"/>
            </w:tcBorders>
            <w:vAlign w:val="center"/>
          </w:tcPr>
          <w:p w14:paraId="248D5D89" w14:textId="326CEFDF" w:rsidR="00320E25" w:rsidRPr="00BC7D02" w:rsidRDefault="00606D63" w:rsidP="00320E25">
            <w:pPr>
              <w:rPr>
                <w:rFonts w:ascii="Aptos Narrow" w:hAnsi="Aptos Narrow"/>
              </w:rPr>
            </w:pPr>
            <w:r>
              <w:rPr>
                <w:rFonts w:ascii="Aptos Narrow" w:hAnsi="Aptos Narrow"/>
              </w:rPr>
              <w:t>Model p</w:t>
            </w:r>
            <w:r w:rsidR="68C84FD3" w:rsidRPr="7EC542A7">
              <w:rPr>
                <w:rFonts w:ascii="Aptos Narrow" w:hAnsi="Aptos Narrow"/>
              </w:rPr>
              <w:t>erformance checks include</w:t>
            </w:r>
            <w:r w:rsidR="24522C16" w:rsidRPr="7EC542A7">
              <w:rPr>
                <w:rFonts w:ascii="Aptos Narrow" w:hAnsi="Aptos Narrow"/>
              </w:rPr>
              <w:t xml:space="preserve"> </w:t>
            </w:r>
            <w:r w:rsidR="7CF9F94B" w:rsidRPr="7EC542A7">
              <w:rPr>
                <w:rFonts w:ascii="Aptos Narrow" w:hAnsi="Aptos Narrow"/>
              </w:rPr>
              <w:t>p</w:t>
            </w:r>
            <w:r w:rsidR="6D8C5DD1" w:rsidRPr="7EC542A7">
              <w:rPr>
                <w:rFonts w:ascii="Aptos Narrow" w:hAnsi="Aptos Narrow"/>
              </w:rPr>
              <w:t xml:space="preserve">eriodic reviews of transaction data for </w:t>
            </w:r>
            <w:r w:rsidR="00574E57" w:rsidRPr="7EC542A7">
              <w:rPr>
                <w:rFonts w:ascii="Aptos Narrow" w:hAnsi="Aptos Narrow"/>
              </w:rPr>
              <w:t>outliers; along</w:t>
            </w:r>
            <w:r w:rsidR="64B93C74" w:rsidRPr="7EC542A7">
              <w:rPr>
                <w:rFonts w:ascii="Aptos Narrow" w:hAnsi="Aptos Narrow"/>
              </w:rPr>
              <w:t xml:space="preserve"> with</w:t>
            </w:r>
            <w:r w:rsidR="48AD59B1" w:rsidRPr="7EC542A7">
              <w:rPr>
                <w:rFonts w:ascii="Aptos Narrow" w:hAnsi="Aptos Narrow"/>
              </w:rPr>
              <w:t xml:space="preserve"> an assessment of key metrics like detection rate and false positive rate</w:t>
            </w:r>
            <w:r w:rsidR="726B4B1F" w:rsidRPr="7EC542A7">
              <w:rPr>
                <w:rFonts w:ascii="Aptos Narrow" w:hAnsi="Aptos Narrow"/>
              </w:rPr>
              <w:t xml:space="preserve"> to evaluate the effectiveness.</w:t>
            </w:r>
          </w:p>
        </w:tc>
      </w:tr>
      <w:tr w:rsidR="00320E25" w:rsidRPr="002C57A9" w14:paraId="3BA3816D" w14:textId="77777777" w:rsidTr="7EC542A7">
        <w:tc>
          <w:tcPr>
            <w:tcW w:w="328" w:type="dxa"/>
            <w:tcBorders>
              <w:top w:val="single" w:sz="4" w:space="0" w:color="auto"/>
              <w:left w:val="single" w:sz="4" w:space="0" w:color="auto"/>
              <w:bottom w:val="single" w:sz="4" w:space="0" w:color="auto"/>
              <w:right w:val="single" w:sz="4" w:space="0" w:color="auto"/>
            </w:tcBorders>
            <w:vAlign w:val="center"/>
          </w:tcPr>
          <w:p w14:paraId="144F869D" w14:textId="59BB1C24" w:rsidR="00320E25" w:rsidRPr="00BC7D02" w:rsidRDefault="411673E8" w:rsidP="00320E25">
            <w:pPr>
              <w:pStyle w:val="BodyText22"/>
              <w:tabs>
                <w:tab w:val="left" w:pos="7650"/>
              </w:tabs>
              <w:spacing w:line="276" w:lineRule="auto"/>
              <w:ind w:firstLine="0"/>
              <w:jc w:val="left"/>
              <w:rPr>
                <w:rFonts w:ascii="Aptos Narrow" w:eastAsiaTheme="minorEastAsia" w:hAnsi="Aptos Narrow" w:cstheme="minorBidi"/>
                <w:lang w:eastAsia="zh-CN"/>
              </w:rPr>
            </w:pPr>
            <w:r w:rsidRPr="057D38D5">
              <w:rPr>
                <w:rFonts w:ascii="Aptos Narrow" w:eastAsiaTheme="minorEastAsia" w:hAnsi="Aptos Narrow" w:cstheme="minorBidi"/>
                <w:lang w:eastAsia="zh-CN"/>
              </w:rPr>
              <w:t>2</w:t>
            </w:r>
          </w:p>
        </w:tc>
        <w:tc>
          <w:tcPr>
            <w:tcW w:w="1623" w:type="dxa"/>
            <w:tcBorders>
              <w:top w:val="single" w:sz="4" w:space="0" w:color="auto"/>
              <w:left w:val="single" w:sz="4" w:space="0" w:color="auto"/>
              <w:bottom w:val="single" w:sz="4" w:space="0" w:color="auto"/>
              <w:right w:val="single" w:sz="4" w:space="0" w:color="auto"/>
            </w:tcBorders>
            <w:vAlign w:val="center"/>
          </w:tcPr>
          <w:p w14:paraId="49EBE36A" w14:textId="3C9F8E0B" w:rsidR="00320E25" w:rsidRPr="00BC7D02" w:rsidRDefault="00320E25"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822AC2">
              <w:rPr>
                <w:rFonts w:ascii="Aptos Narrow" w:eastAsiaTheme="minorEastAsia" w:hAnsi="Aptos Narrow" w:cstheme="minorBidi"/>
                <w:szCs w:val="22"/>
                <w:lang w:eastAsia="zh-CN"/>
              </w:rPr>
              <w:t>Historical Data Dependency</w:t>
            </w:r>
          </w:p>
        </w:tc>
        <w:tc>
          <w:tcPr>
            <w:tcW w:w="2299" w:type="dxa"/>
            <w:tcBorders>
              <w:top w:val="single" w:sz="4" w:space="0" w:color="auto"/>
              <w:left w:val="single" w:sz="4" w:space="0" w:color="auto"/>
              <w:bottom w:val="single" w:sz="4" w:space="0" w:color="auto"/>
              <w:right w:val="single" w:sz="4" w:space="0" w:color="auto"/>
            </w:tcBorders>
            <w:vAlign w:val="center"/>
          </w:tcPr>
          <w:p w14:paraId="7980440D" w14:textId="6A3A0903" w:rsidR="00320E25" w:rsidRPr="00BC7D02" w:rsidRDefault="00320E25"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822AC2">
              <w:rPr>
                <w:rFonts w:ascii="Aptos Narrow" w:eastAsiaTheme="minorEastAsia" w:hAnsi="Aptos Narrow" w:cstheme="minorBidi"/>
                <w:szCs w:val="22"/>
                <w:lang w:eastAsia="zh-CN"/>
              </w:rPr>
              <w:t>The model depends heavily on historical transaction patterns to detect fraud, without considering future fraud trends or real-time risk adjustments.</w:t>
            </w:r>
          </w:p>
        </w:tc>
        <w:tc>
          <w:tcPr>
            <w:tcW w:w="2549" w:type="dxa"/>
            <w:tcBorders>
              <w:top w:val="single" w:sz="4" w:space="0" w:color="auto"/>
              <w:left w:val="single" w:sz="4" w:space="0" w:color="auto"/>
              <w:bottom w:val="single" w:sz="4" w:space="0" w:color="auto"/>
              <w:right w:val="single" w:sz="4" w:space="0" w:color="auto"/>
            </w:tcBorders>
            <w:vAlign w:val="center"/>
          </w:tcPr>
          <w:p w14:paraId="48BFB22A" w14:textId="61BF2F65" w:rsidR="00320E25" w:rsidRPr="00BC7D02" w:rsidRDefault="00320E25" w:rsidP="00320E25">
            <w:pPr>
              <w:pStyle w:val="BodyText22"/>
              <w:tabs>
                <w:tab w:val="left" w:pos="7650"/>
              </w:tabs>
              <w:spacing w:line="276" w:lineRule="auto"/>
              <w:ind w:firstLine="0"/>
              <w:jc w:val="left"/>
              <w:rPr>
                <w:rFonts w:ascii="Aptos Narrow" w:eastAsiaTheme="minorEastAsia" w:hAnsi="Aptos Narrow" w:cstheme="minorBidi"/>
                <w:szCs w:val="22"/>
                <w:lang w:eastAsia="zh-CN"/>
              </w:rPr>
            </w:pPr>
            <w:r w:rsidRPr="00822AC2">
              <w:rPr>
                <w:rFonts w:ascii="Aptos Narrow" w:eastAsiaTheme="minorEastAsia" w:hAnsi="Aptos Narrow" w:cstheme="minorBidi"/>
                <w:szCs w:val="22"/>
                <w:lang w:eastAsia="zh-CN"/>
              </w:rPr>
              <w:t>May fail to identify new, evolving fraud schemes that do not align with past patterns.</w:t>
            </w:r>
          </w:p>
        </w:tc>
        <w:tc>
          <w:tcPr>
            <w:tcW w:w="3276" w:type="dxa"/>
            <w:tcBorders>
              <w:top w:val="single" w:sz="4" w:space="0" w:color="auto"/>
              <w:left w:val="single" w:sz="4" w:space="0" w:color="auto"/>
              <w:bottom w:val="single" w:sz="4" w:space="0" w:color="auto"/>
              <w:right w:val="single" w:sz="4" w:space="0" w:color="auto"/>
            </w:tcBorders>
            <w:vAlign w:val="center"/>
          </w:tcPr>
          <w:p w14:paraId="7D22D071" w14:textId="2FF028E3" w:rsidR="00320E25" w:rsidRPr="00BC7D02" w:rsidRDefault="00606D63" w:rsidP="00320E25">
            <w:pPr>
              <w:rPr>
                <w:rFonts w:ascii="Aptos Narrow" w:hAnsi="Aptos Narrow"/>
              </w:rPr>
            </w:pPr>
            <w:r>
              <w:rPr>
                <w:rFonts w:ascii="Aptos Narrow" w:hAnsi="Aptos Narrow"/>
              </w:rPr>
              <w:t>F</w:t>
            </w:r>
            <w:r w:rsidR="4CD39631" w:rsidRPr="7EC542A7">
              <w:rPr>
                <w:rFonts w:ascii="Aptos Narrow" w:hAnsi="Aptos Narrow"/>
              </w:rPr>
              <w:t>raud trend analysis through manual review volume and rejection rates, with regular historical data updates for ongoing monitoring.</w:t>
            </w:r>
          </w:p>
        </w:tc>
      </w:tr>
      <w:bookmarkEnd w:id="826"/>
    </w:tbl>
    <w:p w14:paraId="7A47679A" w14:textId="77777777" w:rsidR="00090FB1" w:rsidRDefault="00090FB1" w:rsidP="00701055"/>
    <w:p w14:paraId="2111EEFD" w14:textId="305E8DC2" w:rsidR="00090FB1" w:rsidRDefault="002E1F64" w:rsidP="00C65F28">
      <w:pPr>
        <w:pStyle w:val="Heading3"/>
      </w:pPr>
      <w:bookmarkStart w:id="827" w:name="_Toc191977179"/>
      <w:r w:rsidRPr="002E1F64">
        <w:t>Model</w:t>
      </w:r>
      <w:r>
        <w:t xml:space="preserve"> Theory and Methodology</w:t>
      </w:r>
      <w:bookmarkEnd w:id="827"/>
    </w:p>
    <w:p w14:paraId="5777EE3B" w14:textId="77777777" w:rsidR="00090FB1" w:rsidRDefault="00090FB1" w:rsidP="00090FB1"/>
    <w:p w14:paraId="019A5E0F" w14:textId="77777777" w:rsidR="00090FB1" w:rsidRPr="00701055" w:rsidRDefault="00090FB1" w:rsidP="0056016F">
      <w:pPr>
        <w:pStyle w:val="Heading4"/>
        <w:rPr>
          <w:rFonts w:eastAsia="Times New Roman" w:cs="Times New Roman"/>
          <w:szCs w:val="20"/>
          <w:lang w:eastAsia="en-US"/>
        </w:rPr>
      </w:pPr>
      <w:r>
        <w:lastRenderedPageBreak/>
        <w:t>Modeling Approach</w:t>
      </w:r>
    </w:p>
    <w:p w14:paraId="2C3FC03E" w14:textId="5441867B" w:rsidR="00090FB1" w:rsidRDefault="00090FB1" w:rsidP="00090FB1">
      <w:pPr>
        <w:rPr>
          <w:rStyle w:val="SubtleEmphasis"/>
        </w:rPr>
      </w:pPr>
      <w:r>
        <w:rPr>
          <w:rStyle w:val="SubtleEmphasis"/>
        </w:rPr>
        <w:t>Provide a description of the modeling approach you have selected, including the statistical estimation approach</w:t>
      </w:r>
      <w:r w:rsidR="009A149D">
        <w:rPr>
          <w:rStyle w:val="SubtleEmphasis"/>
        </w:rPr>
        <w:t xml:space="preserve"> or machine learning technique</w:t>
      </w:r>
      <w:r>
        <w:rPr>
          <w:rStyle w:val="SubtleEmphasis"/>
        </w:rPr>
        <w:t xml:space="preserve">, if applicable (with further details of the model construction/estimation process to be provided in </w:t>
      </w:r>
      <w:r w:rsidR="004F39CA">
        <w:rPr>
          <w:rStyle w:val="SubtleEmphasis"/>
        </w:rPr>
        <w:t>S</w:t>
      </w:r>
      <w:r>
        <w:rPr>
          <w:rStyle w:val="SubtleEmphasis"/>
        </w:rPr>
        <w:t xml:space="preserve">ection </w:t>
      </w:r>
      <w:r w:rsidR="004F39CA">
        <w:rPr>
          <w:rStyle w:val="SubtleEmphasis"/>
        </w:rPr>
        <w:t>3</w:t>
      </w:r>
      <w:r>
        <w:rPr>
          <w:rStyle w:val="SubtleEmphasis"/>
        </w:rPr>
        <w:t>.</w:t>
      </w:r>
      <w:r w:rsidR="00097C41">
        <w:rPr>
          <w:rStyle w:val="SubtleEmphasis"/>
        </w:rPr>
        <w:t xml:space="preserve">2 </w:t>
      </w:r>
      <w:r w:rsidR="004F39CA">
        <w:rPr>
          <w:rStyle w:val="SubtleEmphasis"/>
        </w:rPr>
        <w:t xml:space="preserve">Model </w:t>
      </w:r>
      <w:r w:rsidR="00097C41">
        <w:rPr>
          <w:rStyle w:val="SubtleEmphasis"/>
        </w:rPr>
        <w:t>Estimation/Training and Selection</w:t>
      </w:r>
      <w:r>
        <w:rPr>
          <w:rStyle w:val="SubtleEmphasis"/>
        </w:rPr>
        <w:t>).</w:t>
      </w:r>
    </w:p>
    <w:p w14:paraId="09463881" w14:textId="77777777" w:rsidR="00090FB1" w:rsidRDefault="00090FB1" w:rsidP="00090FB1">
      <w:pPr>
        <w:rPr>
          <w:rStyle w:val="SubtleEmphasis"/>
          <w:i w:val="0"/>
          <w:iCs w:val="0"/>
        </w:rPr>
      </w:pPr>
    </w:p>
    <w:p w14:paraId="0C8FB70B" w14:textId="1C183E25" w:rsidR="009528FC" w:rsidRDefault="009528FC" w:rsidP="00090FB1">
      <w:pPr>
        <w:rPr>
          <w:rStyle w:val="SubtleEmphasis"/>
        </w:rPr>
      </w:pPr>
      <w:r w:rsidRPr="00505585">
        <w:rPr>
          <w:rStyle w:val="SubtleEmphasis"/>
          <w:u w:val="single"/>
        </w:rPr>
        <w:t>For advanced M</w:t>
      </w:r>
      <w:r w:rsidR="00505585" w:rsidRPr="00505585">
        <w:rPr>
          <w:rStyle w:val="SubtleEmphasis"/>
          <w:u w:val="single"/>
        </w:rPr>
        <w:t xml:space="preserve">achine </w:t>
      </w:r>
      <w:r w:rsidRPr="00505585">
        <w:rPr>
          <w:rStyle w:val="SubtleEmphasis"/>
          <w:u w:val="single"/>
        </w:rPr>
        <w:t>L</w:t>
      </w:r>
      <w:r w:rsidR="00505585" w:rsidRPr="00505585">
        <w:rPr>
          <w:rStyle w:val="SubtleEmphasis"/>
          <w:u w:val="single"/>
        </w:rPr>
        <w:t>earning (ML)</w:t>
      </w:r>
      <w:r w:rsidRPr="00505585">
        <w:rPr>
          <w:rStyle w:val="SubtleEmphasis"/>
          <w:u w:val="single"/>
        </w:rPr>
        <w:t xml:space="preserve"> models</w:t>
      </w:r>
      <w:r>
        <w:rPr>
          <w:rStyle w:val="SubtleEmphasis"/>
        </w:rPr>
        <w:t>, discuss briefly whether a self-explanatory or less complex model (e.g., logistic regression, linear regression) is viable in solving the same business problem. If not, explain why not. Detailed information on this topic should be provided in Section 3.</w:t>
      </w:r>
      <w:r w:rsidR="00097C41">
        <w:rPr>
          <w:rStyle w:val="SubtleEmphasis"/>
        </w:rPr>
        <w:t>1</w:t>
      </w:r>
      <w:r>
        <w:rPr>
          <w:rStyle w:val="SubtleEmphasis"/>
        </w:rPr>
        <w:t>.1.</w:t>
      </w:r>
      <w:r w:rsidR="00097C41">
        <w:rPr>
          <w:rStyle w:val="SubtleEmphasis"/>
        </w:rPr>
        <w:t>3</w:t>
      </w:r>
      <w:r>
        <w:rPr>
          <w:rStyle w:val="SubtleEmphasis"/>
        </w:rPr>
        <w:t>.</w:t>
      </w:r>
      <w:r w:rsidR="00097C41">
        <w:rPr>
          <w:rStyle w:val="SubtleEmphasis"/>
        </w:rPr>
        <w:t xml:space="preserve"> Alternative Approaches Explored</w:t>
      </w:r>
    </w:p>
    <w:p w14:paraId="69BC17F5" w14:textId="77777777" w:rsidR="009528FC" w:rsidRPr="00090FB1" w:rsidRDefault="009528FC" w:rsidP="00090FB1">
      <w:pPr>
        <w:rPr>
          <w:rStyle w:val="SubtleEmphasis"/>
          <w:i w:val="0"/>
          <w:iCs w:val="0"/>
        </w:rPr>
      </w:pPr>
    </w:p>
    <w:p w14:paraId="7A9FA04D" w14:textId="5ED194BF" w:rsidR="00090FB1" w:rsidRDefault="00090FB1" w:rsidP="00090FB1">
      <w:pPr>
        <w:shd w:val="clear" w:color="auto" w:fill="DAEEF3" w:themeFill="accent5" w:themeFillTint="33"/>
        <w:rPr>
          <w:rFonts w:ascii="Aptos Narrow" w:hAnsi="Aptos Narrow"/>
        </w:rPr>
      </w:pPr>
      <w:bookmarkStart w:id="828" w:name="OLE_LINK33"/>
      <w:r>
        <w:rPr>
          <w:rFonts w:ascii="Aptos Narrow" w:hAnsi="Aptos Narrow"/>
        </w:rPr>
        <w:t xml:space="preserve">Model Owner: </w:t>
      </w:r>
    </w:p>
    <w:p w14:paraId="5633478D" w14:textId="77777777" w:rsidR="00071C70" w:rsidRPr="00071C70" w:rsidRDefault="00071C70" w:rsidP="0042112B">
      <w:pPr>
        <w:shd w:val="clear" w:color="auto" w:fill="DAEEF3" w:themeFill="accent5" w:themeFillTint="33"/>
        <w:jc w:val="both"/>
        <w:rPr>
          <w:rFonts w:ascii="Aptos Narrow" w:hAnsi="Aptos Narrow"/>
        </w:rPr>
      </w:pPr>
      <w:r w:rsidRPr="00071C70">
        <w:rPr>
          <w:rFonts w:ascii="Aptos Narrow" w:hAnsi="Aptos Narrow"/>
        </w:rPr>
        <w:t>The Alipay fraud detection model is a rule-based system, meaning that it does not rely on statistical estimation or machine learning techniques. Instead, the model's approach is driven by a set of predefined rules and expert-defined thresholds designed to assess transactions for fraud risk. These rules are based on industry knowledge, regulatory requirements, and historical fraud patterns. As such, this model's construction involves the selection and fine-tuning of these rules rather than statistical modeling or machine learning algorithm training.</w:t>
      </w:r>
    </w:p>
    <w:p w14:paraId="084CE310" w14:textId="77777777" w:rsidR="00071C70" w:rsidRPr="00071C70" w:rsidRDefault="00071C70" w:rsidP="0042112B">
      <w:pPr>
        <w:shd w:val="clear" w:color="auto" w:fill="DAEEF3" w:themeFill="accent5" w:themeFillTint="33"/>
        <w:jc w:val="both"/>
        <w:rPr>
          <w:rFonts w:ascii="Aptos Narrow" w:hAnsi="Aptos Narrow"/>
        </w:rPr>
      </w:pPr>
    </w:p>
    <w:p w14:paraId="1A7C1129" w14:textId="08AF9370" w:rsidR="00071C70" w:rsidRDefault="00071C70" w:rsidP="0042112B">
      <w:pPr>
        <w:shd w:val="clear" w:color="auto" w:fill="DAEEF3" w:themeFill="accent5" w:themeFillTint="33"/>
        <w:jc w:val="both"/>
        <w:rPr>
          <w:rFonts w:ascii="Aptos Narrow" w:hAnsi="Aptos Narrow"/>
        </w:rPr>
      </w:pPr>
      <w:r w:rsidRPr="00071C70">
        <w:rPr>
          <w:rFonts w:ascii="Aptos Narrow" w:hAnsi="Aptos Narrow"/>
        </w:rPr>
        <w:t>Given the nature of the problem—detecting fraud in real-time peer-to-peer (P2P) transactions—a more complex machine learning or statistical model like logistic regression or linear regression would likely not be as effective. These simpler models may not capture the intricate, evolving nature of fraud patterns in the same way a rule-based system can, especially given that fraud detection often requires adaptability to emerging trends and dynamic data. Therefore, while simpler models could theoretically be applied, they would not provide the same level of accuracy and flexibility needed to address the business problem effectively.</w:t>
      </w:r>
    </w:p>
    <w:p w14:paraId="269A99BE" w14:textId="77777777" w:rsidR="00071C70" w:rsidRDefault="00071C70" w:rsidP="00071C70">
      <w:pPr>
        <w:shd w:val="clear" w:color="auto" w:fill="DAEEF3" w:themeFill="accent5" w:themeFillTint="33"/>
        <w:rPr>
          <w:rFonts w:ascii="Aptos Narrow" w:hAnsi="Aptos Narrow"/>
        </w:rPr>
      </w:pPr>
    </w:p>
    <w:bookmarkEnd w:id="828"/>
    <w:p w14:paraId="5F57A4A6" w14:textId="77777777" w:rsidR="00837F41" w:rsidRDefault="00837F41" w:rsidP="00090FB1"/>
    <w:p w14:paraId="1B61539E" w14:textId="5DC0F6A3" w:rsidR="00090FB1" w:rsidRDefault="00090FB1" w:rsidP="0056016F">
      <w:pPr>
        <w:pStyle w:val="Heading4"/>
        <w:rPr>
          <w:lang w:eastAsia="en-US"/>
        </w:rPr>
      </w:pPr>
      <w:r>
        <w:rPr>
          <w:lang w:eastAsia="en-US"/>
        </w:rPr>
        <w:t>Model Structure/Formulae</w:t>
      </w:r>
    </w:p>
    <w:p w14:paraId="6A911FDF" w14:textId="6914E4FC" w:rsidR="00090FB1" w:rsidRDefault="00090FB1" w:rsidP="00090FB1">
      <w:pPr>
        <w:rPr>
          <w:rStyle w:val="SubtleEmphasis"/>
        </w:rPr>
      </w:pPr>
      <w:r>
        <w:rPr>
          <w:i/>
          <w:iCs/>
          <w:color w:val="595959" w:themeColor="text1" w:themeTint="A6"/>
        </w:rPr>
        <w:t>Detail all relevant mathematical equations applied in the model with a clear explanation of the notation</w:t>
      </w:r>
      <w:r>
        <w:rPr>
          <w:rStyle w:val="SubtleEmphasis"/>
        </w:rPr>
        <w:t xml:space="preserve">. Describe the model inputs and outputs if not already provided in </w:t>
      </w:r>
      <w:r w:rsidR="004F39CA">
        <w:rPr>
          <w:rStyle w:val="SubtleEmphasis"/>
        </w:rPr>
        <w:t>S</w:t>
      </w:r>
      <w:r>
        <w:rPr>
          <w:rStyle w:val="SubtleEmphasis"/>
        </w:rPr>
        <w:t xml:space="preserve">ection </w:t>
      </w:r>
      <w:r w:rsidR="003F6733">
        <w:rPr>
          <w:rStyle w:val="SubtleEmphasis"/>
        </w:rPr>
        <w:t>2</w:t>
      </w:r>
      <w:r>
        <w:rPr>
          <w:rStyle w:val="SubtleEmphasis"/>
        </w:rPr>
        <w:t>.1.3.5.</w:t>
      </w:r>
      <w:r w:rsidR="00097C41">
        <w:rPr>
          <w:rStyle w:val="SubtleEmphasis"/>
        </w:rPr>
        <w:t xml:space="preserve"> Variable Definitions</w:t>
      </w:r>
      <w:r>
        <w:rPr>
          <w:rStyle w:val="SubtleEmphasis"/>
        </w:rPr>
        <w:t xml:space="preserve"> </w:t>
      </w:r>
    </w:p>
    <w:p w14:paraId="4CE48D31" w14:textId="77777777" w:rsidR="003F6733" w:rsidRDefault="003F6733" w:rsidP="00090FB1">
      <w:pPr>
        <w:rPr>
          <w:rStyle w:val="SubtleEmphasis"/>
        </w:rPr>
      </w:pPr>
    </w:p>
    <w:p w14:paraId="67BA9FFF" w14:textId="546ED738" w:rsidR="00090FB1" w:rsidRDefault="00090FB1" w:rsidP="00090FB1">
      <w:pPr>
        <w:rPr>
          <w:rStyle w:val="SubtleEmphasis"/>
        </w:rPr>
      </w:pPr>
      <w:r>
        <w:rPr>
          <w:rStyle w:val="SubtleEmphasis"/>
        </w:rPr>
        <w:t xml:space="preserve">Note: This section applies to all models and should be especially detailed for models that were not developed through statistical </w:t>
      </w:r>
      <w:r w:rsidR="009528FC">
        <w:rPr>
          <w:rStyle w:val="SubtleEmphasis"/>
        </w:rPr>
        <w:t xml:space="preserve">or machine learning </w:t>
      </w:r>
      <w:r>
        <w:rPr>
          <w:rStyle w:val="SubtleEmphasis"/>
        </w:rPr>
        <w:t xml:space="preserve">analysis of empirical data (e.g., the market risk / trading models based on financial theory). For these models, the rationale for the </w:t>
      </w:r>
      <w:proofErr w:type="gramStart"/>
      <w:r>
        <w:rPr>
          <w:rStyle w:val="SubtleEmphasis"/>
        </w:rPr>
        <w:t>particular choice</w:t>
      </w:r>
      <w:proofErr w:type="gramEnd"/>
      <w:r>
        <w:rPr>
          <w:rStyle w:val="SubtleEmphasis"/>
        </w:rPr>
        <w:t xml:space="preserve"> of inputs (e.g., prices, interest rates, volatilities, variance/covariance matrices) should be provided.</w:t>
      </w:r>
    </w:p>
    <w:p w14:paraId="4BC30C2A" w14:textId="77777777" w:rsidR="00090FB1" w:rsidRDefault="00090FB1" w:rsidP="00090FB1">
      <w:pPr>
        <w:rPr>
          <w:rStyle w:val="SubtleEmphasis"/>
        </w:rPr>
      </w:pPr>
    </w:p>
    <w:p w14:paraId="4D696ACC" w14:textId="3554126F" w:rsidR="00090FB1" w:rsidRDefault="00090FB1" w:rsidP="00090FB1">
      <w:pPr>
        <w:shd w:val="clear" w:color="auto" w:fill="DAEEF3" w:themeFill="accent5" w:themeFillTint="33"/>
        <w:rPr>
          <w:rFonts w:ascii="Aptos Narrow" w:hAnsi="Aptos Narrow"/>
        </w:rPr>
      </w:pPr>
      <w:bookmarkStart w:id="829" w:name="OLE_LINK35"/>
      <w:r>
        <w:rPr>
          <w:rFonts w:ascii="Aptos Narrow" w:hAnsi="Aptos Narrow"/>
        </w:rPr>
        <w:t xml:space="preserve">Model Owner: </w:t>
      </w:r>
    </w:p>
    <w:p w14:paraId="71A466ED" w14:textId="6184C678" w:rsidR="00B74A1E" w:rsidRDefault="00530ACD" w:rsidP="0042112B">
      <w:pPr>
        <w:shd w:val="clear" w:color="auto" w:fill="DAEEF3" w:themeFill="accent5" w:themeFillTint="33"/>
        <w:jc w:val="both"/>
        <w:rPr>
          <w:rFonts w:ascii="Aptos Narrow" w:hAnsi="Aptos Narrow"/>
        </w:rPr>
      </w:pPr>
      <w:r>
        <w:rPr>
          <w:rFonts w:ascii="Aptos Narrow" w:hAnsi="Aptos Narrow"/>
        </w:rPr>
        <w:t>Faud prevention is focused on identifying and reducing</w:t>
      </w:r>
      <w:r w:rsidR="00B74A1E">
        <w:rPr>
          <w:rFonts w:ascii="Aptos Narrow" w:hAnsi="Aptos Narrow"/>
        </w:rPr>
        <w:t xml:space="preserve"> and reducing fraud up front. Detection is a component of prevention, whether </w:t>
      </w:r>
      <w:proofErr w:type="gramStart"/>
      <w:r w:rsidR="00B74A1E">
        <w:rPr>
          <w:rFonts w:ascii="Aptos Narrow" w:hAnsi="Aptos Narrow"/>
        </w:rPr>
        <w:t>the fraud</w:t>
      </w:r>
      <w:proofErr w:type="gramEnd"/>
      <w:r w:rsidR="00B74A1E">
        <w:rPr>
          <w:rFonts w:ascii="Aptos Narrow" w:hAnsi="Aptos Narrow"/>
        </w:rPr>
        <w:t xml:space="preserve"> is perpetrated by the actual customer</w:t>
      </w:r>
      <w:r w:rsidR="00BC2694">
        <w:rPr>
          <w:rFonts w:ascii="Aptos Narrow" w:hAnsi="Aptos Narrow"/>
        </w:rPr>
        <w:t xml:space="preserve"> or by a criminal stealing access information and creating a fraudulent remittance.</w:t>
      </w:r>
    </w:p>
    <w:p w14:paraId="268A85C8" w14:textId="77777777" w:rsidR="00B74A1E" w:rsidRDefault="00B74A1E" w:rsidP="0042112B">
      <w:pPr>
        <w:shd w:val="clear" w:color="auto" w:fill="DAEEF3" w:themeFill="accent5" w:themeFillTint="33"/>
        <w:jc w:val="both"/>
        <w:rPr>
          <w:rFonts w:ascii="Aptos Narrow" w:hAnsi="Aptos Narrow"/>
        </w:rPr>
      </w:pPr>
    </w:p>
    <w:p w14:paraId="0872E375" w14:textId="233A9A55" w:rsidR="00071C70" w:rsidRPr="00071C70" w:rsidRDefault="00071C70" w:rsidP="0042112B">
      <w:pPr>
        <w:shd w:val="clear" w:color="auto" w:fill="DAEEF3" w:themeFill="accent5" w:themeFillTint="33"/>
        <w:jc w:val="both"/>
        <w:rPr>
          <w:rFonts w:ascii="Aptos Narrow" w:hAnsi="Aptos Narrow"/>
        </w:rPr>
      </w:pPr>
      <w:r w:rsidRPr="00071C70">
        <w:rPr>
          <w:rFonts w:ascii="Aptos Narrow" w:hAnsi="Aptos Narrow"/>
        </w:rPr>
        <w:t>The Alipay fraud detection model is a rule-based system and does not generate fraud risk scores through mathematical equations or statistical methods. Instead, the system evaluates transactions based on predefined rules and thresholds. These rules are crafted using expert judgment and are designed to identify transactions that exhibit characteristics of potential fraud.</w:t>
      </w:r>
      <w:r w:rsidR="0096017D">
        <w:rPr>
          <w:rFonts w:ascii="Aptos Narrow" w:hAnsi="Aptos Narrow"/>
        </w:rPr>
        <w:t xml:space="preserve">  </w:t>
      </w:r>
    </w:p>
    <w:p w14:paraId="3A8CB694" w14:textId="77777777" w:rsidR="00071C70" w:rsidRPr="00071C70" w:rsidRDefault="00071C70" w:rsidP="0042112B">
      <w:pPr>
        <w:shd w:val="clear" w:color="auto" w:fill="DAEEF3" w:themeFill="accent5" w:themeFillTint="33"/>
        <w:jc w:val="both"/>
        <w:rPr>
          <w:rFonts w:ascii="Aptos Narrow" w:hAnsi="Aptos Narrow"/>
        </w:rPr>
      </w:pPr>
    </w:p>
    <w:p w14:paraId="434512A6" w14:textId="3F62C8BE" w:rsidR="00071C70" w:rsidRPr="00071C70" w:rsidRDefault="00071C70" w:rsidP="0042112B">
      <w:pPr>
        <w:shd w:val="clear" w:color="auto" w:fill="DAEEF3" w:themeFill="accent5" w:themeFillTint="33"/>
        <w:jc w:val="both"/>
        <w:rPr>
          <w:rFonts w:ascii="Aptos Narrow" w:hAnsi="Aptos Narrow"/>
        </w:rPr>
      </w:pPr>
      <w:r w:rsidRPr="00071C70">
        <w:rPr>
          <w:rFonts w:ascii="Aptos Narrow" w:hAnsi="Aptos Narrow"/>
        </w:rPr>
        <w:t xml:space="preserve">The model inputs typically include transaction details such as </w:t>
      </w:r>
      <w:r>
        <w:rPr>
          <w:rFonts w:ascii="Aptos Narrow" w:hAnsi="Aptos Narrow"/>
        </w:rPr>
        <w:t xml:space="preserve">senders’ details, transfer details, recipient details </w:t>
      </w:r>
      <w:r w:rsidRPr="00071C70">
        <w:rPr>
          <w:rFonts w:ascii="Aptos Narrow" w:hAnsi="Aptos Narrow"/>
        </w:rPr>
        <w:t>and contextual transaction information. These inputs are assessed against the established rules to flag potentially fraudulent activities. The outputs of the model are binary decisions, such as whether a transaction is flagged for manual review or approved for processing.</w:t>
      </w:r>
    </w:p>
    <w:p w14:paraId="4BE93DB3" w14:textId="77777777" w:rsidR="00071C70" w:rsidRPr="00071C70" w:rsidRDefault="00071C70" w:rsidP="0042112B">
      <w:pPr>
        <w:shd w:val="clear" w:color="auto" w:fill="DAEEF3" w:themeFill="accent5" w:themeFillTint="33"/>
        <w:jc w:val="both"/>
        <w:rPr>
          <w:rFonts w:ascii="Aptos Narrow" w:hAnsi="Aptos Narrow"/>
        </w:rPr>
      </w:pPr>
    </w:p>
    <w:p w14:paraId="31F7CC83" w14:textId="4DF0DC3C" w:rsidR="00841CDA" w:rsidRDefault="00071C70" w:rsidP="0042112B">
      <w:pPr>
        <w:shd w:val="clear" w:color="auto" w:fill="DAEEF3" w:themeFill="accent5" w:themeFillTint="33"/>
        <w:jc w:val="both"/>
        <w:rPr>
          <w:rFonts w:ascii="Aptos Narrow" w:hAnsi="Aptos Narrow"/>
        </w:rPr>
      </w:pPr>
      <w:r w:rsidRPr="00071C70">
        <w:rPr>
          <w:rFonts w:ascii="Aptos Narrow" w:hAnsi="Aptos Narrow"/>
        </w:rPr>
        <w:t>Since the model does not involve the calculation of risk scores through quantitative techniques, the focus is on the application of expert-defined rules to detect suspicious transactions. The specific thresholds and rule configurations used in the model are proprietary and are based on expert insights into fraud patterns and operational requirements.</w:t>
      </w:r>
    </w:p>
    <w:p w14:paraId="067F775B" w14:textId="77777777" w:rsidR="00071C70" w:rsidRDefault="00071C70" w:rsidP="00071C70">
      <w:pPr>
        <w:shd w:val="clear" w:color="auto" w:fill="DAEEF3" w:themeFill="accent5" w:themeFillTint="33"/>
        <w:rPr>
          <w:rFonts w:ascii="Aptos Narrow" w:hAnsi="Aptos Narrow"/>
        </w:rPr>
      </w:pPr>
    </w:p>
    <w:bookmarkEnd w:id="829"/>
    <w:p w14:paraId="7EBC624C" w14:textId="77777777" w:rsidR="00837F41" w:rsidRDefault="00837F41" w:rsidP="00090FB1">
      <w:pPr>
        <w:rPr>
          <w:lang w:eastAsia="en-US"/>
        </w:rPr>
      </w:pPr>
    </w:p>
    <w:p w14:paraId="7168117C" w14:textId="43657D70" w:rsidR="003F6733" w:rsidRPr="003F6733" w:rsidRDefault="003F6733" w:rsidP="0056016F">
      <w:pPr>
        <w:pStyle w:val="Heading4"/>
        <w:rPr>
          <w:lang w:eastAsia="en-US"/>
        </w:rPr>
      </w:pPr>
      <w:r>
        <w:rPr>
          <w:lang w:eastAsia="en-US"/>
        </w:rPr>
        <w:t>Alternative Approaches Explored</w:t>
      </w:r>
    </w:p>
    <w:p w14:paraId="15E0CF21" w14:textId="77777777" w:rsidR="009528FC" w:rsidRPr="009528FC" w:rsidRDefault="009528FC" w:rsidP="009528FC">
      <w:pPr>
        <w:rPr>
          <w:rStyle w:val="SubtleEmphasis"/>
        </w:rPr>
      </w:pPr>
      <w:r w:rsidRPr="009528FC">
        <w:rPr>
          <w:rStyle w:val="SubtleEmphasis"/>
        </w:rPr>
        <w:t xml:space="preserve">Describe how the selected model theory/methodology (and estimation technique, if applicable) compares with industry practices for similar models and provide rigorous support for a selected approach that is non-standard or innovative. Provide references to industry and academic publications supporting the choice of this modeling methodology. </w:t>
      </w:r>
    </w:p>
    <w:p w14:paraId="6090212A" w14:textId="77777777" w:rsidR="009528FC" w:rsidRDefault="009528FC" w:rsidP="009528FC">
      <w:pPr>
        <w:rPr>
          <w:rStyle w:val="SubtleEmphasis"/>
        </w:rPr>
      </w:pPr>
    </w:p>
    <w:p w14:paraId="6C76DB29" w14:textId="1E027D5D" w:rsidR="009528FC" w:rsidRPr="009528FC" w:rsidRDefault="009528FC" w:rsidP="009528FC">
      <w:pPr>
        <w:rPr>
          <w:rStyle w:val="SubtleEmphasis"/>
        </w:rPr>
      </w:pPr>
      <w:r w:rsidRPr="009528FC">
        <w:rPr>
          <w:rStyle w:val="SubtleEmphasis"/>
        </w:rPr>
        <w:t xml:space="preserve">Describe alternative modeling approaches (including alternative estimation/numerical techniques, if applicable) that were considered and why they were not selected. Provide references to industry and academic publications discussing </w:t>
      </w:r>
      <w:proofErr w:type="gramStart"/>
      <w:r w:rsidRPr="009528FC">
        <w:rPr>
          <w:rStyle w:val="SubtleEmphasis"/>
        </w:rPr>
        <w:t>the alternative</w:t>
      </w:r>
      <w:proofErr w:type="gramEnd"/>
      <w:r w:rsidRPr="009528FC">
        <w:rPr>
          <w:rStyle w:val="SubtleEmphasis"/>
        </w:rPr>
        <w:t xml:space="preserve"> methodologies.</w:t>
      </w:r>
    </w:p>
    <w:p w14:paraId="23B60BFA" w14:textId="77777777" w:rsidR="009528FC" w:rsidRDefault="009528FC" w:rsidP="009528FC">
      <w:pPr>
        <w:rPr>
          <w:rStyle w:val="SubtleEmphasis"/>
        </w:rPr>
      </w:pPr>
    </w:p>
    <w:p w14:paraId="26C29A40" w14:textId="5C0A628A" w:rsidR="009528FC" w:rsidRPr="009528FC" w:rsidRDefault="009528FC" w:rsidP="009528FC">
      <w:pPr>
        <w:rPr>
          <w:rStyle w:val="SubtleEmphasis"/>
        </w:rPr>
      </w:pPr>
      <w:r w:rsidRPr="00430B2B">
        <w:rPr>
          <w:rStyle w:val="SubtleEmphasis"/>
          <w:u w:val="single"/>
        </w:rPr>
        <w:t xml:space="preserve">For machine learning </w:t>
      </w:r>
      <w:r w:rsidR="00430B2B">
        <w:rPr>
          <w:rStyle w:val="SubtleEmphasis"/>
          <w:u w:val="single"/>
        </w:rPr>
        <w:t xml:space="preserve">(ML) </w:t>
      </w:r>
      <w:r w:rsidRPr="00430B2B">
        <w:rPr>
          <w:rStyle w:val="SubtleEmphasis"/>
          <w:u w:val="single"/>
        </w:rPr>
        <w:t>models</w:t>
      </w:r>
      <w:r w:rsidRPr="009528FC">
        <w:rPr>
          <w:rStyle w:val="SubtleEmphasis"/>
        </w:rPr>
        <w:t xml:space="preserve">, provide performance comparison between the self-explanatory model and the selected ML model and a discussion on the trade-offs between model performance and transparency/interpretability. If a self-explanatory model is viable, also provide analysis/test/comparison results with related data/scripts/outputs if any to support the discussion. </w:t>
      </w:r>
    </w:p>
    <w:p w14:paraId="1607FE5A" w14:textId="77777777" w:rsidR="009528FC" w:rsidRDefault="009528FC" w:rsidP="009528FC">
      <w:pPr>
        <w:rPr>
          <w:rStyle w:val="SubtleEmphasis"/>
        </w:rPr>
      </w:pPr>
    </w:p>
    <w:p w14:paraId="1EE7CFEB" w14:textId="19F6397C" w:rsidR="003F6733" w:rsidRDefault="009528FC" w:rsidP="009528FC">
      <w:pPr>
        <w:rPr>
          <w:rStyle w:val="SubtleEmphasis"/>
        </w:rPr>
      </w:pPr>
      <w:r w:rsidRPr="009528FC">
        <w:rPr>
          <w:rStyle w:val="SubtleEmphasis"/>
        </w:rPr>
        <w:t xml:space="preserve">Provide a comparative narrative for the selected ML model vs. other comparable/state-of-the-art methodologies with a discussion on the advantages and disadvantages of the selected ML model vs. </w:t>
      </w:r>
      <w:proofErr w:type="gramStart"/>
      <w:r w:rsidRPr="009528FC">
        <w:rPr>
          <w:rStyle w:val="SubtleEmphasis"/>
        </w:rPr>
        <w:t>the alternatives</w:t>
      </w:r>
      <w:proofErr w:type="gramEnd"/>
      <w:r w:rsidRPr="009528FC">
        <w:rPr>
          <w:rStyle w:val="SubtleEmphasis"/>
        </w:rPr>
        <w:t>.</w:t>
      </w:r>
    </w:p>
    <w:p w14:paraId="3E3856FE" w14:textId="77777777" w:rsidR="003F6733" w:rsidRDefault="003F6733" w:rsidP="003F6733">
      <w:pPr>
        <w:rPr>
          <w:rStyle w:val="SubtleEmphasis"/>
        </w:rPr>
      </w:pPr>
    </w:p>
    <w:p w14:paraId="36E90743" w14:textId="1819F0F4" w:rsidR="003F6733" w:rsidRDefault="003F6733" w:rsidP="003F6733">
      <w:pPr>
        <w:shd w:val="clear" w:color="auto" w:fill="DAEEF3" w:themeFill="accent5" w:themeFillTint="33"/>
        <w:rPr>
          <w:rFonts w:ascii="Aptos Narrow" w:hAnsi="Aptos Narrow"/>
        </w:rPr>
      </w:pPr>
      <w:bookmarkStart w:id="830" w:name="OLE_LINK39"/>
      <w:r>
        <w:rPr>
          <w:rFonts w:ascii="Aptos Narrow" w:hAnsi="Aptos Narrow"/>
        </w:rPr>
        <w:t xml:space="preserve">Model Owner: </w:t>
      </w:r>
    </w:p>
    <w:p w14:paraId="24C867E0" w14:textId="200B514D" w:rsidR="003F6733" w:rsidRDefault="00165766" w:rsidP="0042112B">
      <w:pPr>
        <w:shd w:val="clear" w:color="auto" w:fill="DAEEF3" w:themeFill="accent5" w:themeFillTint="33"/>
        <w:jc w:val="both"/>
        <w:rPr>
          <w:rFonts w:ascii="Aptos Narrow" w:hAnsi="Aptos Narrow"/>
        </w:rPr>
      </w:pPr>
      <w:r w:rsidRPr="00165766">
        <w:rPr>
          <w:rFonts w:ascii="Aptos Narrow" w:hAnsi="Aptos Narrow"/>
        </w:rPr>
        <w:t xml:space="preserve">The Alipay fraud detection model is a rule-based system, which operates using a set of predefined rules rather than machine learning techniques. Therefore, there were no alternative modeling approaches such as machine learning (ML) or statistical methods considered and not selected for this particular use case. </w:t>
      </w:r>
    </w:p>
    <w:p w14:paraId="7E8FF09C" w14:textId="63D93360" w:rsidR="00165766" w:rsidRDefault="00165766" w:rsidP="0042112B">
      <w:pPr>
        <w:shd w:val="clear" w:color="auto" w:fill="DAEEF3" w:themeFill="accent5" w:themeFillTint="33"/>
        <w:jc w:val="both"/>
        <w:rPr>
          <w:rFonts w:ascii="Aptos Narrow" w:hAnsi="Aptos Narrow"/>
        </w:rPr>
      </w:pPr>
      <w:r>
        <w:rPr>
          <w:rFonts w:ascii="Aptos Narrow" w:hAnsi="Aptos Narrow"/>
        </w:rPr>
        <w:t>The</w:t>
      </w:r>
      <w:r w:rsidRPr="00165766">
        <w:rPr>
          <w:rFonts w:ascii="Aptos Narrow" w:hAnsi="Aptos Narrow"/>
        </w:rPr>
        <w:t xml:space="preserve"> </w:t>
      </w:r>
      <w:r>
        <w:rPr>
          <w:rFonts w:ascii="Aptos Narrow" w:hAnsi="Aptos Narrow"/>
        </w:rPr>
        <w:t>model is</w:t>
      </w:r>
      <w:r w:rsidRPr="00165766">
        <w:rPr>
          <w:rFonts w:ascii="Aptos Narrow" w:hAnsi="Aptos Narrow"/>
        </w:rPr>
        <w:t xml:space="preserve"> easily understood and </w:t>
      </w:r>
      <w:r w:rsidR="0042112B" w:rsidRPr="00165766">
        <w:rPr>
          <w:rFonts w:ascii="Aptos Narrow" w:hAnsi="Aptos Narrow"/>
        </w:rPr>
        <w:t>provides</w:t>
      </w:r>
      <w:r w:rsidRPr="00165766">
        <w:rPr>
          <w:rFonts w:ascii="Aptos Narrow" w:hAnsi="Aptos Narrow"/>
        </w:rPr>
        <w:t xml:space="preserve"> clear, actionable results based on expert knowledge and business intuition. This makes the rule-based system particularly suitable for environments where fraud detection needs to be immediate and where stakeholders require clear reasons for each decision.</w:t>
      </w:r>
    </w:p>
    <w:p w14:paraId="3745C5F5" w14:textId="77777777" w:rsidR="003F6733" w:rsidRDefault="003F6733" w:rsidP="0042112B">
      <w:pPr>
        <w:shd w:val="clear" w:color="auto" w:fill="DAEEF3" w:themeFill="accent5" w:themeFillTint="33"/>
        <w:jc w:val="both"/>
        <w:rPr>
          <w:rFonts w:ascii="Aptos Narrow" w:hAnsi="Aptos Narrow"/>
        </w:rPr>
      </w:pPr>
    </w:p>
    <w:p w14:paraId="17E167BB" w14:textId="2FA1D5C7" w:rsidR="00165766" w:rsidRDefault="00165766" w:rsidP="0042112B">
      <w:pPr>
        <w:shd w:val="clear" w:color="auto" w:fill="DAEEF3" w:themeFill="accent5" w:themeFillTint="33"/>
        <w:jc w:val="both"/>
        <w:rPr>
          <w:rFonts w:ascii="Aptos Narrow" w:hAnsi="Aptos Narrow"/>
        </w:rPr>
      </w:pPr>
      <w:r w:rsidRPr="00165766">
        <w:rPr>
          <w:rFonts w:ascii="Aptos Narrow" w:hAnsi="Aptos Narrow"/>
        </w:rPr>
        <w:t xml:space="preserve">Given that the Alipay fraud detection model already meets these operational requirements, no other methodologies were explored or considered as alternatives. The model is built to address the immediate fraud detection needs effectively using predefined rules and thresholds, ensuring it operates efficiently without the </w:t>
      </w:r>
      <w:r w:rsidRPr="00165766">
        <w:rPr>
          <w:rFonts w:ascii="Aptos Narrow" w:hAnsi="Aptos Narrow"/>
        </w:rPr>
        <w:lastRenderedPageBreak/>
        <w:t>complexity and resource requirements associated with machine learning models. Therefore, no performance comparison or trade-off analysis was conducted between machine learning models and the selected rule-based approach.</w:t>
      </w:r>
    </w:p>
    <w:p w14:paraId="1B153B65" w14:textId="77777777" w:rsidR="00165766" w:rsidRDefault="00165766" w:rsidP="003F6733">
      <w:pPr>
        <w:shd w:val="clear" w:color="auto" w:fill="DAEEF3" w:themeFill="accent5" w:themeFillTint="33"/>
        <w:rPr>
          <w:rFonts w:ascii="Aptos Narrow" w:hAnsi="Aptos Narrow"/>
        </w:rPr>
      </w:pPr>
    </w:p>
    <w:bookmarkEnd w:id="830"/>
    <w:p w14:paraId="0524EECD" w14:textId="77777777" w:rsidR="003F6733" w:rsidRDefault="003F6733" w:rsidP="003F6733"/>
    <w:p w14:paraId="67028FF2" w14:textId="77777777" w:rsidR="003F6733" w:rsidRDefault="003F6733" w:rsidP="003F6733"/>
    <w:p w14:paraId="7C3B1661" w14:textId="77777777" w:rsidR="003F6733" w:rsidRDefault="003F6733" w:rsidP="00C65F28">
      <w:pPr>
        <w:pStyle w:val="Heading3"/>
      </w:pPr>
      <w:bookmarkStart w:id="831" w:name="_Toc191977180"/>
      <w:r>
        <w:t>Segmentation Approach</w:t>
      </w:r>
      <w:bookmarkEnd w:id="831"/>
    </w:p>
    <w:p w14:paraId="21B08A89" w14:textId="0B6015E1" w:rsidR="003F6733" w:rsidRDefault="009528FC" w:rsidP="003F6733">
      <w:pPr>
        <w:rPr>
          <w:rStyle w:val="SubtleEmphasis"/>
        </w:rPr>
      </w:pPr>
      <w:r>
        <w:rPr>
          <w:rStyle w:val="SubtleEmphasis"/>
        </w:rPr>
        <w:t>Describe and justify the selected model segmentation scheme (or lack thereof), including any related quantitative analyses performed and subject matter expert qualitative consideration</w:t>
      </w:r>
      <w:r w:rsidR="005A594C">
        <w:rPr>
          <w:rStyle w:val="SubtleEmphasis"/>
        </w:rPr>
        <w:t>s</w:t>
      </w:r>
      <w:r w:rsidR="003F6733">
        <w:rPr>
          <w:rStyle w:val="SubtleEmphasis"/>
        </w:rPr>
        <w:t>. Provide the segmentation waterfall logic, if applicable. Assess the impact of the selected segmentation scheme on the model estimation and output.</w:t>
      </w:r>
    </w:p>
    <w:p w14:paraId="1BA873C0" w14:textId="77777777" w:rsidR="003F6733" w:rsidRDefault="003F6733" w:rsidP="003F6733">
      <w:pPr>
        <w:rPr>
          <w:rStyle w:val="SubtleEmphasis"/>
        </w:rPr>
      </w:pPr>
    </w:p>
    <w:p w14:paraId="237D7F82" w14:textId="77777777" w:rsidR="009528FC" w:rsidRDefault="009528FC" w:rsidP="009528FC">
      <w:pPr>
        <w:rPr>
          <w:rStyle w:val="SubtleEmphasis"/>
        </w:rPr>
      </w:pPr>
      <w:r>
        <w:rPr>
          <w:rStyle w:val="SubtleEmphasis"/>
        </w:rPr>
        <w:t>If in-model segmentation approach was followed (rather than developing separate equations/model objects for each segment), explain this with the rationale for going the route of in-model segmentation.</w:t>
      </w:r>
    </w:p>
    <w:p w14:paraId="1C6F9EA7" w14:textId="77777777" w:rsidR="009528FC" w:rsidRDefault="009528FC" w:rsidP="003F6733">
      <w:pPr>
        <w:rPr>
          <w:rStyle w:val="SubtleEmphasis"/>
        </w:rPr>
      </w:pPr>
    </w:p>
    <w:p w14:paraId="3A223335" w14:textId="5DEE90DC" w:rsidR="003F6733" w:rsidRDefault="003F6733" w:rsidP="003F6733">
      <w:pPr>
        <w:shd w:val="clear" w:color="auto" w:fill="DAEEF3" w:themeFill="accent5" w:themeFillTint="33"/>
        <w:rPr>
          <w:rFonts w:ascii="Aptos Narrow" w:hAnsi="Aptos Narrow"/>
        </w:rPr>
      </w:pPr>
      <w:bookmarkStart w:id="832" w:name="OLE_LINK42"/>
      <w:r>
        <w:rPr>
          <w:rFonts w:ascii="Aptos Narrow" w:hAnsi="Aptos Narrow"/>
        </w:rPr>
        <w:t xml:space="preserve">Model Owner: </w:t>
      </w:r>
    </w:p>
    <w:p w14:paraId="1B3167F5" w14:textId="3C651490" w:rsidR="008934DC" w:rsidRDefault="00165766" w:rsidP="0042112B">
      <w:pPr>
        <w:shd w:val="clear" w:color="auto" w:fill="DAEEF3" w:themeFill="accent5" w:themeFillTint="33"/>
        <w:jc w:val="both"/>
        <w:rPr>
          <w:rFonts w:ascii="Aptos Narrow" w:hAnsi="Aptos Narrow"/>
        </w:rPr>
      </w:pPr>
      <w:r w:rsidRPr="00165766">
        <w:rPr>
          <w:rFonts w:ascii="Aptos Narrow" w:hAnsi="Aptos Narrow"/>
          <w:lang w:val="en-IN"/>
        </w:rPr>
        <w:t>For the Alipay fraud detection model, no specific segmentation approach was employed. The model operates as a rule-based system, and fraud risk detection is carried out using a uniform set of predefined rules applied to all transactions.</w:t>
      </w:r>
      <w:r>
        <w:rPr>
          <w:rFonts w:ascii="Aptos Narrow" w:hAnsi="Aptos Narrow"/>
          <w:lang w:val="en-IN"/>
        </w:rPr>
        <w:t xml:space="preserve"> </w:t>
      </w:r>
      <w:r w:rsidRPr="00165766">
        <w:rPr>
          <w:rFonts w:ascii="Aptos Narrow" w:hAnsi="Aptos Narrow"/>
        </w:rPr>
        <w:t>This is in line with the design of the model, which aims to provide a consistent approach for detecting fraudulent activity across the entire transaction pool.</w:t>
      </w:r>
    </w:p>
    <w:p w14:paraId="47D63CBA" w14:textId="77777777" w:rsidR="00165766" w:rsidRDefault="00165766" w:rsidP="0042112B">
      <w:pPr>
        <w:shd w:val="clear" w:color="auto" w:fill="DAEEF3" w:themeFill="accent5" w:themeFillTint="33"/>
        <w:jc w:val="both"/>
        <w:rPr>
          <w:rFonts w:ascii="Aptos Narrow" w:hAnsi="Aptos Narrow"/>
        </w:rPr>
      </w:pPr>
    </w:p>
    <w:p w14:paraId="5C5A223C" w14:textId="359E5472" w:rsidR="00165766" w:rsidRDefault="00165766" w:rsidP="0042112B">
      <w:pPr>
        <w:shd w:val="clear" w:color="auto" w:fill="DAEEF3" w:themeFill="accent5" w:themeFillTint="33"/>
        <w:jc w:val="both"/>
        <w:rPr>
          <w:rFonts w:ascii="Aptos Narrow" w:hAnsi="Aptos Narrow"/>
        </w:rPr>
      </w:pPr>
      <w:r w:rsidRPr="00165766">
        <w:rPr>
          <w:rFonts w:ascii="Aptos Narrow" w:hAnsi="Aptos Narrow"/>
        </w:rPr>
        <w:t>The decision to not implement a segmentation approach stems from the operational needs of the system, which prioritize simplicity, speed, and interpretability. By using a uniform rule-based system, Alipay ensures that fraud detection is applied consistently across all transactions without the need for complex segmentation logic, which could potentially slow down processing time or introduce inconsistencies in decision-making.</w:t>
      </w:r>
    </w:p>
    <w:p w14:paraId="31BC0414" w14:textId="77777777" w:rsidR="009A024C" w:rsidRDefault="009A024C" w:rsidP="0042112B">
      <w:pPr>
        <w:shd w:val="clear" w:color="auto" w:fill="DAEEF3" w:themeFill="accent5" w:themeFillTint="33"/>
        <w:jc w:val="both"/>
        <w:rPr>
          <w:rFonts w:ascii="Aptos Narrow" w:hAnsi="Aptos Narrow"/>
        </w:rPr>
      </w:pPr>
    </w:p>
    <w:p w14:paraId="0EB062B4" w14:textId="6A0BF4E8" w:rsidR="00165766" w:rsidRDefault="00165766" w:rsidP="0042112B">
      <w:pPr>
        <w:shd w:val="clear" w:color="auto" w:fill="DAEEF3" w:themeFill="accent5" w:themeFillTint="33"/>
        <w:jc w:val="both"/>
        <w:rPr>
          <w:rFonts w:ascii="Aptos Narrow" w:hAnsi="Aptos Narrow"/>
        </w:rPr>
      </w:pPr>
      <w:r w:rsidRPr="00165766">
        <w:rPr>
          <w:rFonts w:ascii="Aptos Narrow" w:hAnsi="Aptos Narrow"/>
        </w:rPr>
        <w:t>The lack of segmentation also does not negatively impact the accuracy of the fraud detection process, as the rules and thresholds are designed to cover a wide range of fraud scenarios comprehensively. Consequently, no in-model segmentation approach was followed, and all transactions are evaluated uniformly, providing simplicity and operational efficiency.</w:t>
      </w:r>
    </w:p>
    <w:p w14:paraId="7833008B" w14:textId="77777777" w:rsidR="003F6733" w:rsidRDefault="003F6733" w:rsidP="003F6733">
      <w:pPr>
        <w:shd w:val="clear" w:color="auto" w:fill="DAEEF3" w:themeFill="accent5" w:themeFillTint="33"/>
        <w:rPr>
          <w:rFonts w:ascii="Aptos Narrow" w:hAnsi="Aptos Narrow"/>
        </w:rPr>
      </w:pPr>
    </w:p>
    <w:bookmarkEnd w:id="832"/>
    <w:p w14:paraId="635B4B0C" w14:textId="77777777" w:rsidR="00CB303D" w:rsidRDefault="00CB303D" w:rsidP="003F6733"/>
    <w:p w14:paraId="52993F79" w14:textId="77777777" w:rsidR="00CB303D" w:rsidRDefault="00CB303D" w:rsidP="00C65F28">
      <w:pPr>
        <w:pStyle w:val="Heading3"/>
      </w:pPr>
      <w:bookmarkStart w:id="833" w:name="_Toc191977181"/>
      <w:r>
        <w:t>Model Settings</w:t>
      </w:r>
      <w:bookmarkEnd w:id="833"/>
    </w:p>
    <w:p w14:paraId="489F64CF" w14:textId="4F98C2E8" w:rsidR="00CB303D" w:rsidRDefault="00636F7C" w:rsidP="00CB303D">
      <w:pPr>
        <w:rPr>
          <w:rStyle w:val="SubtleEmphasis"/>
        </w:rPr>
      </w:pPr>
      <w:r>
        <w:rPr>
          <w:rStyle w:val="SubtleEmphasis"/>
        </w:rPr>
        <w:t xml:space="preserve">If applicable, describe </w:t>
      </w:r>
      <w:r w:rsidR="00CB303D">
        <w:rPr>
          <w:rStyle w:val="SubtleEmphasis"/>
        </w:rPr>
        <w:t xml:space="preserve">model settings and parameters, including vendor model customizations. For example, a vendor model may offer alternative interest rate term structures for valuation purposes. </w:t>
      </w:r>
      <w:r w:rsidR="005A594C">
        <w:rPr>
          <w:rStyle w:val="SubtleEmphasis"/>
        </w:rPr>
        <w:t>or</w:t>
      </w:r>
      <w:r w:rsidR="00CB303D">
        <w:rPr>
          <w:rStyle w:val="SubtleEmphasis"/>
        </w:rPr>
        <w:t xml:space="preserve"> a vendor may recommend updated model tuning parameters (e.g., for mortgage prepayment models) to be used in place of default values. For each setting/parameter, justify the selected value relative to the other choices available.</w:t>
      </w:r>
    </w:p>
    <w:p w14:paraId="39F96411" w14:textId="77777777" w:rsidR="00CB303D" w:rsidRDefault="00CB303D" w:rsidP="00CB303D">
      <w:pPr>
        <w:rPr>
          <w:rStyle w:val="SubtleEmphasis"/>
        </w:rPr>
      </w:pPr>
    </w:p>
    <w:p w14:paraId="748A726F" w14:textId="7D57FA86" w:rsidR="00CB303D" w:rsidRDefault="00CB303D" w:rsidP="00CB303D">
      <w:pPr>
        <w:shd w:val="clear" w:color="auto" w:fill="DAEEF3" w:themeFill="accent5" w:themeFillTint="33"/>
        <w:rPr>
          <w:rFonts w:ascii="Aptos Narrow" w:hAnsi="Aptos Narrow"/>
        </w:rPr>
      </w:pPr>
      <w:r>
        <w:rPr>
          <w:rFonts w:ascii="Aptos Narrow" w:hAnsi="Aptos Narrow"/>
        </w:rPr>
        <w:t xml:space="preserve">Model Owner: </w:t>
      </w:r>
    </w:p>
    <w:p w14:paraId="7E54F7B1" w14:textId="4FA02D10" w:rsidR="00CB303D" w:rsidRPr="00AF0917" w:rsidRDefault="009A024C" w:rsidP="0042112B">
      <w:pPr>
        <w:shd w:val="clear" w:color="auto" w:fill="DAEEF3" w:themeFill="accent5" w:themeFillTint="33"/>
        <w:jc w:val="both"/>
        <w:rPr>
          <w:rFonts w:ascii="Aptos Narrow" w:hAnsi="Aptos Narrow"/>
        </w:rPr>
      </w:pPr>
      <w:r w:rsidRPr="009A024C">
        <w:rPr>
          <w:rFonts w:ascii="Aptos Narrow" w:hAnsi="Aptos Narrow"/>
        </w:rPr>
        <w:t xml:space="preserve">The Alipay fraud detection model is a rule-based </w:t>
      </w:r>
      <w:r w:rsidR="0042112B" w:rsidRPr="009A024C">
        <w:rPr>
          <w:rFonts w:ascii="Aptos Narrow" w:hAnsi="Aptos Narrow"/>
        </w:rPr>
        <w:t>system and</w:t>
      </w:r>
      <w:r w:rsidRPr="009A024C">
        <w:rPr>
          <w:rFonts w:ascii="Aptos Narrow" w:hAnsi="Aptos Narrow"/>
        </w:rPr>
        <w:t xml:space="preserve"> does not rely on traditional model settings or parameters commonly found in statistical or machine learning models. Instead, the model’s behavior is </w:t>
      </w:r>
      <w:r w:rsidRPr="009A024C">
        <w:rPr>
          <w:rFonts w:ascii="Aptos Narrow" w:hAnsi="Aptos Narrow"/>
        </w:rPr>
        <w:lastRenderedPageBreak/>
        <w:t xml:space="preserve">determined by predefined rules and expert-defined thresholds designed to detect fraudulent transactions based on historical fraud patterns and real-time transaction data. The vendor has not disclosed specific </w:t>
      </w:r>
      <w:r>
        <w:rPr>
          <w:rFonts w:ascii="Aptos Narrow" w:hAnsi="Aptos Narrow"/>
        </w:rPr>
        <w:t>tuning parameters</w:t>
      </w:r>
      <w:r w:rsidRPr="009A024C">
        <w:rPr>
          <w:rFonts w:ascii="Aptos Narrow" w:hAnsi="Aptos Narrow"/>
        </w:rPr>
        <w:t xml:space="preserve"> or adjustments made to these settings due to proprietary concerns.</w:t>
      </w:r>
    </w:p>
    <w:p w14:paraId="1CAF4CBF" w14:textId="77777777" w:rsidR="00CB303D" w:rsidRPr="00FC58ED" w:rsidRDefault="00CB303D" w:rsidP="00CB303D">
      <w:pPr>
        <w:shd w:val="clear" w:color="auto" w:fill="DAEEF3" w:themeFill="accent5" w:themeFillTint="33"/>
        <w:rPr>
          <w:rFonts w:ascii="Aptos Narrow" w:hAnsi="Aptos Narrow"/>
          <w:highlight w:val="yellow"/>
        </w:rPr>
      </w:pPr>
    </w:p>
    <w:p w14:paraId="00DDF2C8" w14:textId="77777777" w:rsidR="00CB303D" w:rsidRDefault="00CB303D" w:rsidP="00CB303D"/>
    <w:p w14:paraId="08E2062B" w14:textId="77777777" w:rsidR="00CB303D" w:rsidRDefault="00CB303D" w:rsidP="00CB303D"/>
    <w:p w14:paraId="42A51FCC" w14:textId="77777777" w:rsidR="00CB303D" w:rsidRDefault="00CB303D" w:rsidP="00C65F28">
      <w:pPr>
        <w:pStyle w:val="Heading3"/>
      </w:pPr>
      <w:bookmarkStart w:id="834" w:name="_Toc191977182"/>
      <w:r>
        <w:t>Model Assumptions</w:t>
      </w:r>
      <w:bookmarkEnd w:id="834"/>
    </w:p>
    <w:p w14:paraId="300F8A0A" w14:textId="77777777" w:rsidR="00CB303D" w:rsidRDefault="00CB303D" w:rsidP="00CB303D">
      <w:pPr>
        <w:rPr>
          <w:rStyle w:val="SubtleEmphasis"/>
        </w:rPr>
      </w:pPr>
      <w:r>
        <w:rPr>
          <w:rStyle w:val="SubtleEmphasis"/>
        </w:rPr>
        <w:t>List and justify the implicit and explicit assumptions associated with the model, including qualitative or quantitative expert judgments. Assess the impact of each assumption to the extent possible. For example, if a model relies on an average of historical values over the last 6 months, it may be important to test the impact on the model output of selecting alternative assumptions, e.g., 3 months, 9 months, etc.</w:t>
      </w:r>
    </w:p>
    <w:p w14:paraId="2C4EFE9E" w14:textId="77777777" w:rsidR="00CB303D" w:rsidRDefault="00CB303D" w:rsidP="00CB303D">
      <w:pPr>
        <w:rPr>
          <w:rStyle w:val="SubtleEmphasis"/>
        </w:rPr>
      </w:pPr>
    </w:p>
    <w:p w14:paraId="5B8532FF" w14:textId="6B8ED6CD" w:rsidR="00636F7C" w:rsidRDefault="00636F7C" w:rsidP="00636F7C">
      <w:pPr>
        <w:rPr>
          <w:rStyle w:val="SubtleEmphasis"/>
        </w:rPr>
      </w:pPr>
      <w:r>
        <w:rPr>
          <w:rStyle w:val="SubtleEmphasis"/>
        </w:rPr>
        <w:t>If any assumptions are intended to be conservative, explain in what way they are conservative.</w:t>
      </w:r>
    </w:p>
    <w:p w14:paraId="1239344E" w14:textId="77777777" w:rsidR="00636F7C" w:rsidRDefault="00636F7C" w:rsidP="00636F7C">
      <w:pPr>
        <w:rPr>
          <w:rStyle w:val="SubtleEmphasis"/>
          <w:u w:val="single"/>
        </w:rPr>
      </w:pPr>
    </w:p>
    <w:p w14:paraId="20023D1A" w14:textId="134ADB2F" w:rsidR="00636F7C" w:rsidRPr="00636F7C" w:rsidRDefault="00636F7C" w:rsidP="00636F7C">
      <w:pPr>
        <w:rPr>
          <w:rStyle w:val="SubtleEmphasis"/>
          <w:u w:val="single"/>
        </w:rPr>
      </w:pPr>
      <w:r>
        <w:rPr>
          <w:rStyle w:val="SubtleEmphasis"/>
          <w:u w:val="single"/>
        </w:rPr>
        <w:t>NOTE: Testing of any technical assumptions underlying the selected statistical/machine learning</w:t>
      </w:r>
      <w:r w:rsidRPr="00D2045A">
        <w:rPr>
          <w:rStyle w:val="SubtleEmphasis"/>
          <w:u w:val="single"/>
        </w:rPr>
        <w:t xml:space="preserve"> technique </w:t>
      </w:r>
      <w:r>
        <w:rPr>
          <w:rStyle w:val="SubtleEmphasis"/>
          <w:u w:val="single"/>
        </w:rPr>
        <w:t>should be documented in Section 3.3.1.</w:t>
      </w:r>
      <w:r w:rsidR="005A594C">
        <w:rPr>
          <w:rStyle w:val="SubtleEmphasis"/>
          <w:u w:val="single"/>
        </w:rPr>
        <w:t xml:space="preserve"> Statistical and Technical Assumptions Testing.</w:t>
      </w:r>
    </w:p>
    <w:p w14:paraId="1E31F2C9" w14:textId="77777777" w:rsidR="00CB303D" w:rsidRDefault="00CB303D" w:rsidP="00CB303D">
      <w:pPr>
        <w:rPr>
          <w:rStyle w:val="SubtleEmphasis"/>
        </w:rPr>
      </w:pPr>
    </w:p>
    <w:p w14:paraId="157658F5" w14:textId="48002119" w:rsidR="00AB36C8" w:rsidRDefault="00CB303D" w:rsidP="00CB303D">
      <w:pPr>
        <w:shd w:val="clear" w:color="auto" w:fill="DAEEF3" w:themeFill="accent5" w:themeFillTint="33"/>
        <w:rPr>
          <w:rFonts w:ascii="Aptos Narrow" w:hAnsi="Aptos Narrow"/>
        </w:rPr>
      </w:pPr>
      <w:bookmarkStart w:id="835" w:name="OLE_LINK44"/>
      <w:r>
        <w:rPr>
          <w:rFonts w:ascii="Aptos Narrow" w:hAnsi="Aptos Narrow"/>
        </w:rPr>
        <w:t xml:space="preserve">Model Owner: </w:t>
      </w:r>
    </w:p>
    <w:p w14:paraId="01EE26B5" w14:textId="77777777" w:rsidR="00FD2F21" w:rsidRDefault="00FD2F21" w:rsidP="0042112B">
      <w:pPr>
        <w:shd w:val="clear" w:color="auto" w:fill="DAEEF3" w:themeFill="accent5" w:themeFillTint="33"/>
        <w:jc w:val="both"/>
        <w:rPr>
          <w:rFonts w:ascii="Aptos Narrow" w:hAnsi="Aptos Narrow"/>
          <w:lang w:val="en-IN"/>
        </w:rPr>
      </w:pPr>
      <w:r w:rsidRPr="00FD2F21">
        <w:rPr>
          <w:rFonts w:ascii="Aptos Narrow" w:hAnsi="Aptos Narrow"/>
          <w:lang w:val="en-IN"/>
        </w:rPr>
        <w:t>The Alipay fraud detection model, being rule-based, operates under several assumptions related to fraud detection patterns and thresholds. These assumptions are shaped by expert judgment and historical data:</w:t>
      </w:r>
    </w:p>
    <w:p w14:paraId="16BA000A" w14:textId="77777777" w:rsidR="00FD2F21" w:rsidRPr="00FD2F21" w:rsidRDefault="00FD2F21" w:rsidP="0042112B">
      <w:pPr>
        <w:shd w:val="clear" w:color="auto" w:fill="DAEEF3" w:themeFill="accent5" w:themeFillTint="33"/>
        <w:jc w:val="both"/>
        <w:rPr>
          <w:rFonts w:ascii="Aptos Narrow" w:hAnsi="Aptos Narrow"/>
          <w:lang w:val="en-IN"/>
        </w:rPr>
      </w:pPr>
    </w:p>
    <w:p w14:paraId="56817AE6" w14:textId="77777777" w:rsidR="0042112B" w:rsidRDefault="00FD2F21" w:rsidP="0042112B">
      <w:pPr>
        <w:pStyle w:val="ListParagraph"/>
        <w:numPr>
          <w:ilvl w:val="0"/>
          <w:numId w:val="40"/>
        </w:numPr>
        <w:shd w:val="clear" w:color="auto" w:fill="DAEEF3" w:themeFill="accent5" w:themeFillTint="33"/>
        <w:tabs>
          <w:tab w:val="num" w:pos="720"/>
        </w:tabs>
        <w:jc w:val="both"/>
        <w:rPr>
          <w:rFonts w:ascii="Aptos Narrow" w:hAnsi="Aptos Narrow"/>
          <w:lang w:val="en-IN"/>
        </w:rPr>
      </w:pPr>
      <w:r w:rsidRPr="0042112B">
        <w:rPr>
          <w:rFonts w:ascii="Aptos Narrow" w:hAnsi="Aptos Narrow"/>
          <w:b/>
          <w:bCs/>
          <w:lang w:val="en-IN"/>
        </w:rPr>
        <w:t>Fraud Risk Thresholds</w:t>
      </w:r>
      <w:r w:rsidRPr="0042112B">
        <w:rPr>
          <w:rFonts w:ascii="Aptos Narrow" w:hAnsi="Aptos Narrow"/>
          <w:lang w:val="en-IN"/>
        </w:rPr>
        <w:t>: The model assumes predefined thresholds for flagging transactions as potentially fraudulent. These thresholds are based on expert insights into fraud risk and may be adjusted based on emerging patterns. If these thresholds were set too low or too high, the model’s sensitivity to fraud could be compromised.</w:t>
      </w:r>
    </w:p>
    <w:p w14:paraId="2A98A44D" w14:textId="77777777" w:rsidR="0042112B" w:rsidRDefault="00FD2F21" w:rsidP="0042112B">
      <w:pPr>
        <w:pStyle w:val="ListParagraph"/>
        <w:numPr>
          <w:ilvl w:val="0"/>
          <w:numId w:val="40"/>
        </w:numPr>
        <w:shd w:val="clear" w:color="auto" w:fill="DAEEF3" w:themeFill="accent5" w:themeFillTint="33"/>
        <w:tabs>
          <w:tab w:val="num" w:pos="720"/>
        </w:tabs>
        <w:jc w:val="both"/>
        <w:rPr>
          <w:rFonts w:ascii="Aptos Narrow" w:hAnsi="Aptos Narrow"/>
          <w:lang w:val="en-IN"/>
        </w:rPr>
      </w:pPr>
      <w:r w:rsidRPr="0042112B">
        <w:rPr>
          <w:rFonts w:ascii="Aptos Narrow" w:hAnsi="Aptos Narrow"/>
          <w:b/>
          <w:bCs/>
          <w:lang w:val="en-IN"/>
        </w:rPr>
        <w:t>Fraud Behaviour Patterns</w:t>
      </w:r>
      <w:r w:rsidRPr="0042112B">
        <w:rPr>
          <w:rFonts w:ascii="Aptos Narrow" w:hAnsi="Aptos Narrow"/>
          <w:lang w:val="en-IN"/>
        </w:rPr>
        <w:t>: The model assumes that fraud behaviours remain consistent or evolve predictably over time. This assumption relies on expert understanding of fraud trends and the ability to adapt the model to new fraud tactics. If fraud behaviour changes more quickly than anticipated, the model’s accuracy could decrease.</w:t>
      </w:r>
    </w:p>
    <w:p w14:paraId="3236A995" w14:textId="36F9DCCE" w:rsidR="00FD2F21" w:rsidRPr="0042112B" w:rsidRDefault="00FD2F21" w:rsidP="0042112B">
      <w:pPr>
        <w:pStyle w:val="ListParagraph"/>
        <w:numPr>
          <w:ilvl w:val="0"/>
          <w:numId w:val="40"/>
        </w:numPr>
        <w:shd w:val="clear" w:color="auto" w:fill="DAEEF3" w:themeFill="accent5" w:themeFillTint="33"/>
        <w:tabs>
          <w:tab w:val="num" w:pos="720"/>
        </w:tabs>
        <w:jc w:val="both"/>
        <w:rPr>
          <w:rFonts w:ascii="Aptos Narrow" w:hAnsi="Aptos Narrow"/>
          <w:lang w:val="en-IN"/>
        </w:rPr>
      </w:pPr>
      <w:r w:rsidRPr="0042112B">
        <w:rPr>
          <w:rFonts w:ascii="Aptos Narrow" w:hAnsi="Aptos Narrow"/>
          <w:b/>
          <w:bCs/>
          <w:lang w:val="en-IN"/>
        </w:rPr>
        <w:t>Transaction Data Quality</w:t>
      </w:r>
      <w:r w:rsidRPr="0042112B">
        <w:rPr>
          <w:rFonts w:ascii="Aptos Narrow" w:hAnsi="Aptos Narrow"/>
          <w:lang w:val="en-IN"/>
        </w:rPr>
        <w:t>: The model assumes the integrity of input data, such as transaction details, user profiles, and historical behaviour. Any issues with data quality or completeness could reduce the effectiveness of fraud detection.</w:t>
      </w:r>
    </w:p>
    <w:p w14:paraId="5846663C" w14:textId="77777777" w:rsidR="00FD2F21" w:rsidRDefault="00FD2F21" w:rsidP="0042112B">
      <w:pPr>
        <w:shd w:val="clear" w:color="auto" w:fill="DAEEF3" w:themeFill="accent5" w:themeFillTint="33"/>
        <w:jc w:val="both"/>
        <w:rPr>
          <w:rFonts w:ascii="Aptos Narrow" w:hAnsi="Aptos Narrow"/>
          <w:lang w:val="en-IN"/>
        </w:rPr>
      </w:pPr>
    </w:p>
    <w:p w14:paraId="761490DE" w14:textId="35855CD0" w:rsidR="00FD2F21" w:rsidRPr="00FD2F21" w:rsidRDefault="00FD2F21" w:rsidP="0042112B">
      <w:pPr>
        <w:shd w:val="clear" w:color="auto" w:fill="DAEEF3" w:themeFill="accent5" w:themeFillTint="33"/>
        <w:jc w:val="both"/>
        <w:rPr>
          <w:rFonts w:ascii="Aptos Narrow" w:hAnsi="Aptos Narrow"/>
          <w:lang w:val="en-IN"/>
        </w:rPr>
      </w:pPr>
      <w:r w:rsidRPr="00FD2F21">
        <w:rPr>
          <w:rFonts w:ascii="Aptos Narrow" w:hAnsi="Aptos Narrow"/>
          <w:lang w:val="en-IN"/>
        </w:rPr>
        <w:t>These assumptions are conservative in that they prioritize minimizing false negatives (undetected fraud) rather than false positives (legitimate transactions flagged as fraud). This conservative approach ensures that fraudulent transactions are flagged even at the risk of a higher number of false alerts, which can be reviewed manually.</w:t>
      </w:r>
    </w:p>
    <w:p w14:paraId="0073789A" w14:textId="77777777" w:rsidR="00AB36C8" w:rsidRDefault="00AB36C8" w:rsidP="00CB303D">
      <w:pPr>
        <w:shd w:val="clear" w:color="auto" w:fill="DAEEF3" w:themeFill="accent5" w:themeFillTint="33"/>
        <w:rPr>
          <w:rFonts w:ascii="Aptos Narrow" w:hAnsi="Aptos Narrow"/>
        </w:rPr>
      </w:pPr>
    </w:p>
    <w:p w14:paraId="55D9797F" w14:textId="77777777" w:rsidR="00AB36C8" w:rsidRDefault="00AB36C8" w:rsidP="00CB303D">
      <w:pPr>
        <w:shd w:val="clear" w:color="auto" w:fill="DAEEF3" w:themeFill="accent5" w:themeFillTint="33"/>
        <w:rPr>
          <w:rFonts w:ascii="Aptos Narrow" w:hAnsi="Aptos Narrow"/>
        </w:rPr>
      </w:pPr>
    </w:p>
    <w:p w14:paraId="7A761A8A" w14:textId="77777777" w:rsidR="00AB36C8" w:rsidRPr="00FD2F21" w:rsidRDefault="00AB36C8" w:rsidP="00CB303D">
      <w:pPr>
        <w:shd w:val="clear" w:color="auto" w:fill="DAEEF3" w:themeFill="accent5" w:themeFillTint="33"/>
        <w:rPr>
          <w:rFonts w:ascii="Aptos Narrow" w:hAnsi="Aptos Narrow"/>
          <w:lang w:val="en-IN"/>
        </w:rPr>
      </w:pPr>
    </w:p>
    <w:bookmarkEnd w:id="835"/>
    <w:p w14:paraId="57093D4F" w14:textId="77777777" w:rsidR="003F2661" w:rsidRDefault="003F2661" w:rsidP="003F2661"/>
    <w:p w14:paraId="4A13141D" w14:textId="77777777" w:rsidR="003F2661" w:rsidRDefault="003F2661" w:rsidP="003F2661"/>
    <w:p w14:paraId="5325940A" w14:textId="77777777" w:rsidR="003F2661" w:rsidRDefault="003F2661" w:rsidP="00C65F28">
      <w:pPr>
        <w:pStyle w:val="Heading3"/>
      </w:pPr>
      <w:bookmarkStart w:id="836" w:name="_Toc191977183"/>
      <w:r>
        <w:lastRenderedPageBreak/>
        <w:t>Model Limitations and Weaknesses</w:t>
      </w:r>
      <w:bookmarkEnd w:id="836"/>
    </w:p>
    <w:p w14:paraId="24E7E01B" w14:textId="77777777" w:rsidR="003F2661" w:rsidRDefault="003F2661" w:rsidP="0020185A">
      <w:pPr>
        <w:spacing w:after="120"/>
        <w:rPr>
          <w:rStyle w:val="SubtleEmphasis"/>
        </w:rPr>
      </w:pPr>
      <w:r>
        <w:rPr>
          <w:rStyle w:val="SubtleEmphasis"/>
        </w:rPr>
        <w:t>List any known model limitations and weaknesses. For each weakness / limitation, there should be a description of the associated model risk and, if applicable, the risk mitigant designed to address this risk. See the following example:</w:t>
      </w:r>
    </w:p>
    <w:tbl>
      <w:tblPr>
        <w:tblW w:w="10048" w:type="dxa"/>
        <w:tblBorders>
          <w:top w:val="single" w:sz="4" w:space="0" w:color="auto"/>
          <w:bottom w:val="single" w:sz="4" w:space="0" w:color="auto"/>
          <w:insideH w:val="single" w:sz="4" w:space="0" w:color="auto"/>
          <w:insideV w:val="single" w:sz="4" w:space="0" w:color="auto"/>
        </w:tblBorders>
        <w:tblCellMar>
          <w:top w:w="58" w:type="dxa"/>
          <w:left w:w="58" w:type="dxa"/>
          <w:bottom w:w="58" w:type="dxa"/>
          <w:right w:w="58" w:type="dxa"/>
        </w:tblCellMar>
        <w:tblLook w:val="00A0" w:firstRow="1" w:lastRow="0" w:firstColumn="1" w:lastColumn="0" w:noHBand="0" w:noVBand="0"/>
      </w:tblPr>
      <w:tblGrid>
        <w:gridCol w:w="2304"/>
        <w:gridCol w:w="2286"/>
        <w:gridCol w:w="5458"/>
      </w:tblGrid>
      <w:tr w:rsidR="003F2661" w14:paraId="491F6611" w14:textId="77777777" w:rsidTr="005A594C">
        <w:trPr>
          <w:trHeight w:val="95"/>
          <w:tblHeader/>
        </w:trPr>
        <w:tc>
          <w:tcPr>
            <w:tcW w:w="2304" w:type="dxa"/>
            <w:shd w:val="clear" w:color="auto" w:fill="365F91" w:themeFill="accent1" w:themeFillShade="BF"/>
            <w:hideMark/>
          </w:tcPr>
          <w:p w14:paraId="01547B51" w14:textId="1FA9477D" w:rsidR="003F2661" w:rsidRDefault="003F2661">
            <w:pPr>
              <w:keepNext/>
              <w:keepLines/>
              <w:jc w:val="center"/>
              <w:rPr>
                <w:rFonts w:eastAsia="MS PGothic"/>
                <w:b/>
                <w:bCs/>
                <w:i/>
                <w:color w:val="FFFFFF" w:themeColor="background1"/>
              </w:rPr>
            </w:pPr>
            <w:bookmarkStart w:id="837" w:name="_Hlk161672468"/>
            <w:bookmarkStart w:id="838" w:name="OLE_LINK48"/>
            <w:r>
              <w:rPr>
                <w:rFonts w:eastAsia="MS PGothic"/>
                <w:b/>
                <w:bCs/>
                <w:i/>
                <w:color w:val="FFFFFF" w:themeColor="background1"/>
              </w:rPr>
              <w:t>Model Weakness or Limitation</w:t>
            </w:r>
          </w:p>
        </w:tc>
        <w:tc>
          <w:tcPr>
            <w:tcW w:w="2286" w:type="dxa"/>
            <w:shd w:val="clear" w:color="auto" w:fill="365F91" w:themeFill="accent1" w:themeFillShade="BF"/>
            <w:vAlign w:val="center"/>
            <w:hideMark/>
          </w:tcPr>
          <w:p w14:paraId="210B7DD0" w14:textId="77777777" w:rsidR="003F2661" w:rsidRDefault="003F2661">
            <w:pPr>
              <w:keepNext/>
              <w:keepLines/>
              <w:contextualSpacing/>
              <w:jc w:val="center"/>
              <w:rPr>
                <w:rFonts w:eastAsia="MS PGothic"/>
                <w:b/>
                <w:bCs/>
                <w:i/>
                <w:color w:val="FFFFFF" w:themeColor="background1"/>
              </w:rPr>
            </w:pPr>
            <w:r>
              <w:rPr>
                <w:rFonts w:eastAsia="MS PGothic"/>
                <w:b/>
                <w:bCs/>
                <w:i/>
                <w:color w:val="FFFFFF" w:themeColor="background1"/>
              </w:rPr>
              <w:t>Associated Model Risk(s)</w:t>
            </w:r>
          </w:p>
        </w:tc>
        <w:tc>
          <w:tcPr>
            <w:tcW w:w="5458" w:type="dxa"/>
            <w:shd w:val="clear" w:color="auto" w:fill="365F91" w:themeFill="accent1" w:themeFillShade="BF"/>
            <w:vAlign w:val="center"/>
            <w:hideMark/>
          </w:tcPr>
          <w:p w14:paraId="50E6658E" w14:textId="77777777" w:rsidR="003F2661" w:rsidRDefault="003F2661">
            <w:pPr>
              <w:keepNext/>
              <w:keepLines/>
              <w:contextualSpacing/>
              <w:jc w:val="center"/>
              <w:rPr>
                <w:rFonts w:eastAsia="MS PGothic"/>
                <w:b/>
                <w:bCs/>
                <w:i/>
                <w:color w:val="FFFFFF" w:themeColor="background1"/>
              </w:rPr>
            </w:pPr>
            <w:r>
              <w:rPr>
                <w:rFonts w:eastAsia="MS PGothic"/>
                <w:b/>
                <w:bCs/>
                <w:i/>
                <w:color w:val="FFFFFF" w:themeColor="background1"/>
              </w:rPr>
              <w:t>Model Risk Mitigants / Remediation</w:t>
            </w:r>
          </w:p>
        </w:tc>
      </w:tr>
      <w:bookmarkEnd w:id="837"/>
      <w:tr w:rsidR="003F2661" w14:paraId="283AFD89" w14:textId="77777777" w:rsidTr="005A594C">
        <w:trPr>
          <w:cantSplit/>
          <w:trHeight w:val="364"/>
        </w:trPr>
        <w:tc>
          <w:tcPr>
            <w:tcW w:w="2304" w:type="dxa"/>
            <w:hideMark/>
          </w:tcPr>
          <w:p w14:paraId="7F094AF0" w14:textId="77777777" w:rsidR="003F2661" w:rsidRDefault="003F2661">
            <w:pPr>
              <w:rPr>
                <w:rFonts w:eastAsiaTheme="minorHAnsi"/>
              </w:rPr>
            </w:pPr>
            <w:r>
              <w:t xml:space="preserve">The model output is heavily impacted by several judgmental management assumptions, including x, y, and z. These assumptions are currently lacking empirical support. </w:t>
            </w:r>
          </w:p>
        </w:tc>
        <w:tc>
          <w:tcPr>
            <w:tcW w:w="2286" w:type="dxa"/>
            <w:hideMark/>
          </w:tcPr>
          <w:p w14:paraId="228CDC8A" w14:textId="77777777" w:rsidR="003F2661" w:rsidRDefault="003F2661">
            <w:r>
              <w:t xml:space="preserve">Use of judgmental assumptions increases the risk of poor model predictions / measurements and unsupported model estimates, which may lead to inappropriate business decisions. </w:t>
            </w:r>
          </w:p>
        </w:tc>
        <w:tc>
          <w:tcPr>
            <w:tcW w:w="5458" w:type="dxa"/>
            <w:hideMark/>
          </w:tcPr>
          <w:p w14:paraId="10F55DA5" w14:textId="77777777" w:rsidR="003F2661" w:rsidRDefault="003F2661">
            <w:r>
              <w:rPr>
                <w:b/>
              </w:rPr>
              <w:t>Short Term Risk Mitigants</w:t>
            </w:r>
            <w:r>
              <w:t xml:space="preserve">: </w:t>
            </w:r>
          </w:p>
          <w:p w14:paraId="30164FAB" w14:textId="77777777" w:rsidR="003F2661" w:rsidRDefault="003F2661" w:rsidP="00A53660">
            <w:pPr>
              <w:pStyle w:val="ListParagraph"/>
              <w:numPr>
                <w:ilvl w:val="0"/>
                <w:numId w:val="6"/>
              </w:numPr>
              <w:spacing w:after="200"/>
              <w:rPr>
                <w:rFonts w:cs="Times New Roman"/>
              </w:rPr>
            </w:pPr>
            <w:r>
              <w:rPr>
                <w:rFonts w:cs="Times New Roman"/>
              </w:rPr>
              <w:t xml:space="preserve">The judgmental assumptions will be subject to oversight by the governance committee X that will review and challenge the model owner's support for the assumptions </w:t>
            </w:r>
            <w:proofErr w:type="gramStart"/>
            <w:r>
              <w:rPr>
                <w:rFonts w:cs="Times New Roman"/>
              </w:rPr>
              <w:t>on a monthly basis</w:t>
            </w:r>
            <w:proofErr w:type="gramEnd"/>
            <w:r>
              <w:rPr>
                <w:rFonts w:cs="Times New Roman"/>
              </w:rPr>
              <w:t>.</w:t>
            </w:r>
          </w:p>
          <w:p w14:paraId="62FB2CF5" w14:textId="77777777" w:rsidR="003F2661" w:rsidRDefault="003F2661" w:rsidP="00A53660">
            <w:pPr>
              <w:pStyle w:val="ListParagraph"/>
              <w:numPr>
                <w:ilvl w:val="0"/>
                <w:numId w:val="6"/>
              </w:numPr>
              <w:spacing w:after="200"/>
              <w:rPr>
                <w:rFonts w:cs="Times New Roman"/>
              </w:rPr>
            </w:pPr>
            <w:r>
              <w:rPr>
                <w:rFonts w:cs="Times New Roman"/>
              </w:rPr>
              <w:t xml:space="preserve">The model output will be benchmarked to the output from the alternative model Y on a quarterly basis. Significant divergence in the outputs will be investigated. </w:t>
            </w:r>
          </w:p>
          <w:p w14:paraId="58F8AB0A" w14:textId="77777777" w:rsidR="003F2661" w:rsidRDefault="003F2661">
            <w:r>
              <w:rPr>
                <w:b/>
              </w:rPr>
              <w:t>Longer Term Remediation Plan</w:t>
            </w:r>
            <w:r>
              <w:t xml:space="preserve">: </w:t>
            </w:r>
          </w:p>
          <w:p w14:paraId="56C67805" w14:textId="77777777" w:rsidR="003F2661" w:rsidRDefault="003F2661" w:rsidP="00A53660">
            <w:pPr>
              <w:pStyle w:val="ListParagraph"/>
              <w:numPr>
                <w:ilvl w:val="0"/>
                <w:numId w:val="7"/>
              </w:numPr>
              <w:spacing w:after="200"/>
              <w:rPr>
                <w:rFonts w:cs="Times New Roman"/>
              </w:rPr>
            </w:pPr>
            <w:r>
              <w:rPr>
                <w:rFonts w:cs="Times New Roman"/>
              </w:rPr>
              <w:t>The model owner will investigate the possibility of obtaining empirical support for the assumptions x and y once an additional 6 months of data are collected.</w:t>
            </w:r>
          </w:p>
          <w:p w14:paraId="16F74C68" w14:textId="77777777" w:rsidR="003F2661" w:rsidRDefault="003F2661" w:rsidP="00A53660">
            <w:pPr>
              <w:pStyle w:val="ListParagraph"/>
              <w:numPr>
                <w:ilvl w:val="0"/>
                <w:numId w:val="7"/>
              </w:numPr>
              <w:spacing w:after="200"/>
              <w:rPr>
                <w:rFonts w:cs="Times New Roman"/>
              </w:rPr>
            </w:pPr>
            <w:r>
              <w:rPr>
                <w:rFonts w:cs="Times New Roman"/>
              </w:rPr>
              <w:t>The model owner will investigate the possibility of modifying the modeling approach to reduce the reliance on judgmental assumptions.</w:t>
            </w:r>
          </w:p>
        </w:tc>
      </w:tr>
      <w:bookmarkEnd w:id="838"/>
    </w:tbl>
    <w:p w14:paraId="2871710F" w14:textId="77777777" w:rsidR="003F2661" w:rsidRDefault="003F2661" w:rsidP="003F2661"/>
    <w:p w14:paraId="36D9E769" w14:textId="3676CDCB" w:rsidR="003F2661" w:rsidRDefault="003F2661" w:rsidP="003F2661">
      <w:pPr>
        <w:shd w:val="clear" w:color="auto" w:fill="DAEEF3" w:themeFill="accent5" w:themeFillTint="33"/>
        <w:rPr>
          <w:rFonts w:ascii="Aptos Narrow" w:hAnsi="Aptos Narrow"/>
        </w:rPr>
      </w:pPr>
      <w:r>
        <w:rPr>
          <w:rFonts w:ascii="Aptos Narrow" w:hAnsi="Aptos Narrow"/>
        </w:rPr>
        <w:t xml:space="preserve">Model Owner: </w:t>
      </w:r>
    </w:p>
    <w:p w14:paraId="6A72EF3A" w14:textId="77777777" w:rsidR="00FD2F21" w:rsidRPr="00FD2F21" w:rsidRDefault="00FD2F21" w:rsidP="0042112B">
      <w:pPr>
        <w:shd w:val="clear" w:color="auto" w:fill="DAEEF3" w:themeFill="accent5" w:themeFillTint="33"/>
        <w:jc w:val="both"/>
        <w:rPr>
          <w:rFonts w:ascii="Aptos Narrow" w:hAnsi="Aptos Narrow"/>
          <w:lang w:val="en-IN"/>
        </w:rPr>
      </w:pPr>
      <w:r w:rsidRPr="00FD2F21">
        <w:rPr>
          <w:rFonts w:ascii="Aptos Narrow" w:hAnsi="Aptos Narrow"/>
          <w:lang w:val="en-IN"/>
        </w:rPr>
        <w:t>The Alipay fraud detection model has several limitations:</w:t>
      </w:r>
    </w:p>
    <w:p w14:paraId="32CE8DB8" w14:textId="77777777" w:rsidR="0042112B" w:rsidRDefault="00FD2F21" w:rsidP="0042112B">
      <w:pPr>
        <w:pStyle w:val="ListParagraph"/>
        <w:numPr>
          <w:ilvl w:val="0"/>
          <w:numId w:val="41"/>
        </w:numPr>
        <w:shd w:val="clear" w:color="auto" w:fill="DAEEF3" w:themeFill="accent5" w:themeFillTint="33"/>
        <w:tabs>
          <w:tab w:val="num" w:pos="720"/>
        </w:tabs>
        <w:jc w:val="both"/>
        <w:rPr>
          <w:rFonts w:ascii="Aptos Narrow" w:hAnsi="Aptos Narrow"/>
          <w:lang w:val="en-IN"/>
        </w:rPr>
      </w:pPr>
      <w:r w:rsidRPr="0042112B">
        <w:rPr>
          <w:rFonts w:ascii="Aptos Narrow" w:hAnsi="Aptos Narrow"/>
          <w:b/>
          <w:bCs/>
          <w:lang w:val="en-IN"/>
        </w:rPr>
        <w:t>Adaptability to New Fraud Patterns</w:t>
      </w:r>
      <w:r w:rsidRPr="0042112B">
        <w:rPr>
          <w:rFonts w:ascii="Aptos Narrow" w:hAnsi="Aptos Narrow"/>
          <w:lang w:val="en-IN"/>
        </w:rPr>
        <w:t>: The model relies on predefined rules, which may struggle to detect emerging fraud schemes. Regular updates and rule fine-tuning by the fraud detection team are essential to address evolving patterns.</w:t>
      </w:r>
    </w:p>
    <w:p w14:paraId="07BDF85C" w14:textId="3DAAC38A" w:rsidR="0042112B" w:rsidRDefault="20F7EFA5" w:rsidP="0042112B">
      <w:pPr>
        <w:pStyle w:val="ListParagraph"/>
        <w:numPr>
          <w:ilvl w:val="0"/>
          <w:numId w:val="41"/>
        </w:numPr>
        <w:shd w:val="clear" w:color="auto" w:fill="DAEEF3" w:themeFill="accent5" w:themeFillTint="33"/>
        <w:tabs>
          <w:tab w:val="num" w:pos="720"/>
        </w:tabs>
        <w:jc w:val="both"/>
        <w:rPr>
          <w:rFonts w:ascii="Aptos Narrow" w:hAnsi="Aptos Narrow"/>
          <w:lang w:val="en-IN"/>
        </w:rPr>
      </w:pPr>
      <w:r w:rsidRPr="7EC542A7">
        <w:rPr>
          <w:rFonts w:ascii="Aptos Narrow" w:hAnsi="Aptos Narrow"/>
          <w:b/>
          <w:bCs/>
          <w:lang w:val="en-IN"/>
        </w:rPr>
        <w:t>Expert Judgment Dependency</w:t>
      </w:r>
      <w:r w:rsidRPr="7EC542A7">
        <w:rPr>
          <w:rFonts w:ascii="Aptos Narrow" w:hAnsi="Aptos Narrow"/>
          <w:lang w:val="en-IN"/>
        </w:rPr>
        <w:t>: The model depends on expert-designed rules, which can introduce bias</w:t>
      </w:r>
      <w:r w:rsidR="38BCC047" w:rsidRPr="7EC542A7">
        <w:rPr>
          <w:rFonts w:ascii="Aptos Narrow" w:hAnsi="Aptos Narrow"/>
          <w:lang w:val="en-IN"/>
        </w:rPr>
        <w:t xml:space="preserve">, </w:t>
      </w:r>
      <w:r w:rsidRPr="7EC542A7">
        <w:rPr>
          <w:rFonts w:ascii="Aptos Narrow" w:hAnsi="Aptos Narrow"/>
          <w:lang w:val="en-IN"/>
        </w:rPr>
        <w:t>errors</w:t>
      </w:r>
      <w:r w:rsidR="3E5D8C91" w:rsidRPr="7EC542A7">
        <w:rPr>
          <w:rFonts w:ascii="Aptos Narrow" w:hAnsi="Aptos Narrow"/>
          <w:lang w:val="en-IN"/>
        </w:rPr>
        <w:t>, and limited transparency in rule adjustments</w:t>
      </w:r>
      <w:r w:rsidRPr="7EC542A7">
        <w:rPr>
          <w:rFonts w:ascii="Aptos Narrow" w:hAnsi="Aptos Narrow"/>
          <w:lang w:val="en-IN"/>
        </w:rPr>
        <w:t>. To mitigate this, ongoing expert training</w:t>
      </w:r>
      <w:r w:rsidR="002A2A38" w:rsidRPr="7EC542A7">
        <w:rPr>
          <w:rFonts w:ascii="Aptos Narrow" w:hAnsi="Aptos Narrow"/>
          <w:lang w:val="en-IN"/>
        </w:rPr>
        <w:t>,</w:t>
      </w:r>
      <w:r w:rsidRPr="7EC542A7">
        <w:rPr>
          <w:rFonts w:ascii="Aptos Narrow" w:hAnsi="Aptos Narrow"/>
          <w:lang w:val="en-IN"/>
        </w:rPr>
        <w:t xml:space="preserve"> periodic audits</w:t>
      </w:r>
      <w:r w:rsidR="43427D55" w:rsidRPr="7EC542A7">
        <w:rPr>
          <w:rFonts w:ascii="Aptos Narrow" w:hAnsi="Aptos Narrow"/>
          <w:lang w:val="en-IN"/>
        </w:rPr>
        <w:t xml:space="preserve"> and detailed documentation of rule changes</w:t>
      </w:r>
      <w:r w:rsidRPr="7EC542A7">
        <w:rPr>
          <w:rFonts w:ascii="Aptos Narrow" w:hAnsi="Aptos Narrow"/>
          <w:lang w:val="en-IN"/>
        </w:rPr>
        <w:t xml:space="preserve"> are necessary.</w:t>
      </w:r>
    </w:p>
    <w:p w14:paraId="48C53259" w14:textId="631AD7CE" w:rsidR="00FD2F21" w:rsidRPr="0042112B" w:rsidRDefault="20F7EFA5" w:rsidP="001F3320">
      <w:pPr>
        <w:numPr>
          <w:ilvl w:val="0"/>
          <w:numId w:val="41"/>
        </w:numPr>
        <w:shd w:val="clear" w:color="auto" w:fill="DAEEF3" w:themeFill="accent5" w:themeFillTint="33"/>
        <w:tabs>
          <w:tab w:val="num" w:pos="720"/>
        </w:tabs>
        <w:jc w:val="both"/>
        <w:rPr>
          <w:rFonts w:ascii="Aptos Narrow" w:hAnsi="Aptos Narrow"/>
          <w:lang w:val="en-IN"/>
        </w:rPr>
      </w:pPr>
      <w:r w:rsidRPr="7EC542A7">
        <w:rPr>
          <w:rFonts w:ascii="Aptos Narrow" w:hAnsi="Aptos Narrow"/>
          <w:b/>
          <w:bCs/>
          <w:lang w:val="en-IN"/>
        </w:rPr>
        <w:t>False Positive Rates</w:t>
      </w:r>
      <w:r w:rsidRPr="7EC542A7">
        <w:rPr>
          <w:rFonts w:ascii="Aptos Narrow" w:hAnsi="Aptos Narrow"/>
          <w:lang w:val="en-IN"/>
        </w:rPr>
        <w:t>: The model's conservative design may result in more legitimate transactions being flagged as fraudulent. A strong manual review process is needed to reduce false positives.</w:t>
      </w:r>
    </w:p>
    <w:p w14:paraId="2EF998A2" w14:textId="379FFB00" w:rsidR="00EB043C" w:rsidRDefault="00FD2F21" w:rsidP="0042112B">
      <w:pPr>
        <w:shd w:val="clear" w:color="auto" w:fill="DAEEF3" w:themeFill="accent5" w:themeFillTint="33"/>
        <w:jc w:val="both"/>
        <w:rPr>
          <w:rFonts w:ascii="Aptos Narrow" w:hAnsi="Aptos Narrow"/>
        </w:rPr>
      </w:pPr>
      <w:r w:rsidRPr="00FD2F21">
        <w:rPr>
          <w:rFonts w:ascii="Aptos Narrow" w:hAnsi="Aptos Narrow"/>
        </w:rPr>
        <w:t>These limitations emphasize the need for continuous monitoring, updates, and oversight to maintain model effectiveness.</w:t>
      </w:r>
    </w:p>
    <w:p w14:paraId="08C83929" w14:textId="77777777" w:rsidR="00EB043C" w:rsidRDefault="00EB043C" w:rsidP="003F2661">
      <w:pPr>
        <w:shd w:val="clear" w:color="auto" w:fill="DAEEF3" w:themeFill="accent5" w:themeFillTint="33"/>
        <w:rPr>
          <w:rFonts w:ascii="Aptos Narrow" w:hAnsi="Aptos Narrow"/>
        </w:rPr>
      </w:pPr>
    </w:p>
    <w:tbl>
      <w:tblPr>
        <w:tblStyle w:val="TableGrid"/>
        <w:tblW w:w="10070" w:type="dxa"/>
        <w:tblLook w:val="04A0" w:firstRow="1" w:lastRow="0" w:firstColumn="1" w:lastColumn="0" w:noHBand="0" w:noVBand="1"/>
      </w:tblPr>
      <w:tblGrid>
        <w:gridCol w:w="2865"/>
        <w:gridCol w:w="2935"/>
        <w:gridCol w:w="4270"/>
      </w:tblGrid>
      <w:tr w:rsidR="002A3DFE" w14:paraId="7717789C" w14:textId="77777777" w:rsidTr="7EC542A7">
        <w:tc>
          <w:tcPr>
            <w:tcW w:w="2865" w:type="dxa"/>
            <w:shd w:val="clear" w:color="auto" w:fill="365F91" w:themeFill="accent1" w:themeFillShade="BF"/>
          </w:tcPr>
          <w:p w14:paraId="01BEF3F6" w14:textId="7E58B2A0" w:rsidR="003F2661" w:rsidRDefault="003F2661" w:rsidP="00701055">
            <w:pPr>
              <w:jc w:val="center"/>
              <w:rPr>
                <w:rFonts w:ascii="Aptos Narrow" w:hAnsi="Aptos Narrow"/>
              </w:rPr>
            </w:pPr>
            <w:r>
              <w:rPr>
                <w:rFonts w:eastAsia="MS PGothic"/>
                <w:b/>
                <w:bCs/>
                <w:i/>
                <w:color w:val="FFFFFF" w:themeColor="background1"/>
              </w:rPr>
              <w:t>Model Weakness or Limitation</w:t>
            </w:r>
          </w:p>
        </w:tc>
        <w:tc>
          <w:tcPr>
            <w:tcW w:w="2935" w:type="dxa"/>
            <w:shd w:val="clear" w:color="auto" w:fill="365F91" w:themeFill="accent1" w:themeFillShade="BF"/>
            <w:vAlign w:val="center"/>
          </w:tcPr>
          <w:p w14:paraId="15A1CEEE" w14:textId="2BC991D2" w:rsidR="003F2661" w:rsidRDefault="003F2661" w:rsidP="00701055">
            <w:pPr>
              <w:jc w:val="center"/>
              <w:rPr>
                <w:rFonts w:ascii="Aptos Narrow" w:hAnsi="Aptos Narrow"/>
              </w:rPr>
            </w:pPr>
            <w:r>
              <w:rPr>
                <w:rFonts w:eastAsia="MS PGothic"/>
                <w:b/>
                <w:bCs/>
                <w:i/>
                <w:color w:val="FFFFFF" w:themeColor="background1"/>
              </w:rPr>
              <w:t>Associated Model Risk(s)</w:t>
            </w:r>
          </w:p>
        </w:tc>
        <w:tc>
          <w:tcPr>
            <w:tcW w:w="4270" w:type="dxa"/>
            <w:shd w:val="clear" w:color="auto" w:fill="365F91" w:themeFill="accent1" w:themeFillShade="BF"/>
            <w:vAlign w:val="center"/>
          </w:tcPr>
          <w:p w14:paraId="7B8C3A88" w14:textId="6EEBFC21" w:rsidR="003F2661" w:rsidRDefault="003F2661" w:rsidP="00701055">
            <w:pPr>
              <w:jc w:val="center"/>
              <w:rPr>
                <w:rFonts w:ascii="Aptos Narrow" w:hAnsi="Aptos Narrow"/>
              </w:rPr>
            </w:pPr>
            <w:r>
              <w:rPr>
                <w:rFonts w:eastAsia="MS PGothic"/>
                <w:b/>
                <w:bCs/>
                <w:i/>
                <w:color w:val="FFFFFF" w:themeColor="background1"/>
              </w:rPr>
              <w:t>Model Risk Mitigants / Remediation</w:t>
            </w:r>
          </w:p>
        </w:tc>
      </w:tr>
      <w:tr w:rsidR="00EB043C" w14:paraId="500FBB81" w14:textId="77777777" w:rsidTr="7EC542A7">
        <w:trPr>
          <w:trHeight w:val="1408"/>
        </w:trPr>
        <w:tc>
          <w:tcPr>
            <w:tcW w:w="2865" w:type="dxa"/>
            <w:vAlign w:val="center"/>
          </w:tcPr>
          <w:p w14:paraId="34F86310" w14:textId="74006B67" w:rsidR="00EB043C" w:rsidRDefault="5322BAB4" w:rsidP="7EC542A7">
            <w:r>
              <w:lastRenderedPageBreak/>
              <w:t xml:space="preserve">The model does not adjust or remove outliers in transaction amounts, considering them as valid data points for fraud detection.  </w:t>
            </w:r>
          </w:p>
        </w:tc>
        <w:tc>
          <w:tcPr>
            <w:tcW w:w="2935" w:type="dxa"/>
            <w:vAlign w:val="center"/>
          </w:tcPr>
          <w:p w14:paraId="37FD2D70" w14:textId="3DCAD6E2" w:rsidR="00EB043C" w:rsidRDefault="5322BAB4" w:rsidP="00EB043C">
            <w:pPr>
              <w:rPr>
                <w:rFonts w:ascii="Aptos Narrow" w:hAnsi="Aptos Narrow"/>
              </w:rPr>
            </w:pPr>
            <w:r>
              <w:t xml:space="preserve">It is potential to flag legitimate high-value transactions as fraudulent or miss subtle fraud indicators. </w:t>
            </w:r>
          </w:p>
        </w:tc>
        <w:tc>
          <w:tcPr>
            <w:tcW w:w="4270" w:type="dxa"/>
            <w:vAlign w:val="center"/>
          </w:tcPr>
          <w:p w14:paraId="06C4E640" w14:textId="0E42A1E0" w:rsidR="00EB043C" w:rsidRDefault="00606D63" w:rsidP="00EB043C">
            <w:pPr>
              <w:rPr>
                <w:rFonts w:ascii="Aptos Narrow" w:hAnsi="Aptos Narrow"/>
              </w:rPr>
            </w:pPr>
            <w:r>
              <w:t>Model</w:t>
            </w:r>
            <w:r w:rsidR="5322BAB4">
              <w:t xml:space="preserve"> performance checks include periodic reviews of transaction data for </w:t>
            </w:r>
            <w:proofErr w:type="gramStart"/>
            <w:r>
              <w:t>outliers,</w:t>
            </w:r>
            <w:proofErr w:type="gramEnd"/>
            <w:r w:rsidR="5322BAB4">
              <w:t xml:space="preserve"> performance checks.  along with an assessment of key metrics like detection rate and false positive rate to evaluate </w:t>
            </w:r>
            <w:proofErr w:type="gramStart"/>
            <w:r w:rsidR="5322BAB4">
              <w:t>the effectiveness</w:t>
            </w:r>
            <w:proofErr w:type="gramEnd"/>
            <w:r w:rsidR="5322BAB4">
              <w:t xml:space="preserve">.  </w:t>
            </w:r>
          </w:p>
        </w:tc>
      </w:tr>
      <w:tr w:rsidR="00EB043C" w14:paraId="5F54A59B" w14:textId="77777777" w:rsidTr="7EC542A7">
        <w:tc>
          <w:tcPr>
            <w:tcW w:w="2865" w:type="dxa"/>
            <w:vAlign w:val="center"/>
          </w:tcPr>
          <w:p w14:paraId="0ACC3BED" w14:textId="2D13847C" w:rsidR="00EB043C" w:rsidRDefault="5322BAB4" w:rsidP="7EC542A7">
            <w:r>
              <w:t xml:space="preserve">The model depends heavily on historical transaction patterns to detect fraud, without considering future fraud trends or real-time risk adjustments.  </w:t>
            </w:r>
          </w:p>
        </w:tc>
        <w:tc>
          <w:tcPr>
            <w:tcW w:w="2935" w:type="dxa"/>
            <w:vAlign w:val="center"/>
          </w:tcPr>
          <w:p w14:paraId="5823A3A6" w14:textId="188696EC" w:rsidR="00EB043C" w:rsidRDefault="5322BAB4" w:rsidP="7EC542A7">
            <w:r>
              <w:t xml:space="preserve">May fail to identify new, evolving fraud schemes that do not align with past patterns.  </w:t>
            </w:r>
          </w:p>
        </w:tc>
        <w:tc>
          <w:tcPr>
            <w:tcW w:w="4270" w:type="dxa"/>
            <w:vAlign w:val="center"/>
          </w:tcPr>
          <w:p w14:paraId="6A4A0C1E" w14:textId="395C0F49" w:rsidR="00EB043C" w:rsidRDefault="00606D63" w:rsidP="7EC542A7">
            <w:r>
              <w:t>F</w:t>
            </w:r>
            <w:r w:rsidR="5322BAB4">
              <w:t>raud trend analysis through manual review volume and rejection rates, with regular historical data updates for ongoing monitoring.</w:t>
            </w:r>
          </w:p>
        </w:tc>
      </w:tr>
      <w:tr w:rsidR="00EB043C" w14:paraId="6727C305" w14:textId="77777777" w:rsidTr="7EC542A7">
        <w:tc>
          <w:tcPr>
            <w:tcW w:w="2865" w:type="dxa"/>
            <w:vAlign w:val="center"/>
          </w:tcPr>
          <w:p w14:paraId="178B1C91" w14:textId="6B293CD1" w:rsidR="00EB043C" w:rsidRDefault="00EB043C" w:rsidP="00EB043C">
            <w:pPr>
              <w:rPr>
                <w:rFonts w:ascii="Aptos Narrow" w:hAnsi="Aptos Narrow"/>
              </w:rPr>
            </w:pPr>
            <w:r w:rsidRPr="003F6824">
              <w:t>Limited transparency due to rule-based nature</w:t>
            </w:r>
          </w:p>
        </w:tc>
        <w:tc>
          <w:tcPr>
            <w:tcW w:w="2935" w:type="dxa"/>
            <w:vAlign w:val="center"/>
          </w:tcPr>
          <w:p w14:paraId="4ED3A251" w14:textId="66C18CA2" w:rsidR="00EB043C" w:rsidRDefault="00EB043C" w:rsidP="00EB043C">
            <w:pPr>
              <w:rPr>
                <w:rFonts w:ascii="Aptos Narrow" w:hAnsi="Aptos Narrow"/>
              </w:rPr>
            </w:pPr>
            <w:r w:rsidRPr="003F6824">
              <w:t>Lack of clear insight into model decision-making process</w:t>
            </w:r>
          </w:p>
        </w:tc>
        <w:tc>
          <w:tcPr>
            <w:tcW w:w="4270" w:type="dxa"/>
            <w:vAlign w:val="center"/>
          </w:tcPr>
          <w:p w14:paraId="2806EDBF" w14:textId="035A6596" w:rsidR="00EB043C" w:rsidRDefault="00EB043C" w:rsidP="00EB043C">
            <w:pPr>
              <w:rPr>
                <w:rFonts w:ascii="Aptos Narrow" w:hAnsi="Aptos Narrow"/>
              </w:rPr>
            </w:pPr>
            <w:r w:rsidRPr="003F6824">
              <w:t>Documenting rule rationale and establishing validation frameworks</w:t>
            </w:r>
          </w:p>
        </w:tc>
      </w:tr>
    </w:tbl>
    <w:p w14:paraId="7BA1DD3C" w14:textId="77777777" w:rsidR="003F2661" w:rsidRDefault="003F2661" w:rsidP="003F2661">
      <w:pPr>
        <w:shd w:val="clear" w:color="auto" w:fill="DAEEF3" w:themeFill="accent5" w:themeFillTint="33"/>
        <w:rPr>
          <w:rFonts w:ascii="Aptos Narrow" w:hAnsi="Aptos Narrow"/>
        </w:rPr>
      </w:pPr>
    </w:p>
    <w:p w14:paraId="6859E787" w14:textId="77777777" w:rsidR="00621086" w:rsidRDefault="00621086" w:rsidP="003F2661">
      <w:pPr>
        <w:shd w:val="clear" w:color="auto" w:fill="DAEEF3" w:themeFill="accent5" w:themeFillTint="33"/>
        <w:rPr>
          <w:rFonts w:ascii="Aptos Narrow" w:hAnsi="Aptos Narrow"/>
        </w:rPr>
      </w:pPr>
    </w:p>
    <w:p w14:paraId="2BBD2463" w14:textId="63728640" w:rsidR="00CC041D" w:rsidRDefault="00CC041D">
      <w:pPr>
        <w:spacing w:after="200"/>
        <w:rPr>
          <w:rFonts w:ascii="Arial Narrow" w:eastAsiaTheme="majorEastAsia" w:hAnsi="Arial Narrow" w:cstheme="majorBidi"/>
          <w:b/>
          <w:bCs/>
          <w:sz w:val="24"/>
          <w:szCs w:val="24"/>
        </w:rPr>
      </w:pPr>
    </w:p>
    <w:p w14:paraId="388EA99C" w14:textId="4B780C39" w:rsidR="003F2661" w:rsidRPr="006C506F" w:rsidRDefault="003F2661" w:rsidP="0056016F">
      <w:pPr>
        <w:pStyle w:val="Heading2"/>
        <w:pBdr>
          <w:bottom w:val="single" w:sz="6" w:space="1" w:color="auto"/>
        </w:pBdr>
        <w:shd w:val="clear" w:color="auto" w:fill="C6D9F1" w:themeFill="text2" w:themeFillTint="33"/>
        <w:spacing w:before="0"/>
        <w:ind w:left="720" w:hanging="720"/>
        <w:rPr>
          <w:rFonts w:cs="Arial"/>
          <w:szCs w:val="24"/>
        </w:rPr>
      </w:pPr>
      <w:bookmarkStart w:id="839" w:name="_Toc191977184"/>
      <w:r w:rsidRPr="006C506F">
        <w:rPr>
          <w:rFonts w:cs="Arial"/>
          <w:szCs w:val="24"/>
        </w:rPr>
        <w:t xml:space="preserve">MODEL </w:t>
      </w:r>
      <w:r w:rsidRPr="00701055">
        <w:rPr>
          <w:rFonts w:cs="Arial"/>
          <w:szCs w:val="24"/>
        </w:rPr>
        <w:t>ESTIMATION</w:t>
      </w:r>
      <w:r w:rsidR="00A76DBB">
        <w:rPr>
          <w:rFonts w:cs="Arial" w:hint="eastAsia"/>
          <w:szCs w:val="24"/>
        </w:rPr>
        <w:t xml:space="preserve"> / TRAINING</w:t>
      </w:r>
      <w:r w:rsidRPr="00701055">
        <w:rPr>
          <w:rFonts w:cs="Arial"/>
          <w:szCs w:val="24"/>
        </w:rPr>
        <w:t xml:space="preserve"> AND SELECTION</w:t>
      </w:r>
      <w:bookmarkEnd w:id="839"/>
      <w:r w:rsidRPr="006C506F">
        <w:rPr>
          <w:rFonts w:cs="Arial"/>
          <w:szCs w:val="24"/>
        </w:rPr>
        <w:t xml:space="preserve"> </w:t>
      </w:r>
    </w:p>
    <w:p w14:paraId="7A8759C0" w14:textId="1233CD9B" w:rsidR="003F6733" w:rsidRDefault="003F2661" w:rsidP="003F2661">
      <w:pPr>
        <w:rPr>
          <w:rStyle w:val="SubtleEmphasis"/>
        </w:rPr>
      </w:pPr>
      <w:r>
        <w:rPr>
          <w:rStyle w:val="SubtleEmphasis"/>
        </w:rPr>
        <w:t>Note: “Model estimation</w:t>
      </w:r>
      <w:r w:rsidR="00A76DBB">
        <w:rPr>
          <w:rStyle w:val="SubtleEmphasis"/>
        </w:rPr>
        <w:t>/training</w:t>
      </w:r>
      <w:r>
        <w:rPr>
          <w:rStyle w:val="SubtleEmphasis"/>
        </w:rPr>
        <w:t>” is mostly applicable for those models that rely on statistical estimation and optimization techniques, such as regression analysis</w:t>
      </w:r>
      <w:r w:rsidR="00A76DBB">
        <w:rPr>
          <w:rStyle w:val="SubtleEmphasis"/>
          <w:rFonts w:hint="eastAsia"/>
        </w:rPr>
        <w:t xml:space="preserve"> </w:t>
      </w:r>
      <w:r w:rsidR="00A76DBB">
        <w:rPr>
          <w:rStyle w:val="SubtleEmphasis"/>
        </w:rPr>
        <w:t>or machine learning techniques</w:t>
      </w:r>
      <w:r>
        <w:rPr>
          <w:rStyle w:val="SubtleEmphasis"/>
        </w:rPr>
        <w:t>. However, this section is also relevant to some other types of models, including those that are developed using expert judgment</w:t>
      </w:r>
      <w:r w:rsidR="00A80FE0">
        <w:rPr>
          <w:rStyle w:val="SubtleEmphasis"/>
        </w:rPr>
        <w:t xml:space="preserve"> (qualitative models)</w:t>
      </w:r>
      <w:r>
        <w:rPr>
          <w:rStyle w:val="SubtleEmphasis"/>
        </w:rPr>
        <w:t>.</w:t>
      </w:r>
    </w:p>
    <w:p w14:paraId="4385D9A2" w14:textId="77777777" w:rsidR="003F2661" w:rsidRPr="002C57A9" w:rsidRDefault="003F2661" w:rsidP="003F2661">
      <w:pPr>
        <w:rPr>
          <w:rStyle w:val="SubtleEmphasis"/>
          <w:i w:val="0"/>
          <w:iCs w:val="0"/>
        </w:rPr>
      </w:pPr>
    </w:p>
    <w:p w14:paraId="0AC6FAEF" w14:textId="77777777" w:rsidR="002C57A9" w:rsidRPr="002C57A9" w:rsidRDefault="002C57A9" w:rsidP="00701055">
      <w:pPr>
        <w:rPr>
          <w:rFonts w:ascii="Arial" w:eastAsia="SimSun" w:hAnsi="Arial" w:cs="Arial"/>
          <w:b/>
          <w:bCs/>
          <w:color w:val="0070C0"/>
        </w:rPr>
      </w:pPr>
      <w:bookmarkStart w:id="840" w:name="OLE_LINK18"/>
      <w:r w:rsidRPr="00701055">
        <w:rPr>
          <w:rFonts w:ascii="Arial" w:eastAsia="SimSun" w:hAnsi="Arial" w:cs="Arial"/>
          <w:b/>
          <w:bCs/>
          <w:color w:val="0070C0"/>
        </w:rPr>
        <w:t>Reference Document List</w:t>
      </w:r>
    </w:p>
    <w:p w14:paraId="0FC9946B" w14:textId="3E870636" w:rsidR="002C57A9" w:rsidRPr="002C57A9" w:rsidRDefault="002C57A9" w:rsidP="002C57A9">
      <w:pPr>
        <w:rPr>
          <w:rStyle w:val="SubtleEmphasis"/>
        </w:rPr>
      </w:pPr>
      <w:r w:rsidRPr="00701055">
        <w:rPr>
          <w:rStyle w:val="SubtleEmphasis"/>
        </w:rPr>
        <w:t>Please list all the documents referred to in this section.</w:t>
      </w:r>
    </w:p>
    <w:p w14:paraId="434F88F7" w14:textId="77777777" w:rsidR="002C57A9" w:rsidRDefault="002C57A9" w:rsidP="002C57A9">
      <w:pPr>
        <w:rPr>
          <w:rFonts w:ascii="Arial Narrow" w:hAnsi="Arial Narrow"/>
          <w:color w:val="00B0F0"/>
        </w:rPr>
      </w:pPr>
    </w:p>
    <w:tbl>
      <w:tblPr>
        <w:tblStyle w:val="TableGrid"/>
        <w:tblW w:w="0" w:type="auto"/>
        <w:tblLook w:val="04A0" w:firstRow="1" w:lastRow="0" w:firstColumn="1" w:lastColumn="0" w:noHBand="0" w:noVBand="1"/>
      </w:tblPr>
      <w:tblGrid>
        <w:gridCol w:w="721"/>
        <w:gridCol w:w="4076"/>
        <w:gridCol w:w="5273"/>
      </w:tblGrid>
      <w:tr w:rsidR="002C57A9" w:rsidRPr="002C57A9" w14:paraId="1AC0A5CC" w14:textId="77777777" w:rsidTr="0042112B">
        <w:tc>
          <w:tcPr>
            <w:tcW w:w="721"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5D463921" w14:textId="77777777" w:rsidR="002C57A9" w:rsidRPr="002C57A9" w:rsidRDefault="002C57A9">
            <w:pPr>
              <w:rPr>
                <w:rFonts w:ascii="Aptos Narrow" w:hAnsi="Aptos Narrow"/>
                <w:b/>
                <w:bCs/>
              </w:rPr>
            </w:pPr>
            <w:r w:rsidRPr="002C57A9">
              <w:rPr>
                <w:rFonts w:ascii="Aptos Narrow" w:hAnsi="Aptos Narrow"/>
                <w:b/>
                <w:bCs/>
              </w:rPr>
              <w:t>#</w:t>
            </w:r>
          </w:p>
        </w:tc>
        <w:tc>
          <w:tcPr>
            <w:tcW w:w="4076"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6A0A992D" w14:textId="77777777" w:rsidR="002C57A9" w:rsidRPr="002C57A9" w:rsidRDefault="002C57A9">
            <w:pPr>
              <w:rPr>
                <w:rFonts w:ascii="Aptos Narrow" w:hAnsi="Aptos Narrow"/>
                <w:b/>
                <w:bCs/>
              </w:rPr>
            </w:pPr>
            <w:r w:rsidRPr="002C57A9">
              <w:rPr>
                <w:rFonts w:ascii="Aptos Narrow" w:hAnsi="Aptos Narrow"/>
                <w:b/>
                <w:bCs/>
              </w:rPr>
              <w:t>Reference Document Name</w:t>
            </w:r>
          </w:p>
        </w:tc>
        <w:tc>
          <w:tcPr>
            <w:tcW w:w="5273"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33A34CA8" w14:textId="77777777" w:rsidR="002C57A9" w:rsidRPr="002C57A9" w:rsidRDefault="002C57A9">
            <w:pPr>
              <w:rPr>
                <w:rFonts w:ascii="Aptos Narrow" w:hAnsi="Aptos Narrow"/>
                <w:b/>
                <w:bCs/>
              </w:rPr>
            </w:pPr>
            <w:r w:rsidRPr="002C57A9">
              <w:rPr>
                <w:rFonts w:ascii="Aptos Narrow" w:hAnsi="Aptos Narrow"/>
                <w:b/>
                <w:bCs/>
              </w:rPr>
              <w:t>High Level Description and purpose of the Document</w:t>
            </w:r>
          </w:p>
        </w:tc>
      </w:tr>
      <w:tr w:rsidR="0042112B" w:rsidRPr="002C57A9" w14:paraId="2F01CF26" w14:textId="77777777" w:rsidTr="0042112B">
        <w:tc>
          <w:tcPr>
            <w:tcW w:w="721" w:type="dxa"/>
            <w:tcBorders>
              <w:top w:val="single" w:sz="4" w:space="0" w:color="auto"/>
              <w:left w:val="single" w:sz="4" w:space="0" w:color="auto"/>
              <w:bottom w:val="single" w:sz="4" w:space="0" w:color="auto"/>
              <w:right w:val="single" w:sz="4" w:space="0" w:color="auto"/>
            </w:tcBorders>
            <w:vAlign w:val="center"/>
            <w:hideMark/>
          </w:tcPr>
          <w:p w14:paraId="6BA531A3" w14:textId="561682E4" w:rsidR="0042112B" w:rsidRPr="002C57A9" w:rsidRDefault="0042112B" w:rsidP="0042112B">
            <w:pPr>
              <w:rPr>
                <w:rFonts w:ascii="Aptos Narrow" w:hAnsi="Aptos Narrow"/>
              </w:rPr>
            </w:pPr>
            <w:r>
              <w:rPr>
                <w:rFonts w:ascii="Aptos Narrow" w:hAnsi="Aptos Narrow"/>
              </w:rPr>
              <w:t>1</w:t>
            </w:r>
          </w:p>
        </w:tc>
        <w:tc>
          <w:tcPr>
            <w:tcW w:w="4076" w:type="dxa"/>
            <w:tcBorders>
              <w:top w:val="single" w:sz="4" w:space="0" w:color="auto"/>
              <w:left w:val="single" w:sz="4" w:space="0" w:color="auto"/>
              <w:bottom w:val="single" w:sz="4" w:space="0" w:color="auto"/>
              <w:right w:val="single" w:sz="4" w:space="0" w:color="auto"/>
            </w:tcBorders>
            <w:vAlign w:val="center"/>
          </w:tcPr>
          <w:p w14:paraId="3B6E32B3" w14:textId="38A84736" w:rsidR="0042112B" w:rsidRPr="002C57A9" w:rsidRDefault="0042112B" w:rsidP="0042112B">
            <w:pPr>
              <w:rPr>
                <w:rFonts w:ascii="Aptos Narrow" w:hAnsi="Aptos Narrow"/>
              </w:rPr>
            </w:pPr>
            <w:r w:rsidRPr="00E373EC">
              <w:rPr>
                <w:rFonts w:ascii="Aptos Narrow" w:hAnsi="Aptos Narrow"/>
              </w:rPr>
              <w:t xml:space="preserve">f02 MRM-CONTROL01 - </w:t>
            </w:r>
            <w:proofErr w:type="spellStart"/>
            <w:r w:rsidRPr="00E373EC">
              <w:rPr>
                <w:rFonts w:ascii="Aptos Narrow" w:hAnsi="Aptos Narrow"/>
              </w:rPr>
              <w:t>y&amp;n</w:t>
            </w:r>
            <w:proofErr w:type="spellEnd"/>
            <w:r w:rsidRPr="00E373EC">
              <w:rPr>
                <w:rFonts w:ascii="Aptos Narrow" w:hAnsi="Aptos Narrow"/>
              </w:rPr>
              <w:t xml:space="preserve"> Model </w:t>
            </w:r>
            <w:proofErr w:type="spellStart"/>
            <w:r w:rsidRPr="00E373EC">
              <w:rPr>
                <w:rFonts w:ascii="Aptos Narrow" w:hAnsi="Aptos Narrow"/>
              </w:rPr>
              <w:t>Assmt</w:t>
            </w:r>
            <w:proofErr w:type="spellEnd"/>
            <w:r w:rsidRPr="00E373EC">
              <w:rPr>
                <w:rFonts w:ascii="Aptos Narrow" w:hAnsi="Aptos Narrow"/>
              </w:rPr>
              <w:t xml:space="preserve"> Fraud 059- Charles Lin </w:t>
            </w:r>
            <w:proofErr w:type="spellStart"/>
            <w:r w:rsidRPr="00E373EC">
              <w:rPr>
                <w:rFonts w:ascii="Aptos Narrow" w:hAnsi="Aptos Narrow"/>
              </w:rPr>
              <w:t>YesM</w:t>
            </w:r>
            <w:proofErr w:type="spellEnd"/>
            <w:r w:rsidRPr="00E373EC">
              <w:rPr>
                <w:rFonts w:ascii="Aptos Narrow" w:hAnsi="Aptos Narrow"/>
              </w:rPr>
              <w:t>- Alipay</w:t>
            </w:r>
          </w:p>
        </w:tc>
        <w:tc>
          <w:tcPr>
            <w:tcW w:w="5273" w:type="dxa"/>
            <w:tcBorders>
              <w:top w:val="single" w:sz="4" w:space="0" w:color="auto"/>
              <w:left w:val="single" w:sz="4" w:space="0" w:color="auto"/>
              <w:bottom w:val="single" w:sz="4" w:space="0" w:color="auto"/>
              <w:right w:val="single" w:sz="4" w:space="0" w:color="auto"/>
            </w:tcBorders>
            <w:vAlign w:val="center"/>
          </w:tcPr>
          <w:p w14:paraId="0D9BD9DE" w14:textId="2AC0A90D" w:rsidR="0042112B" w:rsidRPr="002C57A9" w:rsidRDefault="0042112B" w:rsidP="0042112B">
            <w:pPr>
              <w:rPr>
                <w:rFonts w:ascii="Aptos Narrow" w:hAnsi="Aptos Narrow"/>
              </w:rPr>
            </w:pPr>
            <w:r>
              <w:rPr>
                <w:rFonts w:ascii="Aptos Narrow" w:hAnsi="Aptos Narrow"/>
              </w:rPr>
              <w:t>Enterprise risk management and Model risk classification procedures.</w:t>
            </w:r>
          </w:p>
        </w:tc>
      </w:tr>
      <w:tr w:rsidR="0042112B" w:rsidRPr="002C57A9" w14:paraId="214B5CCA" w14:textId="77777777" w:rsidTr="0042112B">
        <w:tc>
          <w:tcPr>
            <w:tcW w:w="721" w:type="dxa"/>
            <w:tcBorders>
              <w:top w:val="single" w:sz="4" w:space="0" w:color="auto"/>
              <w:left w:val="single" w:sz="4" w:space="0" w:color="auto"/>
              <w:bottom w:val="single" w:sz="4" w:space="0" w:color="auto"/>
              <w:right w:val="single" w:sz="4" w:space="0" w:color="auto"/>
            </w:tcBorders>
            <w:vAlign w:val="center"/>
            <w:hideMark/>
          </w:tcPr>
          <w:p w14:paraId="7374B2CD" w14:textId="0558C40F" w:rsidR="0042112B" w:rsidRPr="002C57A9" w:rsidRDefault="0042112B" w:rsidP="0042112B">
            <w:pPr>
              <w:rPr>
                <w:rFonts w:ascii="Aptos Narrow" w:hAnsi="Aptos Narrow"/>
              </w:rPr>
            </w:pPr>
            <w:r>
              <w:rPr>
                <w:rFonts w:ascii="Aptos Narrow" w:hAnsi="Aptos Narrow"/>
              </w:rPr>
              <w:t>2</w:t>
            </w:r>
          </w:p>
        </w:tc>
        <w:tc>
          <w:tcPr>
            <w:tcW w:w="4076" w:type="dxa"/>
            <w:tcBorders>
              <w:top w:val="single" w:sz="4" w:space="0" w:color="auto"/>
              <w:left w:val="single" w:sz="4" w:space="0" w:color="auto"/>
              <w:bottom w:val="single" w:sz="4" w:space="0" w:color="auto"/>
              <w:right w:val="single" w:sz="4" w:space="0" w:color="auto"/>
            </w:tcBorders>
            <w:vAlign w:val="center"/>
          </w:tcPr>
          <w:p w14:paraId="5EFC660C" w14:textId="39662D5F" w:rsidR="0042112B" w:rsidRPr="002C57A9" w:rsidRDefault="0042112B" w:rsidP="0042112B">
            <w:pPr>
              <w:rPr>
                <w:rFonts w:ascii="Aptos Narrow" w:hAnsi="Aptos Narrow"/>
              </w:rPr>
            </w:pPr>
            <w:r w:rsidRPr="00E373EC">
              <w:rPr>
                <w:rFonts w:ascii="Aptos Narrow" w:hAnsi="Aptos Narrow"/>
              </w:rPr>
              <w:t xml:space="preserve">MRM-CONTROL02 - Model-IRR </w:t>
            </w:r>
            <w:proofErr w:type="spellStart"/>
            <w:r w:rsidRPr="00E373EC">
              <w:rPr>
                <w:rFonts w:ascii="Aptos Narrow" w:hAnsi="Aptos Narrow"/>
              </w:rPr>
              <w:t>Assmt</w:t>
            </w:r>
            <w:proofErr w:type="spellEnd"/>
            <w:r w:rsidRPr="00E373EC">
              <w:rPr>
                <w:rFonts w:ascii="Aptos Narrow" w:hAnsi="Aptos Narrow"/>
              </w:rPr>
              <w:t xml:space="preserve"> 059 -M- Charles Lin - Alipay 2024</w:t>
            </w:r>
          </w:p>
        </w:tc>
        <w:tc>
          <w:tcPr>
            <w:tcW w:w="5273" w:type="dxa"/>
            <w:tcBorders>
              <w:top w:val="single" w:sz="4" w:space="0" w:color="auto"/>
              <w:left w:val="single" w:sz="4" w:space="0" w:color="auto"/>
              <w:bottom w:val="single" w:sz="4" w:space="0" w:color="auto"/>
              <w:right w:val="single" w:sz="4" w:space="0" w:color="auto"/>
            </w:tcBorders>
            <w:vAlign w:val="center"/>
          </w:tcPr>
          <w:p w14:paraId="13E3B2B4" w14:textId="1FE758A6" w:rsidR="0042112B" w:rsidRPr="002C57A9" w:rsidRDefault="0042112B" w:rsidP="0042112B">
            <w:pPr>
              <w:rPr>
                <w:rFonts w:ascii="Aptos Narrow" w:hAnsi="Aptos Narrow"/>
              </w:rPr>
            </w:pPr>
            <w:r>
              <w:rPr>
                <w:rFonts w:ascii="Aptos Narrow" w:hAnsi="Aptos Narrow"/>
              </w:rPr>
              <w:t xml:space="preserve">Model inherent risk rating assessment form. </w:t>
            </w:r>
          </w:p>
        </w:tc>
      </w:tr>
      <w:bookmarkEnd w:id="840"/>
    </w:tbl>
    <w:p w14:paraId="1819D868" w14:textId="77777777" w:rsidR="002C57A9" w:rsidRDefault="002C57A9" w:rsidP="003F2661">
      <w:pPr>
        <w:rPr>
          <w:rStyle w:val="SubtleEmphasis"/>
        </w:rPr>
      </w:pPr>
    </w:p>
    <w:p w14:paraId="5A551D01" w14:textId="77777777" w:rsidR="00AF0917" w:rsidRDefault="00AF0917" w:rsidP="00AF0917">
      <w:pPr>
        <w:pStyle w:val="Heading3"/>
      </w:pPr>
      <w:bookmarkStart w:id="841" w:name="_Toc191977185"/>
      <w:r>
        <w:t>Estimation Methodology and Assumptions</w:t>
      </w:r>
      <w:bookmarkEnd w:id="841"/>
    </w:p>
    <w:p w14:paraId="0E468336" w14:textId="77777777" w:rsidR="00AF0917" w:rsidRDefault="00AF0917" w:rsidP="00AF0917">
      <w:pPr>
        <w:rPr>
          <w:rStyle w:val="SubtleEmphasis"/>
        </w:rPr>
      </w:pPr>
      <w:r>
        <w:rPr>
          <w:rStyle w:val="SubtleEmphasis"/>
        </w:rPr>
        <w:t>Describe in detail the model estimation methodology, including the assumptions that may be implicit in the estimation technique. For example, ordinary least squares estimations include assumptions about regression residuals. Describe any expert judgments related to the estimation, such as the selection of variable weighting methodologies.</w:t>
      </w:r>
    </w:p>
    <w:p w14:paraId="42246BE9" w14:textId="77777777" w:rsidR="00AF0917" w:rsidRDefault="00AF0917" w:rsidP="00AF0917">
      <w:pPr>
        <w:rPr>
          <w:rStyle w:val="SubtleEmphasis"/>
        </w:rPr>
      </w:pPr>
    </w:p>
    <w:p w14:paraId="0A4C9374" w14:textId="77777777" w:rsidR="00AF0917" w:rsidRDefault="00AF0917" w:rsidP="00AF0917">
      <w:pPr>
        <w:rPr>
          <w:rFonts w:eastAsia="Synchrony Sans" w:cstheme="minorHAnsi"/>
          <w:i/>
          <w:iCs/>
          <w:color w:val="000000"/>
          <w:szCs w:val="20"/>
        </w:rPr>
      </w:pPr>
      <w:r w:rsidRPr="005D5BAA">
        <w:rPr>
          <w:rStyle w:val="SubtleEmphasis"/>
          <w:u w:val="single"/>
        </w:rPr>
        <w:t xml:space="preserve">For machine learning </w:t>
      </w:r>
      <w:r>
        <w:rPr>
          <w:rStyle w:val="SubtleEmphasis"/>
          <w:u w:val="single"/>
        </w:rPr>
        <w:t xml:space="preserve">(ML) </w:t>
      </w:r>
      <w:r w:rsidRPr="005D5BAA">
        <w:rPr>
          <w:rStyle w:val="SubtleEmphasis"/>
          <w:u w:val="single"/>
        </w:rPr>
        <w:t>models</w:t>
      </w:r>
      <w:r>
        <w:rPr>
          <w:rStyle w:val="SubtleEmphasis"/>
        </w:rPr>
        <w:t xml:space="preserve">, discuss whether </w:t>
      </w:r>
      <w:bookmarkStart w:id="842" w:name="OLE_LINK43"/>
      <w:r>
        <w:rPr>
          <w:rStyle w:val="SubtleEmphasis"/>
        </w:rPr>
        <w:t>monotonicity</w:t>
      </w:r>
      <w:bookmarkEnd w:id="842"/>
      <w:r>
        <w:rPr>
          <w:rStyle w:val="SubtleEmphasis"/>
        </w:rPr>
        <w:t xml:space="preserve"> of relationships between the model features and the target variable is important or required, and whether the ML algorithm is configured to ensure such monotonicity.</w:t>
      </w:r>
    </w:p>
    <w:p w14:paraId="36C17965" w14:textId="77777777" w:rsidR="00AF0917" w:rsidRDefault="00AF0917" w:rsidP="00AF0917">
      <w:pPr>
        <w:rPr>
          <w:rStyle w:val="SubtleEmphasis"/>
        </w:rPr>
      </w:pPr>
    </w:p>
    <w:p w14:paraId="375AF0A2" w14:textId="77777777" w:rsidR="00AF0917" w:rsidRDefault="00AF0917" w:rsidP="00AF0917">
      <w:pPr>
        <w:shd w:val="clear" w:color="auto" w:fill="DAEEF3" w:themeFill="accent5" w:themeFillTint="33"/>
        <w:rPr>
          <w:rFonts w:ascii="Aptos Narrow" w:hAnsi="Aptos Narrow"/>
        </w:rPr>
      </w:pPr>
      <w:bookmarkStart w:id="843" w:name="OLE_LINK59"/>
      <w:bookmarkStart w:id="844" w:name="OLE_LINK6"/>
      <w:r>
        <w:rPr>
          <w:rFonts w:ascii="Aptos Narrow" w:hAnsi="Aptos Narrow"/>
        </w:rPr>
        <w:lastRenderedPageBreak/>
        <w:t xml:space="preserve">Model Owner: </w:t>
      </w:r>
    </w:p>
    <w:p w14:paraId="10A5C75E" w14:textId="4C294D82" w:rsidR="00AF0917" w:rsidRDefault="003020C7" w:rsidP="0042112B">
      <w:pPr>
        <w:shd w:val="clear" w:color="auto" w:fill="DAEEF3" w:themeFill="accent5" w:themeFillTint="33"/>
        <w:jc w:val="both"/>
        <w:rPr>
          <w:rFonts w:ascii="Aptos Narrow" w:hAnsi="Aptos Narrow"/>
        </w:rPr>
      </w:pPr>
      <w:r w:rsidRPr="003020C7">
        <w:rPr>
          <w:rFonts w:ascii="Aptos Narrow" w:hAnsi="Aptos Narrow"/>
        </w:rPr>
        <w:t>The Alipay fraud detection system is based on a rule-based approach, rather than an estimation-based technique like ordinary least squares or machine learning models. The model’s "estimation" process is not based on statistical inference or optimization techniques; rather, it uses predefined fraud detection rules and thresholds designed to identify suspicious or potentially fraudulent transactions. These rules are continuously refined and updated based on feedback and tagged fraud data, ensuring that the system remains effective against evolving fraud patterns.</w:t>
      </w:r>
    </w:p>
    <w:p w14:paraId="7E6DE275" w14:textId="77777777" w:rsidR="003020C7" w:rsidRDefault="003020C7" w:rsidP="0042112B">
      <w:pPr>
        <w:shd w:val="clear" w:color="auto" w:fill="DAEEF3" w:themeFill="accent5" w:themeFillTint="33"/>
        <w:jc w:val="both"/>
        <w:rPr>
          <w:rFonts w:ascii="Aptos Narrow" w:hAnsi="Aptos Narrow"/>
        </w:rPr>
      </w:pPr>
    </w:p>
    <w:p w14:paraId="004AA306" w14:textId="2FF54481" w:rsidR="003020C7" w:rsidRDefault="003020C7" w:rsidP="0042112B">
      <w:pPr>
        <w:shd w:val="clear" w:color="auto" w:fill="DAEEF3" w:themeFill="accent5" w:themeFillTint="33"/>
        <w:jc w:val="both"/>
        <w:rPr>
          <w:rFonts w:ascii="Aptos Narrow" w:hAnsi="Aptos Narrow"/>
        </w:rPr>
      </w:pPr>
      <w:r w:rsidRPr="003020C7">
        <w:rPr>
          <w:rFonts w:ascii="Aptos Narrow" w:hAnsi="Aptos Narrow"/>
        </w:rPr>
        <w:t>Since the model is rule-based, there are no explicit assumptions related to statistical methods like regression residuals, multicollinearity, or heteroscedasticity. Instead, the assumptions underlying the system are related to the quality and relevance of the data inputs used in the rules, as well as the effectiveness of those rules in detecting fraud. These rules are crafted by domain experts based on historical fraud data and insights into common fraud schemes, ensuring they remain aligned with evolving trends in fraud tactics.</w:t>
      </w:r>
    </w:p>
    <w:p w14:paraId="4A8BD701" w14:textId="77777777" w:rsidR="003020C7" w:rsidRDefault="003020C7" w:rsidP="0042112B">
      <w:pPr>
        <w:shd w:val="clear" w:color="auto" w:fill="DAEEF3" w:themeFill="accent5" w:themeFillTint="33"/>
        <w:jc w:val="both"/>
        <w:rPr>
          <w:rFonts w:ascii="Aptos Narrow" w:hAnsi="Aptos Narrow"/>
        </w:rPr>
      </w:pPr>
    </w:p>
    <w:p w14:paraId="42DE20EA" w14:textId="555C21DC" w:rsidR="00AF0917" w:rsidRDefault="003020C7" w:rsidP="0042112B">
      <w:pPr>
        <w:shd w:val="clear" w:color="auto" w:fill="DAEEF3" w:themeFill="accent5" w:themeFillTint="33"/>
        <w:jc w:val="both"/>
        <w:rPr>
          <w:rFonts w:ascii="Aptos Narrow" w:hAnsi="Aptos Narrow"/>
        </w:rPr>
      </w:pPr>
      <w:r w:rsidRPr="003020C7">
        <w:rPr>
          <w:rFonts w:ascii="Aptos Narrow" w:hAnsi="Aptos Narrow"/>
        </w:rPr>
        <w:t>For machine learning models, which may require the configuration of monotonic relationships between features and target variables, Alipay's fraud detection system does not use machine learning algorithms. Consequently, there are no concerns regarding monotonicity or ensuring the model maintains certain relationships between features and outcomes. The system’s performance relies on consistent rule-based logic, rather than learning from data in the way machine learning models do.</w:t>
      </w:r>
    </w:p>
    <w:p w14:paraId="5EA17A96" w14:textId="77777777" w:rsidR="00AF0917" w:rsidRDefault="00AF0917" w:rsidP="00AF0917">
      <w:pPr>
        <w:shd w:val="clear" w:color="auto" w:fill="DAEEF3" w:themeFill="accent5" w:themeFillTint="33"/>
        <w:rPr>
          <w:rFonts w:ascii="Aptos Narrow" w:hAnsi="Aptos Narrow"/>
        </w:rPr>
      </w:pPr>
    </w:p>
    <w:p w14:paraId="73E8B491" w14:textId="77777777" w:rsidR="00AF0917" w:rsidRDefault="00AF0917" w:rsidP="00AF0917">
      <w:pPr>
        <w:shd w:val="clear" w:color="auto" w:fill="DAEEF3" w:themeFill="accent5" w:themeFillTint="33"/>
        <w:rPr>
          <w:rFonts w:ascii="Aptos Narrow" w:hAnsi="Aptos Narrow"/>
        </w:rPr>
      </w:pPr>
    </w:p>
    <w:bookmarkEnd w:id="843"/>
    <w:p w14:paraId="416403FB" w14:textId="77777777" w:rsidR="00AF0917" w:rsidRDefault="00AF0917" w:rsidP="00AF0917"/>
    <w:p w14:paraId="38F3975A" w14:textId="2327BAFB" w:rsidR="000C258D" w:rsidRDefault="00EA6FE9" w:rsidP="00C65F28">
      <w:pPr>
        <w:pStyle w:val="Heading3"/>
      </w:pPr>
      <w:bookmarkStart w:id="845" w:name="_Toc191977186"/>
      <w:bookmarkEnd w:id="844"/>
      <w:r>
        <w:rPr>
          <w:rFonts w:hint="eastAsia"/>
        </w:rPr>
        <w:t>Modeling Software / Platform</w:t>
      </w:r>
      <w:bookmarkEnd w:id="845"/>
    </w:p>
    <w:p w14:paraId="2DE3849D" w14:textId="7B8FF941" w:rsidR="00EA6FE9" w:rsidRDefault="00EA6FE9" w:rsidP="00EA6FE9">
      <w:pPr>
        <w:rPr>
          <w:rStyle w:val="SubtleEmphasis"/>
        </w:rPr>
      </w:pPr>
      <w:r>
        <w:rPr>
          <w:rStyle w:val="SubtleEmphasis"/>
        </w:rPr>
        <w:t>Provide information on the software and/or programming language used in the model estimation/training (including the version number, if applicable). If relevant, list the specific algorithms and packages used in model training.</w:t>
      </w:r>
    </w:p>
    <w:p w14:paraId="5631E0C0" w14:textId="77777777" w:rsidR="00EA6FE9" w:rsidRDefault="00EA6FE9" w:rsidP="00EA6FE9">
      <w:pPr>
        <w:rPr>
          <w:rStyle w:val="SubtleEmphasis"/>
        </w:rPr>
      </w:pPr>
    </w:p>
    <w:p w14:paraId="07137A8D" w14:textId="4518E374" w:rsidR="00EA6FE9" w:rsidRDefault="00EA6FE9" w:rsidP="00EA6FE9">
      <w:pPr>
        <w:shd w:val="clear" w:color="auto" w:fill="DAEEF3" w:themeFill="accent5" w:themeFillTint="33"/>
        <w:rPr>
          <w:rFonts w:ascii="Aptos Narrow" w:hAnsi="Aptos Narrow"/>
        </w:rPr>
      </w:pPr>
      <w:r>
        <w:rPr>
          <w:rFonts w:ascii="Aptos Narrow" w:hAnsi="Aptos Narrow"/>
        </w:rPr>
        <w:t xml:space="preserve">Model Owner: </w:t>
      </w:r>
    </w:p>
    <w:p w14:paraId="38359779" w14:textId="77777777" w:rsidR="006C6E48" w:rsidRPr="006C6E48" w:rsidRDefault="006C6E48" w:rsidP="0042112B">
      <w:pPr>
        <w:shd w:val="clear" w:color="auto" w:fill="DAEEF3" w:themeFill="accent5" w:themeFillTint="33"/>
        <w:jc w:val="both"/>
        <w:rPr>
          <w:rFonts w:ascii="Aptos Narrow" w:hAnsi="Aptos Narrow"/>
        </w:rPr>
      </w:pPr>
      <w:r w:rsidRPr="006C6E48">
        <w:rPr>
          <w:rFonts w:ascii="Aptos Narrow" w:hAnsi="Aptos Narrow"/>
        </w:rPr>
        <w:t>The Alipay fraud detection system utilizes a rule-based approach for transaction fraud detection, rather than relying on conventional statistical or machine learning algorithms. As such, the model does not require the use of traditional software platforms for model estimation or training, such as those associated with machine learning or statistical modeling.</w:t>
      </w:r>
    </w:p>
    <w:p w14:paraId="7B00C9C1" w14:textId="77777777" w:rsidR="006C6E48" w:rsidRPr="006C6E48" w:rsidRDefault="006C6E48" w:rsidP="0042112B">
      <w:pPr>
        <w:shd w:val="clear" w:color="auto" w:fill="DAEEF3" w:themeFill="accent5" w:themeFillTint="33"/>
        <w:jc w:val="both"/>
        <w:rPr>
          <w:rFonts w:ascii="Aptos Narrow" w:hAnsi="Aptos Narrow"/>
        </w:rPr>
      </w:pPr>
    </w:p>
    <w:p w14:paraId="3CDC3709" w14:textId="4EA726E2" w:rsidR="00EA6FE9" w:rsidRDefault="6BA456E4" w:rsidP="0042112B">
      <w:pPr>
        <w:shd w:val="clear" w:color="auto" w:fill="DAEEF3" w:themeFill="accent5" w:themeFillTint="33"/>
        <w:jc w:val="both"/>
        <w:rPr>
          <w:rFonts w:ascii="Aptos Narrow" w:hAnsi="Aptos Narrow"/>
        </w:rPr>
      </w:pPr>
      <w:r w:rsidRPr="7EC542A7">
        <w:rPr>
          <w:rFonts w:ascii="Aptos Narrow" w:hAnsi="Aptos Narrow"/>
        </w:rPr>
        <w:t xml:space="preserve">The fraud detection system’s rules are embedded within its internal fraud detection platform, which operates on </w:t>
      </w:r>
      <w:r w:rsidR="000BEC6F" w:rsidRPr="7EC542A7">
        <w:rPr>
          <w:rFonts w:ascii="Aptos Narrow" w:hAnsi="Aptos Narrow"/>
        </w:rPr>
        <w:t>proprietary</w:t>
      </w:r>
      <w:r w:rsidRPr="7EC542A7">
        <w:rPr>
          <w:rFonts w:ascii="Aptos Narrow" w:hAnsi="Aptos Narrow"/>
        </w:rPr>
        <w:t xml:space="preserve"> </w:t>
      </w:r>
      <w:r w:rsidR="15A8BCC5" w:rsidRPr="7EC542A7">
        <w:rPr>
          <w:rFonts w:ascii="Aptos Narrow" w:hAnsi="Aptos Narrow"/>
        </w:rPr>
        <w:t>software</w:t>
      </w:r>
      <w:r w:rsidRPr="7EC542A7">
        <w:rPr>
          <w:rFonts w:ascii="Aptos Narrow" w:hAnsi="Aptos Narrow"/>
        </w:rPr>
        <w:t xml:space="preserve"> designed and maintained by Ant Group. The platform incorporates a variety of fraud detection rules that are continuously refined based on historical fraud data and expert feedback. While specific details regarding the software or platform version are not explicitly shared by the vendor due to intellectual property concerns, the underlying system is built using proprietary technology designed to assess and flag suspicious transactions in real-time.</w:t>
      </w:r>
    </w:p>
    <w:p w14:paraId="67383659" w14:textId="77777777" w:rsidR="00EA6FE9" w:rsidRDefault="00EA6FE9" w:rsidP="00EA6FE9">
      <w:pPr>
        <w:shd w:val="clear" w:color="auto" w:fill="DAEEF3" w:themeFill="accent5" w:themeFillTint="33"/>
        <w:rPr>
          <w:rFonts w:ascii="Aptos Narrow" w:hAnsi="Aptos Narrow"/>
        </w:rPr>
      </w:pPr>
    </w:p>
    <w:p w14:paraId="470BCE07" w14:textId="5691ECAF" w:rsidR="00EA6FE9" w:rsidRDefault="00EA6FE9" w:rsidP="00EA6FE9"/>
    <w:p w14:paraId="567A4C8D" w14:textId="4670FB2D" w:rsidR="00EA6FE9" w:rsidRDefault="00EA6FE9" w:rsidP="00C65F28">
      <w:pPr>
        <w:pStyle w:val="Heading3"/>
      </w:pPr>
      <w:bookmarkStart w:id="846" w:name="_Toc191977187"/>
      <w:r>
        <w:rPr>
          <w:rFonts w:hint="eastAsia"/>
        </w:rPr>
        <w:lastRenderedPageBreak/>
        <w:t>Hyper-parameter Tuning</w:t>
      </w:r>
      <w:bookmarkEnd w:id="846"/>
    </w:p>
    <w:p w14:paraId="7F13EDF5" w14:textId="77777777" w:rsidR="0052070D" w:rsidRPr="005D5BAA" w:rsidRDefault="0052070D" w:rsidP="0052070D">
      <w:pPr>
        <w:spacing w:after="120"/>
        <w:rPr>
          <w:rStyle w:val="SubtleEmphasis"/>
        </w:rPr>
      </w:pPr>
      <w:r w:rsidRPr="005D5BAA">
        <w:rPr>
          <w:rStyle w:val="SubtleEmphasis"/>
          <w:u w:val="single"/>
        </w:rPr>
        <w:t>For machine learning models</w:t>
      </w:r>
      <w:r w:rsidRPr="005D5BAA">
        <w:rPr>
          <w:rStyle w:val="SubtleEmphasis"/>
        </w:rPr>
        <w:t>, include a detailed description of the hyper-parameter tuning process, including the following information:</w:t>
      </w:r>
    </w:p>
    <w:p w14:paraId="3A9CCEB5" w14:textId="77777777" w:rsidR="0052070D" w:rsidRPr="005D5BAA" w:rsidRDefault="0052070D" w:rsidP="00F817CF">
      <w:pPr>
        <w:pStyle w:val="ListParagraph"/>
        <w:numPr>
          <w:ilvl w:val="0"/>
          <w:numId w:val="20"/>
        </w:numPr>
        <w:spacing w:after="60" w:line="240" w:lineRule="auto"/>
        <w:contextualSpacing w:val="0"/>
        <w:rPr>
          <w:rStyle w:val="SubtleEmphasis"/>
        </w:rPr>
      </w:pPr>
      <w:r w:rsidRPr="005D5BAA">
        <w:rPr>
          <w:rStyle w:val="SubtleEmphasis"/>
        </w:rPr>
        <w:t xml:space="preserve">The approach used for </w:t>
      </w:r>
      <w:bookmarkStart w:id="847" w:name="OLE_LINK45"/>
      <w:r w:rsidRPr="005D5BAA">
        <w:rPr>
          <w:rStyle w:val="SubtleEmphasis"/>
        </w:rPr>
        <w:t>hyper-parameter tuning</w:t>
      </w:r>
      <w:bookmarkEnd w:id="847"/>
      <w:r w:rsidRPr="005D5BAA">
        <w:rPr>
          <w:rStyle w:val="SubtleEmphasis"/>
        </w:rPr>
        <w:t>, including the rationale for leveraging this approach.</w:t>
      </w:r>
    </w:p>
    <w:p w14:paraId="2CB2D597" w14:textId="77777777" w:rsidR="0052070D" w:rsidRPr="005D5BAA" w:rsidRDefault="0052070D" w:rsidP="00F817CF">
      <w:pPr>
        <w:pStyle w:val="ListParagraph"/>
        <w:numPr>
          <w:ilvl w:val="0"/>
          <w:numId w:val="20"/>
        </w:numPr>
        <w:spacing w:after="60" w:line="240" w:lineRule="auto"/>
        <w:contextualSpacing w:val="0"/>
        <w:rPr>
          <w:rStyle w:val="SubtleEmphasis"/>
        </w:rPr>
      </w:pPr>
      <w:r w:rsidRPr="005D5BAA">
        <w:rPr>
          <w:rStyle w:val="SubtleEmphasis"/>
        </w:rPr>
        <w:t>The list of the hyper-parameters tuned (as well as those that are left at default values) and the range of values searched. If applicable, explain why some hyper-parameters were not tuned.</w:t>
      </w:r>
    </w:p>
    <w:p w14:paraId="63B8C18B" w14:textId="77777777" w:rsidR="0052070D" w:rsidRPr="005D5BAA" w:rsidRDefault="0052070D" w:rsidP="00F817CF">
      <w:pPr>
        <w:pStyle w:val="ListParagraph"/>
        <w:numPr>
          <w:ilvl w:val="0"/>
          <w:numId w:val="20"/>
        </w:numPr>
        <w:spacing w:after="60" w:line="240" w:lineRule="auto"/>
        <w:contextualSpacing w:val="0"/>
        <w:rPr>
          <w:rStyle w:val="SubtleEmphasis"/>
        </w:rPr>
      </w:pPr>
      <w:r w:rsidRPr="005D5BAA">
        <w:rPr>
          <w:rStyle w:val="SubtleEmphasis"/>
        </w:rPr>
        <w:t xml:space="preserve">Performance metric(s) used to select the optimal hyper-parameters and the supporting rationale. </w:t>
      </w:r>
    </w:p>
    <w:p w14:paraId="41E5DA79" w14:textId="05530906" w:rsidR="0052070D" w:rsidRPr="005D5BAA" w:rsidRDefault="0052070D" w:rsidP="00F817CF">
      <w:pPr>
        <w:pStyle w:val="ListParagraph"/>
        <w:numPr>
          <w:ilvl w:val="0"/>
          <w:numId w:val="20"/>
        </w:numPr>
        <w:spacing w:after="120" w:line="240" w:lineRule="auto"/>
        <w:contextualSpacing w:val="0"/>
        <w:rPr>
          <w:rStyle w:val="SubtleEmphasis"/>
        </w:rPr>
      </w:pPr>
      <w:r w:rsidRPr="005D5BAA">
        <w:rPr>
          <w:rStyle w:val="SubtleEmphasis"/>
        </w:rPr>
        <w:t>Sufficiently detailed discussion of the results of the tuning process and selected values, including any judgmental adjustments to the parameters, if any.</w:t>
      </w:r>
    </w:p>
    <w:p w14:paraId="575047E7" w14:textId="29FB19CB" w:rsidR="00EA6FE9" w:rsidRPr="005D5BAA" w:rsidRDefault="0052070D" w:rsidP="0052070D">
      <w:pPr>
        <w:rPr>
          <w:rStyle w:val="SubtleEmphasis"/>
        </w:rPr>
      </w:pPr>
      <w:r w:rsidRPr="005D5BAA">
        <w:rPr>
          <w:rStyle w:val="SubtleEmphasis"/>
        </w:rPr>
        <w:t>If the model also utilizes pre-training during development, provide details of the pre-training process and the pre-trained model as well as related analysis/test/comparison results.</w:t>
      </w:r>
    </w:p>
    <w:p w14:paraId="064F59C4" w14:textId="77777777" w:rsidR="0052070D" w:rsidRPr="0052070D" w:rsidRDefault="0052070D" w:rsidP="0052070D"/>
    <w:p w14:paraId="6680A12E" w14:textId="3C2926C2" w:rsidR="00EA6FE9" w:rsidRDefault="00EA6FE9" w:rsidP="00EA6FE9">
      <w:pPr>
        <w:shd w:val="clear" w:color="auto" w:fill="DAEEF3" w:themeFill="accent5" w:themeFillTint="33"/>
        <w:rPr>
          <w:rFonts w:ascii="Aptos Narrow" w:hAnsi="Aptos Narrow"/>
        </w:rPr>
      </w:pPr>
      <w:r>
        <w:rPr>
          <w:rFonts w:ascii="Aptos Narrow" w:hAnsi="Aptos Narrow"/>
        </w:rPr>
        <w:t xml:space="preserve">Model Owner: </w:t>
      </w:r>
    </w:p>
    <w:p w14:paraId="7026CA77" w14:textId="0E334F7A" w:rsidR="00EA6FE9" w:rsidRDefault="006C6E48" w:rsidP="0042112B">
      <w:pPr>
        <w:shd w:val="clear" w:color="auto" w:fill="DAEEF3" w:themeFill="accent5" w:themeFillTint="33"/>
        <w:jc w:val="both"/>
        <w:rPr>
          <w:rFonts w:ascii="Aptos Narrow" w:hAnsi="Aptos Narrow"/>
        </w:rPr>
      </w:pPr>
      <w:r w:rsidRPr="006C6E48">
        <w:rPr>
          <w:rFonts w:ascii="Aptos Narrow" w:hAnsi="Aptos Narrow"/>
        </w:rPr>
        <w:t>As a rule-based fraud detection system, the Alipay fraud detection model does not rely on machine learning algorithms or hyper-parameter tuning techniques typically associated with supervised learning models. Instead, the system uses predefined fraud detection rules, which are iteratively refined and updated based on feedback from the internal fraud detection team at Alipay.</w:t>
      </w:r>
    </w:p>
    <w:p w14:paraId="2BB1BC26" w14:textId="77777777" w:rsidR="006C6E48" w:rsidRDefault="006C6E48" w:rsidP="0042112B">
      <w:pPr>
        <w:shd w:val="clear" w:color="auto" w:fill="DAEEF3" w:themeFill="accent5" w:themeFillTint="33"/>
        <w:jc w:val="both"/>
        <w:rPr>
          <w:rFonts w:ascii="Aptos Narrow" w:hAnsi="Aptos Narrow"/>
        </w:rPr>
      </w:pPr>
    </w:p>
    <w:p w14:paraId="498BCF65" w14:textId="5C8BB7DF" w:rsidR="006C6E48" w:rsidRPr="006C6E48" w:rsidRDefault="006C6E48" w:rsidP="0042112B">
      <w:pPr>
        <w:shd w:val="clear" w:color="auto" w:fill="DAEEF3" w:themeFill="accent5" w:themeFillTint="33"/>
        <w:jc w:val="both"/>
        <w:rPr>
          <w:rFonts w:ascii="Aptos Narrow" w:hAnsi="Aptos Narrow"/>
        </w:rPr>
      </w:pPr>
      <w:r w:rsidRPr="006C6E48">
        <w:rPr>
          <w:rFonts w:ascii="Aptos Narrow" w:hAnsi="Aptos Narrow"/>
        </w:rPr>
        <w:t>Given that the model is not based on machine learning models, there are no hyper-parameters (such as learning rates, regularization parameters, or tree depths) to tune. The "tuning" of the model is focused on updating and refining the fraud detection rules rather than adjusting algorithmic hyper-parameters. These adjustments are made based on historical fraud data, expert judgment, and the evolution of fraud typologies, ensuring that the system remains responsive to emerging fraudulent activities.</w:t>
      </w:r>
    </w:p>
    <w:p w14:paraId="064F151A" w14:textId="13A03AD9" w:rsidR="006C6E48" w:rsidRDefault="006C6E48" w:rsidP="0042112B">
      <w:pPr>
        <w:shd w:val="clear" w:color="auto" w:fill="DAEEF3" w:themeFill="accent5" w:themeFillTint="33"/>
        <w:jc w:val="both"/>
        <w:rPr>
          <w:rFonts w:ascii="Aptos Narrow" w:hAnsi="Aptos Narrow"/>
        </w:rPr>
      </w:pPr>
      <w:r w:rsidRPr="006C6E48">
        <w:rPr>
          <w:rFonts w:ascii="Aptos Narrow" w:hAnsi="Aptos Narrow"/>
        </w:rPr>
        <w:t>Since the model does not utilize pre-training or machine learning model training phases, there is no process for pre-training a model or selecting pre-trained models. Instead, the focus is on enhancing the rules over time through manual refinement and operational testing.</w:t>
      </w:r>
    </w:p>
    <w:p w14:paraId="1B322D65" w14:textId="77777777" w:rsidR="00EA6FE9" w:rsidRDefault="00EA6FE9" w:rsidP="00EA6FE9">
      <w:pPr>
        <w:shd w:val="clear" w:color="auto" w:fill="DAEEF3" w:themeFill="accent5" w:themeFillTint="33"/>
        <w:rPr>
          <w:rFonts w:ascii="Aptos Narrow" w:hAnsi="Aptos Narrow"/>
        </w:rPr>
      </w:pPr>
    </w:p>
    <w:p w14:paraId="621ECE90" w14:textId="77777777" w:rsidR="00EA6FE9" w:rsidRDefault="00EA6FE9" w:rsidP="00EA6FE9"/>
    <w:p w14:paraId="51936903" w14:textId="681F9288" w:rsidR="00EA6FE9" w:rsidRDefault="00EA6FE9" w:rsidP="00C65F28">
      <w:pPr>
        <w:pStyle w:val="Heading3"/>
      </w:pPr>
      <w:bookmarkStart w:id="848" w:name="_Toc191977188"/>
      <w:r>
        <w:rPr>
          <w:rFonts w:hint="eastAsia"/>
        </w:rPr>
        <w:t>Feature / Variable Selection</w:t>
      </w:r>
      <w:bookmarkEnd w:id="848"/>
    </w:p>
    <w:p w14:paraId="7E04CC5F" w14:textId="77777777" w:rsidR="0052070D" w:rsidRDefault="0052070D" w:rsidP="0052070D">
      <w:pPr>
        <w:rPr>
          <w:rStyle w:val="SubtleEmphasis"/>
        </w:rPr>
      </w:pPr>
      <w:r>
        <w:rPr>
          <w:rStyle w:val="SubtleEmphasis"/>
        </w:rPr>
        <w:t xml:space="preserve">Describe in detail the approaches used to select candidate and final model variables/features, including the relevant criteria/thresholds for quantitative selection criteria, as well as any expert judgments. </w:t>
      </w:r>
    </w:p>
    <w:p w14:paraId="4BB1A030" w14:textId="77777777" w:rsidR="0052070D" w:rsidRDefault="0052070D" w:rsidP="0052070D">
      <w:pPr>
        <w:rPr>
          <w:rStyle w:val="SubtleEmphasis"/>
        </w:rPr>
      </w:pPr>
    </w:p>
    <w:p w14:paraId="19215977" w14:textId="182B2EDD" w:rsidR="0052070D" w:rsidRDefault="0052070D" w:rsidP="0052070D">
      <w:pPr>
        <w:rPr>
          <w:rStyle w:val="SubtleEmphasis"/>
        </w:rPr>
      </w:pPr>
      <w:r>
        <w:rPr>
          <w:rStyle w:val="SubtleEmphasis"/>
        </w:rPr>
        <w:t>Describe the process for involving subject matter specialists from the line of business to obtain their views on candidate variables, including the associated economic theory/business intuition behind each variable, as well as the expectation for the directional impact of each variable on the model output.</w:t>
      </w:r>
    </w:p>
    <w:p w14:paraId="5C9AF456" w14:textId="77777777" w:rsidR="0052070D" w:rsidRDefault="0052070D" w:rsidP="0052070D">
      <w:pPr>
        <w:rPr>
          <w:rStyle w:val="SubtleEmphasis"/>
        </w:rPr>
      </w:pPr>
    </w:p>
    <w:p w14:paraId="2F71F4EF" w14:textId="785B2B59" w:rsidR="0052070D" w:rsidRDefault="0052070D" w:rsidP="0052070D">
      <w:pPr>
        <w:rPr>
          <w:rStyle w:val="SubtleEmphasis"/>
        </w:rPr>
      </w:pPr>
      <w:r>
        <w:rPr>
          <w:rStyle w:val="SubtleEmphasis"/>
        </w:rPr>
        <w:t>Describe any algorithms or statistical procedures (such as correlation analysis, Information Value analysis, stepwise regression procedure, etc.) used as part of the process to select final model variables from the full set of candidate model variables.</w:t>
      </w:r>
    </w:p>
    <w:p w14:paraId="6660E6CF" w14:textId="77777777" w:rsidR="00EA6FE9" w:rsidRDefault="00EA6FE9" w:rsidP="00EA6FE9"/>
    <w:p w14:paraId="22428630" w14:textId="5AE776F0" w:rsidR="00EA6FE9" w:rsidRDefault="00EA6FE9" w:rsidP="00EA6FE9">
      <w:pPr>
        <w:shd w:val="clear" w:color="auto" w:fill="DAEEF3" w:themeFill="accent5" w:themeFillTint="33"/>
        <w:rPr>
          <w:rFonts w:ascii="Aptos Narrow" w:hAnsi="Aptos Narrow"/>
        </w:rPr>
      </w:pPr>
      <w:r>
        <w:rPr>
          <w:rFonts w:ascii="Aptos Narrow" w:hAnsi="Aptos Narrow"/>
        </w:rPr>
        <w:t xml:space="preserve">Model Owner: </w:t>
      </w:r>
    </w:p>
    <w:p w14:paraId="7E989528" w14:textId="78DB20FE" w:rsidR="00DA0D53" w:rsidRDefault="00DA0D53" w:rsidP="0042112B">
      <w:pPr>
        <w:shd w:val="clear" w:color="auto" w:fill="DAEEF3" w:themeFill="accent5" w:themeFillTint="33"/>
        <w:jc w:val="both"/>
        <w:rPr>
          <w:rFonts w:ascii="Aptos Narrow" w:hAnsi="Aptos Narrow"/>
          <w:lang w:val="en-IN"/>
        </w:rPr>
      </w:pPr>
      <w:r>
        <w:rPr>
          <w:rFonts w:ascii="Aptos Narrow" w:hAnsi="Aptos Narrow"/>
          <w:lang w:val="en-IN"/>
        </w:rPr>
        <w:lastRenderedPageBreak/>
        <w:t>F</w:t>
      </w:r>
      <w:r w:rsidRPr="00DA0D53">
        <w:rPr>
          <w:rFonts w:ascii="Aptos Narrow" w:hAnsi="Aptos Narrow"/>
          <w:lang w:val="en-IN"/>
        </w:rPr>
        <w:t>or the Alipay fraud detection model, which is a rule-based system, the approach to feature/variable selection differs from machine learning models that typically rely on algorithmic methods like correlation analysis, stepwise regression, or Information Value</w:t>
      </w:r>
      <w:r>
        <w:rPr>
          <w:rFonts w:ascii="Aptos Narrow" w:hAnsi="Aptos Narrow"/>
          <w:lang w:val="en-IN"/>
        </w:rPr>
        <w:t>. Instead, the model</w:t>
      </w:r>
      <w:r w:rsidR="006C6E48" w:rsidRPr="006C6E48">
        <w:rPr>
          <w:rFonts w:ascii="Aptos Narrow" w:hAnsi="Aptos Narrow"/>
        </w:rPr>
        <w:t xml:space="preserve"> </w:t>
      </w:r>
      <w:r w:rsidR="00AF0917" w:rsidRPr="00AF0917">
        <w:rPr>
          <w:rFonts w:ascii="Aptos Narrow" w:hAnsi="Aptos Narrow"/>
          <w:lang w:val="en-IN"/>
        </w:rPr>
        <w:t>employs a structured approach to variable selection by categorizing key features of event attributes into distinct types</w:t>
      </w:r>
      <w:r>
        <w:rPr>
          <w:rFonts w:ascii="Aptos Narrow" w:hAnsi="Aptos Narrow"/>
          <w:lang w:val="en-IN"/>
        </w:rPr>
        <w:t xml:space="preserve"> which are </w:t>
      </w:r>
      <w:r w:rsidRPr="00DA0D53">
        <w:rPr>
          <w:rFonts w:ascii="Aptos Narrow" w:hAnsi="Aptos Narrow"/>
          <w:lang w:val="en-IN"/>
        </w:rPr>
        <w:t>guided primarily by business requirements, subject matter expertise, and operational performance over time.</w:t>
      </w:r>
    </w:p>
    <w:p w14:paraId="6161AEFA" w14:textId="77777777" w:rsidR="00AF0917" w:rsidRDefault="00AF0917" w:rsidP="0042112B">
      <w:pPr>
        <w:shd w:val="clear" w:color="auto" w:fill="DAEEF3" w:themeFill="accent5" w:themeFillTint="33"/>
        <w:jc w:val="both"/>
        <w:rPr>
          <w:rFonts w:ascii="Aptos Narrow" w:hAnsi="Aptos Narrow"/>
          <w:lang w:val="en-IN"/>
        </w:rPr>
      </w:pPr>
    </w:p>
    <w:p w14:paraId="555F6C35" w14:textId="093EF3F0" w:rsidR="00AF0917" w:rsidRPr="00AF0917" w:rsidRDefault="00AF0917" w:rsidP="0042112B">
      <w:pPr>
        <w:shd w:val="clear" w:color="auto" w:fill="DAEEF3" w:themeFill="accent5" w:themeFillTint="33"/>
        <w:jc w:val="both"/>
        <w:rPr>
          <w:rFonts w:ascii="Aptos Narrow" w:hAnsi="Aptos Narrow"/>
          <w:lang w:val="en-IN"/>
        </w:rPr>
      </w:pPr>
      <w:r w:rsidRPr="00AF0917">
        <w:rPr>
          <w:rFonts w:ascii="Aptos Narrow" w:hAnsi="Aptos Narrow"/>
          <w:lang w:val="en-IN"/>
        </w:rPr>
        <w:t>According to the vendor, these categories include, but are not limited to:</w:t>
      </w:r>
    </w:p>
    <w:p w14:paraId="48C71DB9" w14:textId="77777777" w:rsidR="00AF0917" w:rsidRPr="00AF0917" w:rsidRDefault="00AF0917" w:rsidP="0042112B">
      <w:pPr>
        <w:numPr>
          <w:ilvl w:val="0"/>
          <w:numId w:val="23"/>
        </w:numPr>
        <w:shd w:val="clear" w:color="auto" w:fill="DAEEF3" w:themeFill="accent5" w:themeFillTint="33"/>
        <w:tabs>
          <w:tab w:val="num" w:pos="720"/>
        </w:tabs>
        <w:jc w:val="both"/>
        <w:rPr>
          <w:rFonts w:ascii="Aptos Narrow" w:hAnsi="Aptos Narrow"/>
          <w:lang w:val="en-IN"/>
        </w:rPr>
      </w:pPr>
      <w:r w:rsidRPr="00AF0917">
        <w:rPr>
          <w:rFonts w:ascii="Aptos Narrow" w:hAnsi="Aptos Narrow"/>
          <w:b/>
          <w:bCs/>
          <w:lang w:val="en-IN"/>
        </w:rPr>
        <w:t>Monetary Features</w:t>
      </w:r>
      <w:r w:rsidRPr="00AF0917">
        <w:rPr>
          <w:rFonts w:ascii="Aptos Narrow" w:hAnsi="Aptos Narrow"/>
          <w:lang w:val="en-IN"/>
        </w:rPr>
        <w:t>: Variables that capture financial aspects of transactions, such as amounts and payment values.</w:t>
      </w:r>
    </w:p>
    <w:p w14:paraId="19CC0E56" w14:textId="49090062" w:rsidR="00AF0917" w:rsidRPr="00AF0917" w:rsidRDefault="00AF0917" w:rsidP="0042112B">
      <w:pPr>
        <w:numPr>
          <w:ilvl w:val="0"/>
          <w:numId w:val="23"/>
        </w:numPr>
        <w:shd w:val="clear" w:color="auto" w:fill="DAEEF3" w:themeFill="accent5" w:themeFillTint="33"/>
        <w:tabs>
          <w:tab w:val="num" w:pos="720"/>
        </w:tabs>
        <w:jc w:val="both"/>
        <w:rPr>
          <w:rFonts w:ascii="Aptos Narrow" w:hAnsi="Aptos Narrow"/>
          <w:lang w:val="en-IN"/>
        </w:rPr>
      </w:pPr>
      <w:r w:rsidRPr="00AF0917">
        <w:rPr>
          <w:rFonts w:ascii="Aptos Narrow" w:hAnsi="Aptos Narrow"/>
          <w:b/>
          <w:bCs/>
          <w:lang w:val="en-IN"/>
        </w:rPr>
        <w:t>Transaction Behaviour Features</w:t>
      </w:r>
      <w:r w:rsidRPr="00AF0917">
        <w:rPr>
          <w:rFonts w:ascii="Aptos Narrow" w:hAnsi="Aptos Narrow"/>
          <w:lang w:val="en-IN"/>
        </w:rPr>
        <w:t>: Variables that reflect the behavioural patterns of transactions, such as frequency, velocity, and timing.</w:t>
      </w:r>
    </w:p>
    <w:p w14:paraId="222B9206" w14:textId="77777777" w:rsidR="00AF0917" w:rsidRDefault="00AF0917" w:rsidP="0042112B">
      <w:pPr>
        <w:shd w:val="clear" w:color="auto" w:fill="DAEEF3" w:themeFill="accent5" w:themeFillTint="33"/>
        <w:jc w:val="both"/>
        <w:rPr>
          <w:rFonts w:ascii="Aptos Narrow" w:hAnsi="Aptos Narrow"/>
          <w:lang w:val="en-IN"/>
        </w:rPr>
      </w:pPr>
    </w:p>
    <w:p w14:paraId="444EC1B3" w14:textId="3D348052" w:rsidR="00AF0917" w:rsidRDefault="00AF0917" w:rsidP="0042112B">
      <w:pPr>
        <w:shd w:val="clear" w:color="auto" w:fill="DAEEF3" w:themeFill="accent5" w:themeFillTint="33"/>
        <w:jc w:val="both"/>
        <w:rPr>
          <w:rFonts w:ascii="Aptos Narrow" w:hAnsi="Aptos Narrow"/>
          <w:lang w:val="en-IN"/>
        </w:rPr>
      </w:pPr>
      <w:r w:rsidRPr="00AF0917">
        <w:rPr>
          <w:rFonts w:ascii="Aptos Narrow" w:hAnsi="Aptos Narrow"/>
          <w:lang w:val="en-IN"/>
        </w:rPr>
        <w:t>This categorization helps distinguish between different types of events and allows the model to effectively analyse various aspects of fraud risk. By focusing on these key feature types, the system ensures a comprehensive evaluation of transaction attributes to enhance the accuracy and reliability of fraud detection.</w:t>
      </w:r>
    </w:p>
    <w:p w14:paraId="5BCAB82A" w14:textId="77777777" w:rsidR="00AF0917" w:rsidRPr="00AF0917" w:rsidRDefault="00AF0917" w:rsidP="0042112B">
      <w:pPr>
        <w:shd w:val="clear" w:color="auto" w:fill="DAEEF3" w:themeFill="accent5" w:themeFillTint="33"/>
        <w:jc w:val="both"/>
        <w:rPr>
          <w:rFonts w:ascii="Aptos Narrow" w:hAnsi="Aptos Narrow"/>
          <w:lang w:val="en-IN"/>
        </w:rPr>
      </w:pPr>
    </w:p>
    <w:p w14:paraId="1C69BC4F" w14:textId="77777777" w:rsidR="00AF0917" w:rsidRPr="00AF0917" w:rsidRDefault="00AF0917" w:rsidP="0042112B">
      <w:pPr>
        <w:shd w:val="clear" w:color="auto" w:fill="DAEEF3" w:themeFill="accent5" w:themeFillTint="33"/>
        <w:jc w:val="both"/>
        <w:rPr>
          <w:rFonts w:ascii="Aptos Narrow" w:hAnsi="Aptos Narrow"/>
          <w:lang w:val="en-IN"/>
        </w:rPr>
      </w:pPr>
      <w:r w:rsidRPr="00AF0917">
        <w:rPr>
          <w:rFonts w:ascii="Aptos Narrow" w:hAnsi="Aptos Narrow"/>
          <w:lang w:val="en-IN"/>
        </w:rPr>
        <w:t>The selection and categorization process are critical for tailoring the model to detect a wide range of fraud typologies, ensuring that the model remains adaptive to different fraud patterns.</w:t>
      </w:r>
    </w:p>
    <w:p w14:paraId="73E215F2" w14:textId="77777777" w:rsidR="00EA6FE9" w:rsidRDefault="00EA6FE9" w:rsidP="00EA6FE9">
      <w:pPr>
        <w:shd w:val="clear" w:color="auto" w:fill="DAEEF3" w:themeFill="accent5" w:themeFillTint="33"/>
        <w:rPr>
          <w:rFonts w:ascii="Aptos Narrow" w:hAnsi="Aptos Narrow"/>
        </w:rPr>
      </w:pPr>
    </w:p>
    <w:p w14:paraId="4370E557" w14:textId="77777777" w:rsidR="00EA6FE9" w:rsidRDefault="00EA6FE9" w:rsidP="00EA6FE9">
      <w:pPr>
        <w:shd w:val="clear" w:color="auto" w:fill="DAEEF3" w:themeFill="accent5" w:themeFillTint="33"/>
        <w:rPr>
          <w:rFonts w:ascii="Aptos Narrow" w:hAnsi="Aptos Narrow"/>
        </w:rPr>
      </w:pPr>
    </w:p>
    <w:p w14:paraId="1B08471D" w14:textId="77777777" w:rsidR="00EA6FE9" w:rsidRPr="00EA6FE9" w:rsidRDefault="00EA6FE9" w:rsidP="00EA6FE9"/>
    <w:p w14:paraId="03660E89" w14:textId="333CCACC" w:rsidR="000C258D" w:rsidRPr="00CC041D" w:rsidRDefault="000C258D" w:rsidP="00C65F28">
      <w:pPr>
        <w:pStyle w:val="Heading3"/>
      </w:pPr>
      <w:bookmarkStart w:id="849" w:name="_Toc191977189"/>
      <w:r>
        <w:t>Model Estimation</w:t>
      </w:r>
      <w:r w:rsidR="002D3F3A">
        <w:rPr>
          <w:rFonts w:hint="eastAsia"/>
        </w:rPr>
        <w:t xml:space="preserve"> / Training</w:t>
      </w:r>
      <w:r>
        <w:t xml:space="preserve"> Results</w:t>
      </w:r>
      <w:bookmarkEnd w:id="849"/>
    </w:p>
    <w:p w14:paraId="28E99BFE" w14:textId="30B84633" w:rsidR="003523FE" w:rsidRDefault="003523FE" w:rsidP="003523FE">
      <w:pPr>
        <w:rPr>
          <w:rStyle w:val="SubtleEmphasis"/>
        </w:rPr>
      </w:pPr>
      <w:r w:rsidRPr="003523FE">
        <w:rPr>
          <w:rStyle w:val="SubtleEmphasis"/>
          <w:b/>
          <w:bCs/>
        </w:rPr>
        <w:t>For statistical models,</w:t>
      </w:r>
      <w:r>
        <w:rPr>
          <w:rStyle w:val="SubtleEmphasis"/>
        </w:rPr>
        <w:t xml:space="preserve"> provide statistical estimation results for the final model, as well as other model structures that </w:t>
      </w:r>
      <w:proofErr w:type="gramStart"/>
      <w:r>
        <w:rPr>
          <w:rStyle w:val="SubtleEmphasis"/>
        </w:rPr>
        <w:t>were considered to be</w:t>
      </w:r>
      <w:proofErr w:type="gramEnd"/>
      <w:r>
        <w:rPr>
          <w:rStyle w:val="SubtleEmphasis"/>
        </w:rPr>
        <w:t xml:space="preserve"> strong candidates. Estimation results should include not only the estimated coefficients, but also the t-statistics and associated p-values, measures of model fit, and summary of results of the appropriate statistical diagnostic tests (detailed statistical testing should be documented in the Statistical Testing section).</w:t>
      </w:r>
    </w:p>
    <w:p w14:paraId="25123AFD" w14:textId="2869E061" w:rsidR="003523FE" w:rsidRDefault="003523FE" w:rsidP="003523FE">
      <w:pPr>
        <w:rPr>
          <w:rStyle w:val="SubtleEmphasis"/>
        </w:rPr>
      </w:pPr>
    </w:p>
    <w:p w14:paraId="476DBBF9" w14:textId="00D1B884" w:rsidR="003523FE" w:rsidRDefault="003523FE" w:rsidP="003523FE">
      <w:pPr>
        <w:rPr>
          <w:rStyle w:val="SubtleEmphasis"/>
        </w:rPr>
      </w:pPr>
      <w:r>
        <w:rPr>
          <w:rStyle w:val="SubtleEmphasis"/>
        </w:rPr>
        <w:t xml:space="preserve">In addition to providing the estimation results, explain why this model was selected (relative to other candidate models), including both quantitative and qualitative factors. </w:t>
      </w:r>
    </w:p>
    <w:p w14:paraId="57D124E9" w14:textId="08A05A2D" w:rsidR="003523FE" w:rsidRDefault="003523FE" w:rsidP="003523FE"/>
    <w:p w14:paraId="0C16B2DE" w14:textId="77777777" w:rsidR="003523FE" w:rsidRPr="003523FE" w:rsidRDefault="003523FE" w:rsidP="003523FE">
      <w:pPr>
        <w:spacing w:after="120"/>
        <w:rPr>
          <w:rStyle w:val="SubtleEmphasis"/>
          <w:b/>
          <w:bCs/>
        </w:rPr>
      </w:pPr>
      <w:r w:rsidRPr="003523FE">
        <w:rPr>
          <w:rStyle w:val="SubtleEmphasis"/>
          <w:b/>
          <w:bCs/>
        </w:rPr>
        <w:t xml:space="preserve">For machine learning models: </w:t>
      </w:r>
    </w:p>
    <w:p w14:paraId="5DD8989B" w14:textId="0628AEF8" w:rsidR="003523FE" w:rsidRDefault="003523FE" w:rsidP="00F817CF">
      <w:pPr>
        <w:pStyle w:val="ListParagraph"/>
        <w:numPr>
          <w:ilvl w:val="0"/>
          <w:numId w:val="21"/>
        </w:numPr>
        <w:spacing w:after="200"/>
        <w:rPr>
          <w:rStyle w:val="SubtleEmphasis"/>
        </w:rPr>
      </w:pPr>
      <w:r>
        <w:rPr>
          <w:rStyle w:val="SubtleEmphasis"/>
        </w:rPr>
        <w:t xml:space="preserve">Provide a </w:t>
      </w:r>
      <w:proofErr w:type="gramStart"/>
      <w:r>
        <w:rPr>
          <w:rStyle w:val="SubtleEmphasis"/>
        </w:rPr>
        <w:t>listing</w:t>
      </w:r>
      <w:proofErr w:type="gramEnd"/>
      <w:r>
        <w:rPr>
          <w:rStyle w:val="SubtleEmphasis"/>
        </w:rPr>
        <w:t xml:space="preserve"> of the full set of features included in the final model. </w:t>
      </w:r>
    </w:p>
    <w:p w14:paraId="596367B8" w14:textId="61CD1597" w:rsidR="003523FE" w:rsidRDefault="003523FE" w:rsidP="00F817CF">
      <w:pPr>
        <w:pStyle w:val="ListParagraph"/>
        <w:numPr>
          <w:ilvl w:val="0"/>
          <w:numId w:val="21"/>
        </w:numPr>
        <w:spacing w:after="200"/>
        <w:rPr>
          <w:rStyle w:val="SubtleEmphasis"/>
        </w:rPr>
      </w:pPr>
      <w:r>
        <w:rPr>
          <w:rStyle w:val="SubtleEmphasis"/>
        </w:rPr>
        <w:t xml:space="preserve">Provide a feature importance chart showing the top X most important features in the final model. </w:t>
      </w:r>
    </w:p>
    <w:p w14:paraId="558EEFE2" w14:textId="77777777" w:rsidR="003523FE" w:rsidRDefault="003523FE" w:rsidP="00F817CF">
      <w:pPr>
        <w:pStyle w:val="ListParagraph"/>
        <w:numPr>
          <w:ilvl w:val="0"/>
          <w:numId w:val="21"/>
        </w:numPr>
        <w:spacing w:after="200"/>
        <w:rPr>
          <w:rStyle w:val="SubtleEmphasis"/>
        </w:rPr>
      </w:pPr>
      <w:r>
        <w:rPr>
          <w:rStyle w:val="SubtleEmphasis"/>
        </w:rPr>
        <w:t>Provide information on the number of features that contribute 90%, 95%, and 99% of model fit. If the number of features providing the last 1-2% of model fit is significant, explain the rationale for their inclusion.</w:t>
      </w:r>
    </w:p>
    <w:p w14:paraId="67959C79" w14:textId="022F285D" w:rsidR="003523FE" w:rsidRDefault="003523FE" w:rsidP="003523FE">
      <w:pPr>
        <w:rPr>
          <w:rStyle w:val="SubtleEmphasis"/>
        </w:rPr>
      </w:pPr>
      <w:r w:rsidRPr="003523FE">
        <w:rPr>
          <w:rStyle w:val="SubtleEmphasis"/>
          <w:b/>
          <w:bCs/>
        </w:rPr>
        <w:t>For both statistical and machine learning models</w:t>
      </w:r>
      <w:r>
        <w:rPr>
          <w:rStyle w:val="SubtleEmphasis"/>
        </w:rPr>
        <w:t xml:space="preserve">, this section should contain for each feature an explanation of </w:t>
      </w:r>
      <w:proofErr w:type="spellStart"/>
      <w:proofErr w:type="gramStart"/>
      <w:r>
        <w:rPr>
          <w:rStyle w:val="SubtleEmphasis"/>
        </w:rPr>
        <w:t>t</w:t>
      </w:r>
      <w:r w:rsidR="00671F08">
        <w:rPr>
          <w:rStyle w:val="SubtleEmphasis"/>
        </w:rPr>
        <w:tab/>
      </w:r>
      <w:r>
        <w:rPr>
          <w:rStyle w:val="SubtleEmphasis"/>
        </w:rPr>
        <w:t>he</w:t>
      </w:r>
      <w:proofErr w:type="spellEnd"/>
      <w:proofErr w:type="gramEnd"/>
      <w:r>
        <w:rPr>
          <w:rStyle w:val="SubtleEmphasis"/>
        </w:rPr>
        <w:t xml:space="preserve"> economic theory/business intuition for the inclusion of this feature, as well as the assessment of the estimated directionality of the relationship between the feature and the target variable </w:t>
      </w:r>
      <w:r>
        <w:rPr>
          <w:rStyle w:val="SubtleEmphasis"/>
        </w:rPr>
        <w:lastRenderedPageBreak/>
        <w:t>relative to the a priori expectations.  For simple statistical models this assessment can be accomplished through the evaluation of the estimated coefficient signs. For complex statistical and machine learning models, use of explainability testing techniques is required (refer to Section 3.</w:t>
      </w:r>
      <w:r w:rsidR="00837F41">
        <w:rPr>
          <w:rStyle w:val="SubtleEmphasis"/>
          <w:rFonts w:hint="eastAsia"/>
        </w:rPr>
        <w:t>3</w:t>
      </w:r>
      <w:r>
        <w:rPr>
          <w:rStyle w:val="SubtleEmphasis"/>
        </w:rPr>
        <w:t>.5</w:t>
      </w:r>
      <w:r w:rsidR="004B627D">
        <w:rPr>
          <w:rStyle w:val="SubtleEmphasis"/>
        </w:rPr>
        <w:t xml:space="preserve"> Model Explainability Testing</w:t>
      </w:r>
      <w:r>
        <w:rPr>
          <w:rStyle w:val="SubtleEmphasis"/>
        </w:rPr>
        <w:t>).</w:t>
      </w:r>
    </w:p>
    <w:p w14:paraId="6DB1908A" w14:textId="77777777" w:rsidR="000C258D" w:rsidRDefault="000C258D" w:rsidP="000C258D">
      <w:pPr>
        <w:rPr>
          <w:rStyle w:val="SubtleEmphasis"/>
        </w:rPr>
      </w:pPr>
    </w:p>
    <w:p w14:paraId="059D731C" w14:textId="7098EB42" w:rsidR="003523FE" w:rsidRDefault="000C258D" w:rsidP="000C258D">
      <w:pPr>
        <w:shd w:val="clear" w:color="auto" w:fill="DAEEF3" w:themeFill="accent5" w:themeFillTint="33"/>
        <w:rPr>
          <w:rFonts w:ascii="Aptos Narrow" w:hAnsi="Aptos Narrow"/>
        </w:rPr>
      </w:pPr>
      <w:bookmarkStart w:id="850" w:name="OLE_LINK63"/>
      <w:bookmarkStart w:id="851" w:name="OLE_LINK61"/>
      <w:r>
        <w:rPr>
          <w:rFonts w:ascii="Aptos Narrow" w:hAnsi="Aptos Narrow"/>
        </w:rPr>
        <w:t xml:space="preserve">Model Owner: </w:t>
      </w:r>
      <w:bookmarkEnd w:id="850"/>
    </w:p>
    <w:p w14:paraId="5F860B8D" w14:textId="77777777" w:rsidR="00DA0D53" w:rsidRPr="00DA0D53" w:rsidRDefault="00DA0D53" w:rsidP="0042112B">
      <w:pPr>
        <w:shd w:val="clear" w:color="auto" w:fill="DAEEF3" w:themeFill="accent5" w:themeFillTint="33"/>
        <w:jc w:val="both"/>
        <w:rPr>
          <w:rFonts w:ascii="Aptos Narrow" w:hAnsi="Aptos Narrow"/>
        </w:rPr>
      </w:pPr>
      <w:r w:rsidRPr="00DA0D53">
        <w:rPr>
          <w:rFonts w:ascii="Aptos Narrow" w:hAnsi="Aptos Narrow"/>
        </w:rPr>
        <w:t>Since the Alipay fraud detection model is a rule-based system, it does not rely on traditional machine learning techniques like feature importance analysis or model training based on statistical estimation. In this case, the model operates based on predefined rules that assess various factors related to fraud risk.</w:t>
      </w:r>
    </w:p>
    <w:p w14:paraId="34761051" w14:textId="77777777" w:rsidR="00DA0D53" w:rsidRPr="00DA0D53" w:rsidRDefault="00DA0D53" w:rsidP="0042112B">
      <w:pPr>
        <w:shd w:val="clear" w:color="auto" w:fill="DAEEF3" w:themeFill="accent5" w:themeFillTint="33"/>
        <w:jc w:val="both"/>
        <w:rPr>
          <w:rFonts w:ascii="Aptos Narrow" w:hAnsi="Aptos Narrow"/>
        </w:rPr>
      </w:pPr>
    </w:p>
    <w:p w14:paraId="305CC313" w14:textId="77777777" w:rsidR="00DA0D53" w:rsidRPr="00DA0D53" w:rsidRDefault="00DA0D53" w:rsidP="0042112B">
      <w:pPr>
        <w:shd w:val="clear" w:color="auto" w:fill="DAEEF3" w:themeFill="accent5" w:themeFillTint="33"/>
        <w:jc w:val="both"/>
        <w:rPr>
          <w:rFonts w:ascii="Aptos Narrow" w:hAnsi="Aptos Narrow"/>
        </w:rPr>
      </w:pPr>
      <w:r w:rsidRPr="00DA0D53">
        <w:rPr>
          <w:rFonts w:ascii="Aptos Narrow" w:hAnsi="Aptos Narrow"/>
        </w:rPr>
        <w:t>The feature selection for the rule-based system would have been determined by domain experts or predefined business rules that capture key fraud indicators, such as transaction amount, user behavior patterns, and device or transaction location. These features are typically chosen based on their relevance to the detection of fraudulent activity, but there is no formal process like machine learning-based feature importance analysis involved in this model.</w:t>
      </w:r>
    </w:p>
    <w:p w14:paraId="71B48CF6" w14:textId="77777777" w:rsidR="00DA0D53" w:rsidRPr="00DA0D53" w:rsidRDefault="00DA0D53" w:rsidP="0042112B">
      <w:pPr>
        <w:shd w:val="clear" w:color="auto" w:fill="DAEEF3" w:themeFill="accent5" w:themeFillTint="33"/>
        <w:jc w:val="both"/>
        <w:rPr>
          <w:rFonts w:ascii="Aptos Narrow" w:hAnsi="Aptos Narrow"/>
        </w:rPr>
      </w:pPr>
    </w:p>
    <w:p w14:paraId="3690AA23" w14:textId="77777777" w:rsidR="00DA0D53" w:rsidRPr="00DA0D53" w:rsidRDefault="00DA0D53" w:rsidP="0042112B">
      <w:pPr>
        <w:shd w:val="clear" w:color="auto" w:fill="DAEEF3" w:themeFill="accent5" w:themeFillTint="33"/>
        <w:jc w:val="both"/>
        <w:rPr>
          <w:rFonts w:ascii="Aptos Narrow" w:hAnsi="Aptos Narrow"/>
        </w:rPr>
      </w:pPr>
      <w:r w:rsidRPr="00DA0D53">
        <w:rPr>
          <w:rFonts w:ascii="Aptos Narrow" w:hAnsi="Aptos Narrow"/>
        </w:rPr>
        <w:t>Similarly, the selection of the final model was based on expert judgment and operational requirements. The rule-based system would have been designed to balance accuracy with operational efficiency, with experts determining the specific rules to use based on their knowledge of fraud patterns and business needs. The model's effectiveness would likely have been evaluated through testing, and adjustments to the rules may have been made based on observed performance or changes in fraud patterns.</w:t>
      </w:r>
    </w:p>
    <w:p w14:paraId="66DBC26D" w14:textId="77777777" w:rsidR="00DA0D53" w:rsidRPr="00DA0D53" w:rsidRDefault="00DA0D53" w:rsidP="0042112B">
      <w:pPr>
        <w:shd w:val="clear" w:color="auto" w:fill="DAEEF3" w:themeFill="accent5" w:themeFillTint="33"/>
        <w:jc w:val="both"/>
        <w:rPr>
          <w:rFonts w:ascii="Aptos Narrow" w:hAnsi="Aptos Narrow"/>
        </w:rPr>
      </w:pPr>
    </w:p>
    <w:p w14:paraId="7D24F679" w14:textId="17BEB4E7" w:rsidR="005B0056" w:rsidRDefault="00DA0D53" w:rsidP="0042112B">
      <w:pPr>
        <w:shd w:val="clear" w:color="auto" w:fill="DAEEF3" w:themeFill="accent5" w:themeFillTint="33"/>
        <w:jc w:val="both"/>
        <w:rPr>
          <w:rFonts w:ascii="Aptos Narrow" w:hAnsi="Aptos Narrow"/>
        </w:rPr>
      </w:pPr>
      <w:r w:rsidRPr="00DA0D53">
        <w:rPr>
          <w:rFonts w:ascii="Aptos Narrow" w:hAnsi="Aptos Narrow"/>
        </w:rPr>
        <w:t>Thus, the process of selecting the final model and the features used in it is heavily dependent on expert judgment and domain knowledge rather than statistical methods or machine learning algorithms.</w:t>
      </w:r>
    </w:p>
    <w:p w14:paraId="22BE49F6" w14:textId="77777777" w:rsidR="0042112B" w:rsidRDefault="0042112B" w:rsidP="0042112B">
      <w:pPr>
        <w:shd w:val="clear" w:color="auto" w:fill="DAEEF3" w:themeFill="accent5" w:themeFillTint="33"/>
        <w:jc w:val="both"/>
        <w:rPr>
          <w:rFonts w:ascii="Aptos Narrow" w:hAnsi="Aptos Narrow"/>
        </w:rPr>
      </w:pPr>
    </w:p>
    <w:bookmarkEnd w:id="851"/>
    <w:p w14:paraId="148B8E32" w14:textId="77777777" w:rsidR="000C258D" w:rsidRDefault="000C258D" w:rsidP="000C258D"/>
    <w:p w14:paraId="6F3974FD" w14:textId="464F33D8" w:rsidR="000C258D" w:rsidRDefault="000C258D" w:rsidP="0056016F">
      <w:pPr>
        <w:pStyle w:val="Heading4"/>
      </w:pPr>
      <w:r>
        <w:t>Judgmental Adjustments</w:t>
      </w:r>
    </w:p>
    <w:p w14:paraId="4E929D88" w14:textId="163C7B19" w:rsidR="000C258D" w:rsidRDefault="000C258D" w:rsidP="000C258D">
      <w:r>
        <w:rPr>
          <w:rStyle w:val="SubtleEmphasis"/>
        </w:rPr>
        <w:t xml:space="preserve">Describe and justify any judgmental overlays/overrides of </w:t>
      </w:r>
      <w:r>
        <w:rPr>
          <w:rStyle w:val="SubtleEmphasis"/>
          <w:u w:val="single"/>
        </w:rPr>
        <w:t xml:space="preserve">statistically estimated </w:t>
      </w:r>
      <w:r w:rsidR="00101CC7">
        <w:rPr>
          <w:rStyle w:val="SubtleEmphasis"/>
          <w:u w:val="single"/>
        </w:rPr>
        <w:t xml:space="preserve">input </w:t>
      </w:r>
      <w:r>
        <w:rPr>
          <w:rStyle w:val="SubtleEmphasis"/>
          <w:u w:val="single"/>
        </w:rPr>
        <w:t>parameters</w:t>
      </w:r>
      <w:r>
        <w:rPr>
          <w:rStyle w:val="SubtleEmphasis"/>
        </w:rPr>
        <w:t xml:space="preserve">. If any such adjustments are intended to be conservative, explain in what way they are conservative. Note: this section </w:t>
      </w:r>
      <w:r w:rsidRPr="00701055">
        <w:rPr>
          <w:rStyle w:val="SubtleEmphasis"/>
          <w:u w:val="single"/>
        </w:rPr>
        <w:t>should not</w:t>
      </w:r>
      <w:r>
        <w:rPr>
          <w:rStyle w:val="SubtleEmphasis"/>
        </w:rPr>
        <w:t xml:space="preserve"> be used to detail any overlays/overrides to the </w:t>
      </w:r>
      <w:r w:rsidRPr="00270670">
        <w:rPr>
          <w:rStyle w:val="SubtleEmphasis"/>
          <w:u w:val="single"/>
        </w:rPr>
        <w:t xml:space="preserve">model </w:t>
      </w:r>
      <w:r w:rsidRPr="00101CC7">
        <w:rPr>
          <w:rStyle w:val="SubtleEmphasis"/>
          <w:u w:val="single"/>
        </w:rPr>
        <w:t>o</w:t>
      </w:r>
      <w:r>
        <w:rPr>
          <w:rStyle w:val="SubtleEmphasis"/>
          <w:u w:val="single"/>
        </w:rPr>
        <w:t>utputs</w:t>
      </w:r>
      <w:r w:rsidR="00F96AB5">
        <w:rPr>
          <w:rStyle w:val="SubtleEmphasis"/>
          <w:u w:val="single"/>
        </w:rPr>
        <w:t xml:space="preserve"> (described in Section 3.3.11. Need for Model Overlays)</w:t>
      </w:r>
      <w:r>
        <w:rPr>
          <w:rStyle w:val="SubtleEmphasis"/>
        </w:rPr>
        <w:t>.</w:t>
      </w:r>
    </w:p>
    <w:p w14:paraId="28023F3F" w14:textId="77777777" w:rsidR="000C258D" w:rsidRDefault="000C258D" w:rsidP="000C258D"/>
    <w:p w14:paraId="44DF4581" w14:textId="1CDCA7FD" w:rsidR="00836C95" w:rsidRDefault="00836C95" w:rsidP="00836C95">
      <w:pPr>
        <w:shd w:val="clear" w:color="auto" w:fill="DAEEF3" w:themeFill="accent5" w:themeFillTint="33"/>
        <w:rPr>
          <w:rFonts w:ascii="Aptos Narrow" w:hAnsi="Aptos Narrow"/>
        </w:rPr>
      </w:pPr>
      <w:r>
        <w:rPr>
          <w:rFonts w:ascii="Aptos Narrow" w:hAnsi="Aptos Narrow"/>
        </w:rPr>
        <w:t xml:space="preserve">Model Owner: </w:t>
      </w:r>
    </w:p>
    <w:p w14:paraId="226A5E55" w14:textId="0DD71F4C" w:rsidR="00117B77" w:rsidRDefault="00EF189F" w:rsidP="009254C6">
      <w:pPr>
        <w:shd w:val="clear" w:color="auto" w:fill="DAEEF3" w:themeFill="accent5" w:themeFillTint="33"/>
        <w:jc w:val="both"/>
        <w:rPr>
          <w:rFonts w:ascii="Aptos Narrow" w:hAnsi="Aptos Narrow"/>
        </w:rPr>
      </w:pPr>
      <w:r w:rsidRPr="00EF189F">
        <w:rPr>
          <w:rFonts w:ascii="Aptos Narrow" w:hAnsi="Aptos Narrow"/>
        </w:rPr>
        <w:t>The Bank has identified thresholds for individual check transactions attributes, and conditions for generating alerts.  Currently there are no judgement overlays and overrides</w:t>
      </w:r>
      <w:r>
        <w:rPr>
          <w:rFonts w:ascii="Aptos Narrow" w:hAnsi="Aptos Narrow"/>
        </w:rPr>
        <w:t xml:space="preserve"> as the model’s materiality is moderate</w:t>
      </w:r>
      <w:r w:rsidRPr="00EF189F">
        <w:rPr>
          <w:rFonts w:ascii="Aptos Narrow" w:hAnsi="Aptos Narrow"/>
        </w:rPr>
        <w:t>.  If judgmental adjustments are required, it will be driven based on the ongoing fraud risk assessment in response to significant risks to the bank.</w:t>
      </w:r>
    </w:p>
    <w:p w14:paraId="198F3407" w14:textId="77777777" w:rsidR="00EF189F" w:rsidRDefault="00EF189F" w:rsidP="00836C95">
      <w:pPr>
        <w:shd w:val="clear" w:color="auto" w:fill="DAEEF3" w:themeFill="accent5" w:themeFillTint="33"/>
        <w:rPr>
          <w:rFonts w:ascii="Aptos Narrow" w:hAnsi="Aptos Narrow"/>
        </w:rPr>
      </w:pPr>
    </w:p>
    <w:p w14:paraId="2137C539" w14:textId="77777777" w:rsidR="00836C95" w:rsidRDefault="00836C95" w:rsidP="000C258D"/>
    <w:p w14:paraId="1CA446E3" w14:textId="21689DAB" w:rsidR="00836C95" w:rsidRDefault="00836C95" w:rsidP="00C65F28">
      <w:pPr>
        <w:pStyle w:val="Heading3"/>
      </w:pPr>
      <w:bookmarkStart w:id="852" w:name="_Toc191977190"/>
      <w:r>
        <w:t>Other Types of Model Estimation</w:t>
      </w:r>
      <w:bookmarkEnd w:id="852"/>
    </w:p>
    <w:p w14:paraId="6C66BAAB" w14:textId="77777777" w:rsidR="00836C95" w:rsidRDefault="00836C95" w:rsidP="00836C95"/>
    <w:p w14:paraId="162A023B" w14:textId="5B5E30CB" w:rsidR="00836C95" w:rsidRDefault="00836C95" w:rsidP="0056016F">
      <w:pPr>
        <w:pStyle w:val="Heading4"/>
      </w:pPr>
      <w:r>
        <w:lastRenderedPageBreak/>
        <w:t>Model Calibration</w:t>
      </w:r>
    </w:p>
    <w:p w14:paraId="2A2824AE" w14:textId="162FD813" w:rsidR="00836C95" w:rsidRDefault="00836C95" w:rsidP="00836C95">
      <w:pPr>
        <w:rPr>
          <w:rStyle w:val="SubtleEmphasis"/>
        </w:rPr>
      </w:pPr>
      <w:r>
        <w:rPr>
          <w:rStyle w:val="SubtleEmphasis"/>
        </w:rPr>
        <w:t>If applicable, describe the calibration process for models that are regularly fit to market data.</w:t>
      </w:r>
    </w:p>
    <w:p w14:paraId="6C003765" w14:textId="77777777" w:rsidR="00836C95" w:rsidRDefault="00836C95" w:rsidP="00836C95">
      <w:pPr>
        <w:rPr>
          <w:rStyle w:val="SubtleEmphasis"/>
        </w:rPr>
      </w:pPr>
    </w:p>
    <w:p w14:paraId="395AE5A7" w14:textId="35862D3A" w:rsidR="00836C95" w:rsidRDefault="00836C95" w:rsidP="00836C95">
      <w:pPr>
        <w:shd w:val="clear" w:color="auto" w:fill="DAEEF3" w:themeFill="accent5" w:themeFillTint="33"/>
        <w:rPr>
          <w:rFonts w:ascii="Aptos Narrow" w:hAnsi="Aptos Narrow"/>
        </w:rPr>
      </w:pPr>
      <w:bookmarkStart w:id="853" w:name="OLE_LINK65"/>
      <w:r>
        <w:rPr>
          <w:rFonts w:ascii="Aptos Narrow" w:hAnsi="Aptos Narrow"/>
        </w:rPr>
        <w:t xml:space="preserve">Model Owner: </w:t>
      </w:r>
    </w:p>
    <w:p w14:paraId="160194DC" w14:textId="006C5B69" w:rsidR="00836C95" w:rsidRDefault="00071C70" w:rsidP="0042112B">
      <w:pPr>
        <w:shd w:val="clear" w:color="auto" w:fill="DAEEF3" w:themeFill="accent5" w:themeFillTint="33"/>
        <w:jc w:val="both"/>
        <w:rPr>
          <w:rFonts w:ascii="Aptos Narrow" w:hAnsi="Aptos Narrow"/>
        </w:rPr>
      </w:pPr>
      <w:r w:rsidRPr="00071C70">
        <w:rPr>
          <w:rFonts w:ascii="Aptos Narrow" w:hAnsi="Aptos Narrow"/>
        </w:rPr>
        <w:t>For the Alipay fraud detection model, which operates as a rule-based system, the concept of model calibration, as typically applied to statistical or machine learning models, does not directly apply. The model's parameters, including thresholds and rules, are designed based on expert knowledge and predefined criteria rather than being fit or recalibrated based on market data. The system’s behavior and thresholds are periodically reviewed and adjusted by experts to adapt to emerging fraud trends, but these adjustments are not part of a formal calibration process involving market data. Due to the proprietary nature of the model, specific details on any adjustments or reviews are not disclosed.</w:t>
      </w:r>
    </w:p>
    <w:p w14:paraId="6E210974" w14:textId="77777777" w:rsidR="00071C70" w:rsidRDefault="00071C70" w:rsidP="00836C95">
      <w:pPr>
        <w:shd w:val="clear" w:color="auto" w:fill="DAEEF3" w:themeFill="accent5" w:themeFillTint="33"/>
        <w:rPr>
          <w:rFonts w:ascii="Aptos Narrow" w:hAnsi="Aptos Narrow"/>
        </w:rPr>
      </w:pPr>
    </w:p>
    <w:bookmarkEnd w:id="853"/>
    <w:p w14:paraId="601E561A" w14:textId="77777777" w:rsidR="00836C95" w:rsidRDefault="00836C95" w:rsidP="00836C95"/>
    <w:p w14:paraId="6276BB74" w14:textId="46B6F9F5" w:rsidR="00836C95" w:rsidRDefault="00836C95" w:rsidP="0056016F">
      <w:pPr>
        <w:pStyle w:val="Heading4"/>
      </w:pPr>
      <w:r>
        <w:t>Vendor Model Tuning</w:t>
      </w:r>
    </w:p>
    <w:p w14:paraId="67042EDE" w14:textId="7FD119A6" w:rsidR="00836C95" w:rsidRDefault="00836C95" w:rsidP="00836C95">
      <w:pPr>
        <w:rPr>
          <w:rStyle w:val="SubtleEmphasis"/>
        </w:rPr>
      </w:pPr>
      <w:r>
        <w:rPr>
          <w:rStyle w:val="SubtleEmphasis"/>
        </w:rPr>
        <w:t xml:space="preserve">If applicable, describe the process and results for any customization of vendor models (e.g., tuning of vendor model behavioral model parameters to Bank portfolio credit or prepayment experience) that is </w:t>
      </w:r>
      <w:bookmarkStart w:id="854" w:name="OLE_LINK47"/>
      <w:r>
        <w:rPr>
          <w:rStyle w:val="SubtleEmphasis"/>
        </w:rPr>
        <w:t>analogous</w:t>
      </w:r>
      <w:bookmarkEnd w:id="854"/>
      <w:r>
        <w:rPr>
          <w:rStyle w:val="SubtleEmphasis"/>
        </w:rPr>
        <w:t xml:space="preserve"> to a statistical estimation.</w:t>
      </w:r>
    </w:p>
    <w:p w14:paraId="7A34E6B6" w14:textId="77777777" w:rsidR="00836C95" w:rsidRDefault="00836C95" w:rsidP="00836C95">
      <w:pPr>
        <w:rPr>
          <w:rStyle w:val="SubtleEmphasis"/>
        </w:rPr>
      </w:pPr>
    </w:p>
    <w:p w14:paraId="3B21FC38" w14:textId="7781D36C" w:rsidR="00836C95" w:rsidRDefault="00836C95" w:rsidP="00836C95">
      <w:pPr>
        <w:shd w:val="clear" w:color="auto" w:fill="DAEEF3" w:themeFill="accent5" w:themeFillTint="33"/>
        <w:rPr>
          <w:rFonts w:ascii="Aptos Narrow" w:hAnsi="Aptos Narrow"/>
        </w:rPr>
      </w:pPr>
      <w:r>
        <w:rPr>
          <w:rFonts w:ascii="Aptos Narrow" w:hAnsi="Aptos Narrow"/>
        </w:rPr>
        <w:t xml:space="preserve">Model Owner: </w:t>
      </w:r>
    </w:p>
    <w:p w14:paraId="7801CC60" w14:textId="723D8F11" w:rsidR="002C57A9" w:rsidRDefault="00071C70" w:rsidP="0042112B">
      <w:pPr>
        <w:shd w:val="clear" w:color="auto" w:fill="DAEEF3" w:themeFill="accent5" w:themeFillTint="33"/>
        <w:jc w:val="both"/>
        <w:rPr>
          <w:rFonts w:ascii="Aptos Narrow" w:hAnsi="Aptos Narrow"/>
        </w:rPr>
      </w:pPr>
      <w:r w:rsidRPr="00071C70">
        <w:rPr>
          <w:rFonts w:ascii="Aptos Narrow" w:hAnsi="Aptos Narrow"/>
        </w:rPr>
        <w:t>For the Alipay fraud detection model, which is a rule-based system, there is no formal process for customization or tuning of model parameters analogous to statistical estimation techniques typically seen in machine learning or other predictive models. The model relies on predefined rules and thresholds designed by the vendor, Ant Group, based on expert knowledge and industry best practices. While adjustments may be made to these rules and thresholds based on emerging fraud patterns or changes in business requirements, these changes are based on expert judgment rather than statistical estimation or calibration to specific portfolio data. As a result, no detailed customization process or results analogous to statistical estimation have been shared, as the vendor considers such information proprietary.</w:t>
      </w:r>
    </w:p>
    <w:p w14:paraId="49FFBDA6" w14:textId="77777777" w:rsidR="002C57A9" w:rsidRDefault="002C57A9" w:rsidP="00836C95">
      <w:pPr>
        <w:shd w:val="clear" w:color="auto" w:fill="DAEEF3" w:themeFill="accent5" w:themeFillTint="33"/>
        <w:rPr>
          <w:rFonts w:ascii="Aptos Narrow" w:hAnsi="Aptos Narrow"/>
        </w:rPr>
      </w:pPr>
    </w:p>
    <w:p w14:paraId="783340B6" w14:textId="161A0EE4" w:rsidR="003523FE" w:rsidRDefault="003523FE">
      <w:pPr>
        <w:spacing w:after="200"/>
        <w:rPr>
          <w:rFonts w:ascii="Arial" w:eastAsiaTheme="majorEastAsia" w:hAnsi="Arial" w:cs="Arial"/>
          <w:b/>
          <w:bCs/>
          <w:sz w:val="24"/>
          <w:szCs w:val="24"/>
        </w:rPr>
      </w:pPr>
    </w:p>
    <w:p w14:paraId="7D6F7350" w14:textId="6CC5B810" w:rsidR="000C258D" w:rsidRPr="002C57A9" w:rsidRDefault="00714E4C" w:rsidP="0056016F">
      <w:pPr>
        <w:pStyle w:val="Heading2"/>
        <w:pBdr>
          <w:bottom w:val="single" w:sz="6" w:space="1" w:color="auto"/>
        </w:pBdr>
        <w:shd w:val="clear" w:color="auto" w:fill="C6D9F1" w:themeFill="text2" w:themeFillTint="33"/>
        <w:spacing w:before="0"/>
        <w:ind w:left="720" w:hanging="720"/>
        <w:rPr>
          <w:rFonts w:cs="Arial"/>
          <w:szCs w:val="24"/>
        </w:rPr>
      </w:pPr>
      <w:bookmarkStart w:id="855" w:name="_Toc191977191"/>
      <w:r w:rsidRPr="006C506F">
        <w:rPr>
          <w:rFonts w:cs="Arial"/>
          <w:szCs w:val="24"/>
        </w:rPr>
        <w:t>Model Development Testing</w:t>
      </w:r>
      <w:bookmarkEnd w:id="855"/>
    </w:p>
    <w:p w14:paraId="74C9BC4F" w14:textId="1CA6DF8F" w:rsidR="003523FE" w:rsidRDefault="003523FE" w:rsidP="003523FE">
      <w:pPr>
        <w:rPr>
          <w:rStyle w:val="SubtleEmphasis"/>
        </w:rPr>
      </w:pPr>
      <w:r>
        <w:rPr>
          <w:rStyle w:val="SubtleEmphasis"/>
        </w:rPr>
        <w:t xml:space="preserve">For each test discussed in the following subsections, include the purpose of the test, the testing methodology, the criteria used to evaluate test results (that is, the applicable metrics and thresholds), and a summary of the results with commentary and conclusions. For any </w:t>
      </w:r>
      <w:bookmarkStart w:id="856" w:name="OLE_LINK55"/>
      <w:r>
        <w:rPr>
          <w:rStyle w:val="SubtleEmphasis"/>
        </w:rPr>
        <w:t>anomalous</w:t>
      </w:r>
      <w:bookmarkEnd w:id="856"/>
      <w:r>
        <w:rPr>
          <w:rStyle w:val="SubtleEmphasis"/>
        </w:rPr>
        <w:t xml:space="preserve"> results, the conclusions should include information on the impact of these results on the model outputs and business use, and whether they require any specific risk mitigant. </w:t>
      </w:r>
    </w:p>
    <w:p w14:paraId="0136D9F0" w14:textId="77777777" w:rsidR="00D72B4C" w:rsidRDefault="00D72B4C" w:rsidP="003523FE">
      <w:pPr>
        <w:rPr>
          <w:rStyle w:val="SubtleEmphasis"/>
        </w:rPr>
      </w:pPr>
    </w:p>
    <w:p w14:paraId="3FB46663" w14:textId="19D7BDDC" w:rsidR="003523FE" w:rsidRDefault="003523FE" w:rsidP="003523FE">
      <w:r>
        <w:rPr>
          <w:rStyle w:val="SubtleEmphasis"/>
        </w:rPr>
        <w:t xml:space="preserve">The level of detail for the testing documentation should be sufficient to provide a clear and definitive basis for the model owner’s conclusions about </w:t>
      </w:r>
      <w:proofErr w:type="gramStart"/>
      <w:r>
        <w:rPr>
          <w:rStyle w:val="SubtleEmphasis"/>
        </w:rPr>
        <w:t>model’s</w:t>
      </w:r>
      <w:proofErr w:type="gramEnd"/>
      <w:r>
        <w:rPr>
          <w:rStyle w:val="SubtleEmphasis"/>
        </w:rPr>
        <w:t xml:space="preserve"> performance and robustness</w:t>
      </w:r>
      <w:r w:rsidR="00D72B4C">
        <w:rPr>
          <w:rStyle w:val="SubtleEmphasis"/>
          <w:rFonts w:hint="eastAsia"/>
        </w:rPr>
        <w:t>.</w:t>
      </w:r>
    </w:p>
    <w:p w14:paraId="5E519665" w14:textId="77777777" w:rsidR="000C258D" w:rsidRDefault="000C258D" w:rsidP="000C258D"/>
    <w:p w14:paraId="7E9FC191" w14:textId="77777777" w:rsidR="00971E12" w:rsidRDefault="00971E12" w:rsidP="00971E12">
      <w:pPr>
        <w:rPr>
          <w:rFonts w:ascii="Arial" w:eastAsia="SimSun" w:hAnsi="Arial" w:cs="Arial"/>
          <w:b/>
          <w:bCs/>
          <w:color w:val="0070C0"/>
        </w:rPr>
      </w:pPr>
    </w:p>
    <w:p w14:paraId="34938138" w14:textId="26615251" w:rsidR="00971E12" w:rsidRDefault="00971E12" w:rsidP="00701055">
      <w:pPr>
        <w:rPr>
          <w:rFonts w:ascii="Arial" w:eastAsia="SimSun" w:hAnsi="Arial" w:cs="Arial"/>
          <w:b/>
          <w:bCs/>
          <w:color w:val="0070C0"/>
        </w:rPr>
      </w:pPr>
      <w:r w:rsidRPr="00701055">
        <w:rPr>
          <w:rFonts w:ascii="Arial" w:eastAsia="SimSun" w:hAnsi="Arial" w:cs="Arial"/>
          <w:b/>
          <w:bCs/>
          <w:color w:val="0070C0"/>
        </w:rPr>
        <w:t>Reference Document List</w:t>
      </w:r>
    </w:p>
    <w:p w14:paraId="051856BE" w14:textId="2C8903B8" w:rsidR="00971E12" w:rsidRDefault="00971E12" w:rsidP="00971E12">
      <w:pPr>
        <w:rPr>
          <w:rStyle w:val="SubtleEmphasis"/>
        </w:rPr>
      </w:pPr>
      <w:r w:rsidRPr="00701055">
        <w:rPr>
          <w:rStyle w:val="SubtleEmphasis"/>
        </w:rPr>
        <w:lastRenderedPageBreak/>
        <w:t>Please list all the documents referred to in this section.</w:t>
      </w:r>
    </w:p>
    <w:p w14:paraId="11C46F13" w14:textId="77777777" w:rsidR="00971E12" w:rsidRDefault="00971E12" w:rsidP="00971E12">
      <w:pPr>
        <w:rPr>
          <w:rFonts w:ascii="Arial Narrow" w:hAnsi="Arial Narrow"/>
          <w:color w:val="00B0F0"/>
        </w:rPr>
      </w:pPr>
    </w:p>
    <w:tbl>
      <w:tblPr>
        <w:tblStyle w:val="TableGrid"/>
        <w:tblW w:w="0" w:type="auto"/>
        <w:tblLook w:val="04A0" w:firstRow="1" w:lastRow="0" w:firstColumn="1" w:lastColumn="0" w:noHBand="0" w:noVBand="1"/>
      </w:tblPr>
      <w:tblGrid>
        <w:gridCol w:w="721"/>
        <w:gridCol w:w="4076"/>
        <w:gridCol w:w="5273"/>
      </w:tblGrid>
      <w:tr w:rsidR="00971E12" w14:paraId="4CDC12B5" w14:textId="77777777" w:rsidTr="0042112B">
        <w:tc>
          <w:tcPr>
            <w:tcW w:w="721"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37E5DA49" w14:textId="77777777" w:rsidR="00971E12" w:rsidRDefault="00971E12">
            <w:pPr>
              <w:rPr>
                <w:rFonts w:ascii="Aptos Narrow" w:hAnsi="Aptos Narrow"/>
                <w:b/>
                <w:bCs/>
              </w:rPr>
            </w:pPr>
            <w:r>
              <w:rPr>
                <w:rFonts w:ascii="Aptos Narrow" w:hAnsi="Aptos Narrow"/>
                <w:b/>
                <w:bCs/>
              </w:rPr>
              <w:t>#</w:t>
            </w:r>
          </w:p>
        </w:tc>
        <w:tc>
          <w:tcPr>
            <w:tcW w:w="4076"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07F3E6B5" w14:textId="77777777" w:rsidR="00971E12" w:rsidRDefault="00971E12">
            <w:pPr>
              <w:rPr>
                <w:rFonts w:ascii="Aptos Narrow" w:hAnsi="Aptos Narrow"/>
                <w:b/>
                <w:bCs/>
              </w:rPr>
            </w:pPr>
            <w:r>
              <w:rPr>
                <w:rFonts w:ascii="Aptos Narrow" w:hAnsi="Aptos Narrow"/>
                <w:b/>
                <w:bCs/>
              </w:rPr>
              <w:t>Reference Document Name</w:t>
            </w:r>
          </w:p>
        </w:tc>
        <w:tc>
          <w:tcPr>
            <w:tcW w:w="5273"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32E66C78" w14:textId="77777777" w:rsidR="00971E12" w:rsidRDefault="00971E12">
            <w:pPr>
              <w:rPr>
                <w:rFonts w:ascii="Aptos Narrow" w:hAnsi="Aptos Narrow"/>
                <w:b/>
                <w:bCs/>
              </w:rPr>
            </w:pPr>
            <w:r>
              <w:rPr>
                <w:rFonts w:ascii="Aptos Narrow" w:hAnsi="Aptos Narrow"/>
                <w:b/>
                <w:bCs/>
              </w:rPr>
              <w:t>High Level Description and purpose of the Document</w:t>
            </w:r>
          </w:p>
        </w:tc>
      </w:tr>
      <w:tr w:rsidR="0042112B" w14:paraId="29108098" w14:textId="77777777" w:rsidTr="0042112B">
        <w:tc>
          <w:tcPr>
            <w:tcW w:w="721" w:type="dxa"/>
            <w:tcBorders>
              <w:top w:val="single" w:sz="4" w:space="0" w:color="auto"/>
              <w:left w:val="single" w:sz="4" w:space="0" w:color="auto"/>
              <w:bottom w:val="single" w:sz="4" w:space="0" w:color="auto"/>
              <w:right w:val="single" w:sz="4" w:space="0" w:color="auto"/>
            </w:tcBorders>
            <w:vAlign w:val="center"/>
            <w:hideMark/>
          </w:tcPr>
          <w:p w14:paraId="31C67ECC" w14:textId="62A415FE" w:rsidR="0042112B" w:rsidRDefault="0042112B" w:rsidP="0042112B">
            <w:pPr>
              <w:rPr>
                <w:rFonts w:ascii="Aptos Narrow" w:hAnsi="Aptos Narrow"/>
              </w:rPr>
            </w:pPr>
            <w:r>
              <w:rPr>
                <w:rFonts w:ascii="Aptos Narrow" w:hAnsi="Aptos Narrow"/>
              </w:rPr>
              <w:t>1</w:t>
            </w:r>
          </w:p>
        </w:tc>
        <w:tc>
          <w:tcPr>
            <w:tcW w:w="4076" w:type="dxa"/>
            <w:tcBorders>
              <w:top w:val="single" w:sz="4" w:space="0" w:color="auto"/>
              <w:left w:val="single" w:sz="4" w:space="0" w:color="auto"/>
              <w:bottom w:val="single" w:sz="4" w:space="0" w:color="auto"/>
              <w:right w:val="single" w:sz="4" w:space="0" w:color="auto"/>
            </w:tcBorders>
            <w:vAlign w:val="center"/>
          </w:tcPr>
          <w:p w14:paraId="26FB382B" w14:textId="4BEC912E" w:rsidR="0042112B" w:rsidRDefault="0042112B" w:rsidP="0042112B">
            <w:pPr>
              <w:rPr>
                <w:rFonts w:ascii="Aptos Narrow" w:hAnsi="Aptos Narrow"/>
              </w:rPr>
            </w:pPr>
            <w:r w:rsidRPr="00E373EC">
              <w:rPr>
                <w:rFonts w:ascii="Aptos Narrow" w:hAnsi="Aptos Narrow"/>
              </w:rPr>
              <w:t xml:space="preserve">f02 MRM-CONTROL01 - </w:t>
            </w:r>
            <w:proofErr w:type="spellStart"/>
            <w:r w:rsidRPr="00E373EC">
              <w:rPr>
                <w:rFonts w:ascii="Aptos Narrow" w:hAnsi="Aptos Narrow"/>
              </w:rPr>
              <w:t>y&amp;n</w:t>
            </w:r>
            <w:proofErr w:type="spellEnd"/>
            <w:r w:rsidRPr="00E373EC">
              <w:rPr>
                <w:rFonts w:ascii="Aptos Narrow" w:hAnsi="Aptos Narrow"/>
              </w:rPr>
              <w:t xml:space="preserve"> Model </w:t>
            </w:r>
            <w:proofErr w:type="spellStart"/>
            <w:r w:rsidRPr="00E373EC">
              <w:rPr>
                <w:rFonts w:ascii="Aptos Narrow" w:hAnsi="Aptos Narrow"/>
              </w:rPr>
              <w:t>Assmt</w:t>
            </w:r>
            <w:proofErr w:type="spellEnd"/>
            <w:r w:rsidRPr="00E373EC">
              <w:rPr>
                <w:rFonts w:ascii="Aptos Narrow" w:hAnsi="Aptos Narrow"/>
              </w:rPr>
              <w:t xml:space="preserve"> Fraud 059- Charles Lin </w:t>
            </w:r>
            <w:proofErr w:type="spellStart"/>
            <w:r w:rsidRPr="00E373EC">
              <w:rPr>
                <w:rFonts w:ascii="Aptos Narrow" w:hAnsi="Aptos Narrow"/>
              </w:rPr>
              <w:t>YesM</w:t>
            </w:r>
            <w:proofErr w:type="spellEnd"/>
            <w:r w:rsidRPr="00E373EC">
              <w:rPr>
                <w:rFonts w:ascii="Aptos Narrow" w:hAnsi="Aptos Narrow"/>
              </w:rPr>
              <w:t>- Alipay</w:t>
            </w:r>
          </w:p>
        </w:tc>
        <w:tc>
          <w:tcPr>
            <w:tcW w:w="5273" w:type="dxa"/>
            <w:tcBorders>
              <w:top w:val="single" w:sz="4" w:space="0" w:color="auto"/>
              <w:left w:val="single" w:sz="4" w:space="0" w:color="auto"/>
              <w:bottom w:val="single" w:sz="4" w:space="0" w:color="auto"/>
              <w:right w:val="single" w:sz="4" w:space="0" w:color="auto"/>
            </w:tcBorders>
            <w:vAlign w:val="center"/>
          </w:tcPr>
          <w:p w14:paraId="0EA69E38" w14:textId="4D8A7EBB" w:rsidR="0042112B" w:rsidRDefault="0042112B" w:rsidP="0042112B">
            <w:pPr>
              <w:rPr>
                <w:rFonts w:ascii="Aptos Narrow" w:hAnsi="Aptos Narrow"/>
              </w:rPr>
            </w:pPr>
            <w:r>
              <w:rPr>
                <w:rFonts w:ascii="Aptos Narrow" w:hAnsi="Aptos Narrow"/>
              </w:rPr>
              <w:t>Enterprise risk management and Model risk classification procedures.</w:t>
            </w:r>
          </w:p>
        </w:tc>
      </w:tr>
      <w:tr w:rsidR="0042112B" w14:paraId="11EF658A" w14:textId="77777777" w:rsidTr="0042112B">
        <w:tc>
          <w:tcPr>
            <w:tcW w:w="721" w:type="dxa"/>
            <w:tcBorders>
              <w:top w:val="single" w:sz="4" w:space="0" w:color="auto"/>
              <w:left w:val="single" w:sz="4" w:space="0" w:color="auto"/>
              <w:bottom w:val="single" w:sz="4" w:space="0" w:color="auto"/>
              <w:right w:val="single" w:sz="4" w:space="0" w:color="auto"/>
            </w:tcBorders>
            <w:vAlign w:val="center"/>
            <w:hideMark/>
          </w:tcPr>
          <w:p w14:paraId="79220E2C" w14:textId="2E86FB98" w:rsidR="0042112B" w:rsidRDefault="0042112B" w:rsidP="0042112B">
            <w:pPr>
              <w:rPr>
                <w:rFonts w:ascii="Aptos Narrow" w:hAnsi="Aptos Narrow"/>
              </w:rPr>
            </w:pPr>
            <w:r>
              <w:rPr>
                <w:rFonts w:ascii="Aptos Narrow" w:hAnsi="Aptos Narrow"/>
              </w:rPr>
              <w:t>2</w:t>
            </w:r>
          </w:p>
        </w:tc>
        <w:tc>
          <w:tcPr>
            <w:tcW w:w="4076" w:type="dxa"/>
            <w:tcBorders>
              <w:top w:val="single" w:sz="4" w:space="0" w:color="auto"/>
              <w:left w:val="single" w:sz="4" w:space="0" w:color="auto"/>
              <w:bottom w:val="single" w:sz="4" w:space="0" w:color="auto"/>
              <w:right w:val="single" w:sz="4" w:space="0" w:color="auto"/>
            </w:tcBorders>
            <w:vAlign w:val="center"/>
          </w:tcPr>
          <w:p w14:paraId="2A86AEB6" w14:textId="0B6EB144" w:rsidR="0042112B" w:rsidRDefault="0042112B" w:rsidP="0042112B">
            <w:pPr>
              <w:rPr>
                <w:rFonts w:ascii="Aptos Narrow" w:hAnsi="Aptos Narrow"/>
              </w:rPr>
            </w:pPr>
            <w:r w:rsidRPr="00E373EC">
              <w:rPr>
                <w:rFonts w:ascii="Aptos Narrow" w:hAnsi="Aptos Narrow"/>
              </w:rPr>
              <w:t xml:space="preserve">MRM-CONTROL02 - Model-IRR </w:t>
            </w:r>
            <w:proofErr w:type="spellStart"/>
            <w:r w:rsidRPr="00E373EC">
              <w:rPr>
                <w:rFonts w:ascii="Aptos Narrow" w:hAnsi="Aptos Narrow"/>
              </w:rPr>
              <w:t>Assmt</w:t>
            </w:r>
            <w:proofErr w:type="spellEnd"/>
            <w:r w:rsidRPr="00E373EC">
              <w:rPr>
                <w:rFonts w:ascii="Aptos Narrow" w:hAnsi="Aptos Narrow"/>
              </w:rPr>
              <w:t xml:space="preserve"> 059 -M- Charles Lin - Alipay 2024</w:t>
            </w:r>
          </w:p>
        </w:tc>
        <w:tc>
          <w:tcPr>
            <w:tcW w:w="5273" w:type="dxa"/>
            <w:tcBorders>
              <w:top w:val="single" w:sz="4" w:space="0" w:color="auto"/>
              <w:left w:val="single" w:sz="4" w:space="0" w:color="auto"/>
              <w:bottom w:val="single" w:sz="4" w:space="0" w:color="auto"/>
              <w:right w:val="single" w:sz="4" w:space="0" w:color="auto"/>
            </w:tcBorders>
            <w:vAlign w:val="center"/>
          </w:tcPr>
          <w:p w14:paraId="0BE9585B" w14:textId="30933646" w:rsidR="0042112B" w:rsidRDefault="0042112B" w:rsidP="0042112B">
            <w:pPr>
              <w:rPr>
                <w:rFonts w:ascii="Aptos Narrow" w:hAnsi="Aptos Narrow"/>
              </w:rPr>
            </w:pPr>
            <w:r>
              <w:rPr>
                <w:rFonts w:ascii="Aptos Narrow" w:hAnsi="Aptos Narrow"/>
              </w:rPr>
              <w:t xml:space="preserve">Model inherent risk rating assessment form. </w:t>
            </w:r>
          </w:p>
        </w:tc>
      </w:tr>
      <w:tr w:rsidR="00971E12" w14:paraId="6DCED1D3" w14:textId="77777777" w:rsidTr="0042112B">
        <w:tc>
          <w:tcPr>
            <w:tcW w:w="721" w:type="dxa"/>
            <w:tcBorders>
              <w:top w:val="single" w:sz="4" w:space="0" w:color="auto"/>
              <w:left w:val="single" w:sz="4" w:space="0" w:color="auto"/>
              <w:bottom w:val="single" w:sz="4" w:space="0" w:color="auto"/>
              <w:right w:val="single" w:sz="4" w:space="0" w:color="auto"/>
            </w:tcBorders>
            <w:vAlign w:val="center"/>
            <w:hideMark/>
          </w:tcPr>
          <w:p w14:paraId="281727BD" w14:textId="77777777" w:rsidR="00971E12" w:rsidRDefault="00971E12">
            <w:pPr>
              <w:rPr>
                <w:rFonts w:ascii="Aptos Narrow" w:hAnsi="Aptos Narrow"/>
              </w:rPr>
            </w:pPr>
            <w:r>
              <w:rPr>
                <w:rFonts w:ascii="Aptos Narrow" w:hAnsi="Aptos Narrow"/>
              </w:rPr>
              <w:t>3</w:t>
            </w:r>
          </w:p>
        </w:tc>
        <w:tc>
          <w:tcPr>
            <w:tcW w:w="4076" w:type="dxa"/>
            <w:tcBorders>
              <w:top w:val="single" w:sz="4" w:space="0" w:color="auto"/>
              <w:left w:val="single" w:sz="4" w:space="0" w:color="auto"/>
              <w:bottom w:val="single" w:sz="4" w:space="0" w:color="auto"/>
              <w:right w:val="single" w:sz="4" w:space="0" w:color="auto"/>
            </w:tcBorders>
            <w:vAlign w:val="center"/>
          </w:tcPr>
          <w:p w14:paraId="1B5C57E0" w14:textId="77777777" w:rsidR="00971E12" w:rsidRDefault="00971E12">
            <w:pPr>
              <w:rPr>
                <w:rFonts w:ascii="Aptos Narrow" w:hAnsi="Aptos Narrow"/>
              </w:rPr>
            </w:pPr>
          </w:p>
        </w:tc>
        <w:tc>
          <w:tcPr>
            <w:tcW w:w="5273" w:type="dxa"/>
            <w:tcBorders>
              <w:top w:val="single" w:sz="4" w:space="0" w:color="auto"/>
              <w:left w:val="single" w:sz="4" w:space="0" w:color="auto"/>
              <w:bottom w:val="single" w:sz="4" w:space="0" w:color="auto"/>
              <w:right w:val="single" w:sz="4" w:space="0" w:color="auto"/>
            </w:tcBorders>
            <w:vAlign w:val="center"/>
          </w:tcPr>
          <w:p w14:paraId="40A3FA87" w14:textId="77777777" w:rsidR="00971E12" w:rsidRDefault="00971E12">
            <w:pPr>
              <w:rPr>
                <w:rFonts w:ascii="Aptos Narrow" w:hAnsi="Aptos Narrow"/>
              </w:rPr>
            </w:pPr>
          </w:p>
        </w:tc>
      </w:tr>
    </w:tbl>
    <w:p w14:paraId="4FFB1135" w14:textId="77777777" w:rsidR="00971E12" w:rsidRDefault="00971E12" w:rsidP="000C258D"/>
    <w:p w14:paraId="03448221" w14:textId="72D0CB68" w:rsidR="008F4BCB" w:rsidRDefault="008F4BCB" w:rsidP="00C65F28">
      <w:pPr>
        <w:pStyle w:val="Heading3"/>
      </w:pPr>
      <w:bookmarkStart w:id="857" w:name="_Toc191977192"/>
      <w:r w:rsidRPr="00D72B4C">
        <w:t>Statistical</w:t>
      </w:r>
      <w:r>
        <w:t xml:space="preserve"> </w:t>
      </w:r>
      <w:r w:rsidR="00D72B4C" w:rsidRPr="00D72B4C">
        <w:t xml:space="preserve">and Technical Assumptions </w:t>
      </w:r>
      <w:r>
        <w:t>Testing</w:t>
      </w:r>
      <w:bookmarkEnd w:id="857"/>
    </w:p>
    <w:p w14:paraId="3A6647B0" w14:textId="3902F365" w:rsidR="00D72B4C" w:rsidRDefault="00D72B4C" w:rsidP="00D72B4C">
      <w:pPr>
        <w:rPr>
          <w:rStyle w:val="SubtleEmphasis"/>
        </w:rPr>
      </w:pPr>
      <w:r>
        <w:rPr>
          <w:rStyle w:val="SubtleEmphasis"/>
        </w:rPr>
        <w:t>For statistical and any other models that include statistical and other technical assumptions, provide testing of all assumptions associated with the selected estimation technique (e.g., for Ordinary Least Squares models on time series data this includes testing for multicollinearity, heteroscedasticity, non-normality of errors, autocorrelation, non-stationarity, seasonality, etc.).</w:t>
      </w:r>
    </w:p>
    <w:p w14:paraId="00D8FD83" w14:textId="414036B8" w:rsidR="00D72B4C" w:rsidRDefault="00D72B4C" w:rsidP="00D72B4C"/>
    <w:p w14:paraId="6A407351" w14:textId="77777777" w:rsidR="00D72B4C" w:rsidRDefault="00D72B4C" w:rsidP="00D72B4C">
      <w:pPr>
        <w:rPr>
          <w:rStyle w:val="SubtleEmphasis"/>
        </w:rPr>
      </w:pPr>
      <w:r>
        <w:rPr>
          <w:rStyle w:val="SubtleEmphasis"/>
          <w:u w:val="single"/>
        </w:rPr>
        <w:t>For vendor models</w:t>
      </w:r>
      <w:r>
        <w:rPr>
          <w:rStyle w:val="SubtleEmphasis"/>
        </w:rPr>
        <w:t xml:space="preserve">, to the extent that the assumptions testing information is available from the vendor, </w:t>
      </w:r>
      <w:proofErr w:type="gramStart"/>
      <w:r>
        <w:rPr>
          <w:rStyle w:val="SubtleEmphasis"/>
        </w:rPr>
        <w:t>include</w:t>
      </w:r>
      <w:proofErr w:type="gramEnd"/>
      <w:r>
        <w:rPr>
          <w:rStyle w:val="SubtleEmphasis"/>
        </w:rPr>
        <w:t xml:space="preserve"> the model owner’s assessment of the testing results and any associated risks.</w:t>
      </w:r>
    </w:p>
    <w:p w14:paraId="05E15B51" w14:textId="77777777" w:rsidR="000C258D" w:rsidRDefault="000C258D" w:rsidP="000C258D"/>
    <w:p w14:paraId="3A3EF2A0" w14:textId="4A98CFC5" w:rsidR="008F4BCB" w:rsidRDefault="008F4BCB" w:rsidP="008F4BCB">
      <w:pPr>
        <w:shd w:val="clear" w:color="auto" w:fill="DAEEF3" w:themeFill="accent5" w:themeFillTint="33"/>
        <w:rPr>
          <w:rFonts w:ascii="Aptos Narrow" w:hAnsi="Aptos Narrow"/>
        </w:rPr>
      </w:pPr>
      <w:bookmarkStart w:id="858" w:name="OLE_LINK71"/>
      <w:r>
        <w:rPr>
          <w:rFonts w:ascii="Aptos Narrow" w:hAnsi="Aptos Narrow"/>
        </w:rPr>
        <w:t xml:space="preserve">Model Owner: </w:t>
      </w:r>
    </w:p>
    <w:p w14:paraId="58C9F812" w14:textId="77777777" w:rsidR="003020C7" w:rsidRPr="003020C7" w:rsidRDefault="003020C7" w:rsidP="0042112B">
      <w:pPr>
        <w:shd w:val="clear" w:color="auto" w:fill="DAEEF3" w:themeFill="accent5" w:themeFillTint="33"/>
        <w:jc w:val="both"/>
        <w:rPr>
          <w:rFonts w:ascii="Aptos Narrow" w:hAnsi="Aptos Narrow"/>
        </w:rPr>
      </w:pPr>
      <w:r w:rsidRPr="003020C7">
        <w:rPr>
          <w:rFonts w:ascii="Aptos Narrow" w:hAnsi="Aptos Narrow"/>
        </w:rPr>
        <w:t>As the Alipay fraud detection system is a rule-based model, it does not rely on statistical estimation techniques such as Ordinary Least Squares (OLS) or other methods typically used in regression or machine learning models. The model’s operation is based on predefined rules designed to assess transactions for fraud based on a set of attributes, rather than statistical assumptions or estimation procedures.</w:t>
      </w:r>
    </w:p>
    <w:p w14:paraId="573EA008" w14:textId="77777777" w:rsidR="003020C7" w:rsidRPr="003020C7" w:rsidRDefault="003020C7" w:rsidP="0042112B">
      <w:pPr>
        <w:shd w:val="clear" w:color="auto" w:fill="DAEEF3" w:themeFill="accent5" w:themeFillTint="33"/>
        <w:jc w:val="both"/>
        <w:rPr>
          <w:rFonts w:ascii="Aptos Narrow" w:hAnsi="Aptos Narrow"/>
        </w:rPr>
      </w:pPr>
    </w:p>
    <w:p w14:paraId="188E366A" w14:textId="77777777" w:rsidR="003020C7" w:rsidRPr="003020C7" w:rsidRDefault="003020C7" w:rsidP="0042112B">
      <w:pPr>
        <w:shd w:val="clear" w:color="auto" w:fill="DAEEF3" w:themeFill="accent5" w:themeFillTint="33"/>
        <w:jc w:val="both"/>
        <w:rPr>
          <w:rFonts w:ascii="Aptos Narrow" w:hAnsi="Aptos Narrow"/>
        </w:rPr>
      </w:pPr>
      <w:r w:rsidRPr="003020C7">
        <w:rPr>
          <w:rFonts w:ascii="Aptos Narrow" w:hAnsi="Aptos Narrow"/>
        </w:rPr>
        <w:t>Given the rule-based nature of the Alipay system, there are no assumptions such as multicollinearity, heteroscedasticity, non-normality of errors, autocorrelation, or non-stationarity that would typically require testing in statistical models. The system’s performance is evaluated through transaction monitoring and feedback loops rather than assumption-based statistical testing.</w:t>
      </w:r>
    </w:p>
    <w:p w14:paraId="22CA3C61" w14:textId="77777777" w:rsidR="003020C7" w:rsidRPr="003020C7" w:rsidRDefault="003020C7" w:rsidP="0042112B">
      <w:pPr>
        <w:shd w:val="clear" w:color="auto" w:fill="DAEEF3" w:themeFill="accent5" w:themeFillTint="33"/>
        <w:jc w:val="both"/>
        <w:rPr>
          <w:rFonts w:ascii="Aptos Narrow" w:hAnsi="Aptos Narrow"/>
        </w:rPr>
      </w:pPr>
    </w:p>
    <w:p w14:paraId="6D31C323" w14:textId="5052EC6F" w:rsidR="008F4BCB" w:rsidRDefault="003020C7" w:rsidP="0042112B">
      <w:pPr>
        <w:shd w:val="clear" w:color="auto" w:fill="DAEEF3" w:themeFill="accent5" w:themeFillTint="33"/>
        <w:jc w:val="both"/>
        <w:rPr>
          <w:rFonts w:ascii="Aptos Narrow" w:hAnsi="Aptos Narrow"/>
        </w:rPr>
      </w:pPr>
      <w:r w:rsidRPr="003020C7">
        <w:rPr>
          <w:rFonts w:ascii="Aptos Narrow" w:hAnsi="Aptos Narrow"/>
        </w:rPr>
        <w:t>To assess the model’s effectiveness, the vendor utilizes continuous rule refinement and operational testing. However, no formal statistical assumptions testing is conducted, as the model is not based on these estimation techniques.</w:t>
      </w:r>
    </w:p>
    <w:p w14:paraId="4B6CDC77" w14:textId="77777777" w:rsidR="003020C7" w:rsidRDefault="003020C7" w:rsidP="0042112B">
      <w:pPr>
        <w:shd w:val="clear" w:color="auto" w:fill="DAEEF3" w:themeFill="accent5" w:themeFillTint="33"/>
        <w:jc w:val="both"/>
        <w:rPr>
          <w:rFonts w:ascii="Aptos Narrow" w:hAnsi="Aptos Narrow"/>
        </w:rPr>
      </w:pPr>
    </w:p>
    <w:p w14:paraId="04515F6F" w14:textId="08205BC5" w:rsidR="003020C7" w:rsidRDefault="003020C7" w:rsidP="0042112B">
      <w:pPr>
        <w:shd w:val="clear" w:color="auto" w:fill="DAEEF3" w:themeFill="accent5" w:themeFillTint="33"/>
        <w:jc w:val="both"/>
        <w:rPr>
          <w:rFonts w:ascii="Aptos Narrow" w:hAnsi="Aptos Narrow"/>
        </w:rPr>
      </w:pPr>
      <w:r w:rsidRPr="003020C7">
        <w:rPr>
          <w:rFonts w:ascii="Aptos Narrow" w:hAnsi="Aptos Narrow"/>
        </w:rPr>
        <w:t>Therefore, any associated risks are mitigated through ongoing monitoring, rule adjustments, and the feedback loop used to refine the system's rules over time. The absence of formal statistical assumptions testing is not considered a limitation, given the operational nature of the model and its emphasis on rule-based fraud detection rather than statistical inference.</w:t>
      </w:r>
    </w:p>
    <w:p w14:paraId="35069838" w14:textId="77777777" w:rsidR="003020C7" w:rsidRDefault="003020C7" w:rsidP="003020C7">
      <w:pPr>
        <w:shd w:val="clear" w:color="auto" w:fill="DAEEF3" w:themeFill="accent5" w:themeFillTint="33"/>
        <w:rPr>
          <w:rFonts w:ascii="Aptos Narrow" w:hAnsi="Aptos Narrow"/>
        </w:rPr>
      </w:pPr>
    </w:p>
    <w:bookmarkEnd w:id="858"/>
    <w:p w14:paraId="291812C6" w14:textId="77777777" w:rsidR="008F4BCB" w:rsidRDefault="008F4BCB" w:rsidP="008F4BCB"/>
    <w:p w14:paraId="46AFFC73" w14:textId="34E1DD75" w:rsidR="000C258D" w:rsidRDefault="008F4BCB" w:rsidP="00C65F28">
      <w:pPr>
        <w:pStyle w:val="Heading3"/>
      </w:pPr>
      <w:bookmarkStart w:id="859" w:name="_Toc191977193"/>
      <w:r>
        <w:lastRenderedPageBreak/>
        <w:t xml:space="preserve">Model </w:t>
      </w:r>
      <w:r w:rsidR="00B47A26">
        <w:rPr>
          <w:rFonts w:hint="eastAsia"/>
        </w:rPr>
        <w:t xml:space="preserve">Performance / </w:t>
      </w:r>
      <w:r>
        <w:t>Fit Testing</w:t>
      </w:r>
      <w:bookmarkEnd w:id="859"/>
    </w:p>
    <w:p w14:paraId="77B75E5A" w14:textId="2819D715" w:rsidR="008F4BCB" w:rsidRDefault="008F4BCB" w:rsidP="008F4BCB">
      <w:pPr>
        <w:rPr>
          <w:rStyle w:val="SubtleEmphasis"/>
        </w:rPr>
      </w:pPr>
      <w:r>
        <w:rPr>
          <w:rStyle w:val="SubtleEmphasis"/>
        </w:rPr>
        <w:t xml:space="preserve">Provide testing of model </w:t>
      </w:r>
      <w:r w:rsidR="001234DC">
        <w:rPr>
          <w:rStyle w:val="SubtleEmphasis"/>
        </w:rPr>
        <w:t xml:space="preserve">performance </w:t>
      </w:r>
      <w:r w:rsidR="001234DC">
        <w:rPr>
          <w:rStyle w:val="SubtleEmphasis"/>
          <w:rFonts w:hint="eastAsia"/>
        </w:rPr>
        <w:t xml:space="preserve">/ </w:t>
      </w:r>
      <w:r>
        <w:rPr>
          <w:rStyle w:val="SubtleEmphasis"/>
        </w:rPr>
        <w:t xml:space="preserve">fit on the estimation and hold-out samples, including calculations of relative and absolute model errors for different population/product/portfolio risk segments and time periods. For some models, their fit can be evaluated using various additional statistical metrics and analytical techniques. This includes, for example: the K-S test, ROC curves (and AUC/Gini coefficient and similar measures of discriminatory power), lift charts, </w:t>
      </w:r>
      <w:r w:rsidR="001234DC">
        <w:rPr>
          <w:rStyle w:val="SubtleEmphasis"/>
        </w:rPr>
        <w:t xml:space="preserve">Precision/Recall, F1 score, </w:t>
      </w:r>
      <w:r>
        <w:rPr>
          <w:rStyle w:val="SubtleEmphasis"/>
        </w:rPr>
        <w:t>risk profiling, etc.</w:t>
      </w:r>
    </w:p>
    <w:p w14:paraId="7D83BDC8" w14:textId="77777777" w:rsidR="008F4BCB" w:rsidRDefault="008F4BCB" w:rsidP="008F4BCB">
      <w:pPr>
        <w:rPr>
          <w:rStyle w:val="IntenseEmphasis"/>
        </w:rPr>
      </w:pPr>
    </w:p>
    <w:p w14:paraId="1268197E" w14:textId="77777777" w:rsidR="001234DC" w:rsidRDefault="001234DC" w:rsidP="001234DC">
      <w:pPr>
        <w:rPr>
          <w:rStyle w:val="SubtleEmphasis"/>
        </w:rPr>
      </w:pPr>
      <w:r>
        <w:rPr>
          <w:rStyle w:val="SubtleEmphasis"/>
          <w:u w:val="single"/>
        </w:rPr>
        <w:t>For vendor models</w:t>
      </w:r>
      <w:r>
        <w:rPr>
          <w:rStyle w:val="SubtleEmphasis"/>
        </w:rPr>
        <w:t xml:space="preserve">, include the model owner’s assessment of the model performance/fit testing results provided by vendor (based on vendor’s data) and any associated risks. In addition, include testing results on the Company’s internal data (or explain why it is not feasible). </w:t>
      </w:r>
    </w:p>
    <w:p w14:paraId="14E811F3" w14:textId="77777777" w:rsidR="001234DC" w:rsidRDefault="001234DC" w:rsidP="008F4BCB">
      <w:pPr>
        <w:rPr>
          <w:rStyle w:val="IntenseEmphasis"/>
        </w:rPr>
      </w:pPr>
    </w:p>
    <w:p w14:paraId="50AB9EED" w14:textId="620BBD86" w:rsidR="008F4BCB" w:rsidRPr="001234DC" w:rsidRDefault="008F4BCB" w:rsidP="00C65F28">
      <w:pPr>
        <w:pStyle w:val="Heading4"/>
        <w:rPr>
          <w:rStyle w:val="IntenseEmphasis"/>
          <w:b/>
          <w:bCs/>
          <w:i w:val="0"/>
          <w:iCs/>
          <w:color w:val="4F81BD" w:themeColor="accent1"/>
        </w:rPr>
      </w:pPr>
      <w:bookmarkStart w:id="860" w:name="_Toc163134446"/>
      <w:bookmarkStart w:id="861" w:name="_Toc163136750"/>
      <w:bookmarkStart w:id="862" w:name="_Toc163230517"/>
      <w:bookmarkEnd w:id="860"/>
      <w:bookmarkEnd w:id="861"/>
      <w:bookmarkEnd w:id="862"/>
      <w:r w:rsidRPr="001234DC">
        <w:rPr>
          <w:rStyle w:val="IntenseEmphasis"/>
          <w:b/>
          <w:bCs/>
          <w:i w:val="0"/>
          <w:iCs/>
          <w:color w:val="4F81BD" w:themeColor="accent1"/>
        </w:rPr>
        <w:t>In-sample</w:t>
      </w:r>
      <w:r w:rsidR="001234DC" w:rsidRPr="001234DC">
        <w:rPr>
          <w:rStyle w:val="IntenseEmphasis"/>
          <w:rFonts w:hint="eastAsia"/>
          <w:b/>
          <w:bCs/>
          <w:i w:val="0"/>
          <w:iCs/>
          <w:color w:val="4F81BD" w:themeColor="accent1"/>
        </w:rPr>
        <w:t xml:space="preserve"> </w:t>
      </w:r>
      <w:r w:rsidR="001234DC" w:rsidRPr="001234DC">
        <w:rPr>
          <w:rStyle w:val="IntenseEmphasis"/>
          <w:b/>
          <w:bCs/>
          <w:i w:val="0"/>
          <w:iCs/>
          <w:color w:val="4F81BD" w:themeColor="accent1"/>
        </w:rPr>
        <w:t>Performance/Fit</w:t>
      </w:r>
    </w:p>
    <w:p w14:paraId="62FCCA3B" w14:textId="6165069D" w:rsidR="008F4BCB" w:rsidRDefault="001234DC" w:rsidP="008F4BCB">
      <w:r>
        <w:rPr>
          <w:rStyle w:val="SubtleEmphasis"/>
        </w:rPr>
        <w:t>Use this section for the testing of model performance/fit on the data on which the model was estimated/trained.</w:t>
      </w:r>
    </w:p>
    <w:p w14:paraId="7E87BC54" w14:textId="77777777" w:rsidR="008F4BCB" w:rsidRDefault="008F4BCB" w:rsidP="008F4BCB"/>
    <w:p w14:paraId="75B469D4" w14:textId="63678404" w:rsidR="008F4BCB" w:rsidRDefault="008F4BCB" w:rsidP="008F4BCB">
      <w:pPr>
        <w:shd w:val="clear" w:color="auto" w:fill="DAEEF3" w:themeFill="accent5" w:themeFillTint="33"/>
        <w:rPr>
          <w:rFonts w:ascii="Aptos Narrow" w:hAnsi="Aptos Narrow"/>
        </w:rPr>
      </w:pPr>
      <w:r>
        <w:rPr>
          <w:rFonts w:ascii="Aptos Narrow" w:hAnsi="Aptos Narrow"/>
        </w:rPr>
        <w:t xml:space="preserve">Model Owner: </w:t>
      </w:r>
    </w:p>
    <w:p w14:paraId="119D0549" w14:textId="58A86F49" w:rsidR="008F4BCB" w:rsidRDefault="004056D5" w:rsidP="0042112B">
      <w:pPr>
        <w:shd w:val="clear" w:color="auto" w:fill="DAEEF3" w:themeFill="accent5" w:themeFillTint="33"/>
        <w:jc w:val="both"/>
        <w:rPr>
          <w:rFonts w:ascii="Aptos Narrow" w:hAnsi="Aptos Narrow"/>
        </w:rPr>
      </w:pPr>
      <w:r w:rsidRPr="004056D5">
        <w:rPr>
          <w:rFonts w:ascii="Aptos Narrow" w:hAnsi="Aptos Narrow"/>
        </w:rPr>
        <w:t xml:space="preserve">In-sample performance testing, which would typically involve evaluating the model's fit on the data used for model training, is not directly applicable in the context of the Alipay fraud detection system. The model does not rely on training data in the traditional sense; rather, it </w:t>
      </w:r>
      <w:r w:rsidR="0042112B" w:rsidRPr="004056D5">
        <w:rPr>
          <w:rFonts w:ascii="Aptos Narrow" w:hAnsi="Aptos Narrow"/>
        </w:rPr>
        <w:t>applies to</w:t>
      </w:r>
      <w:r w:rsidRPr="004056D5">
        <w:rPr>
          <w:rFonts w:ascii="Aptos Narrow" w:hAnsi="Aptos Narrow"/>
        </w:rPr>
        <w:t xml:space="preserve"> a set of predefined rules to assess transactions. However, the rules are continuously refined based on historical fraud data to ensure they remain effective. Although the exact details of in-sample performance testing have not been provided by the vendor, the system's operational performance can be assumed to be assessed through real-time transaction monitoring and feedback loops that help refine rules over time.</w:t>
      </w:r>
    </w:p>
    <w:p w14:paraId="4FE079DD" w14:textId="77777777" w:rsidR="008F4BCB" w:rsidRDefault="008F4BCB" w:rsidP="008F4BCB">
      <w:pPr>
        <w:shd w:val="clear" w:color="auto" w:fill="DAEEF3" w:themeFill="accent5" w:themeFillTint="33"/>
        <w:rPr>
          <w:rFonts w:ascii="Aptos Narrow" w:hAnsi="Aptos Narrow"/>
        </w:rPr>
      </w:pPr>
    </w:p>
    <w:p w14:paraId="756E2DC6" w14:textId="77777777" w:rsidR="008F4BCB" w:rsidRDefault="008F4BCB" w:rsidP="008F4BCB"/>
    <w:p w14:paraId="3A1D5321" w14:textId="5FE1D325" w:rsidR="008F4BCB" w:rsidRPr="001234DC" w:rsidRDefault="008F4BCB" w:rsidP="001234DC">
      <w:pPr>
        <w:pStyle w:val="Heading4"/>
        <w:rPr>
          <w:rStyle w:val="IntenseEmphasis"/>
          <w:b/>
          <w:bCs/>
          <w:i w:val="0"/>
          <w:iCs/>
          <w:color w:val="4F81BD" w:themeColor="accent1"/>
        </w:rPr>
      </w:pPr>
      <w:r w:rsidRPr="001234DC">
        <w:rPr>
          <w:rStyle w:val="IntenseEmphasis"/>
          <w:b/>
          <w:bCs/>
          <w:i w:val="0"/>
          <w:iCs/>
          <w:color w:val="4F81BD" w:themeColor="accent1"/>
        </w:rPr>
        <w:t>Out-of-sample (but not out-of-time)</w:t>
      </w:r>
    </w:p>
    <w:p w14:paraId="7BF95AE6" w14:textId="069FFC2B" w:rsidR="008F4BCB" w:rsidRDefault="001234DC" w:rsidP="008F4BCB">
      <w:pPr>
        <w:rPr>
          <w:rStyle w:val="SubtleEmphasis"/>
        </w:rPr>
      </w:pPr>
      <w:r>
        <w:rPr>
          <w:rStyle w:val="SubtleEmphasis"/>
        </w:rPr>
        <w:t xml:space="preserve">Use this section for the testing of model performance/fit on data from the same </w:t>
      </w:r>
      <w:proofErr w:type="gramStart"/>
      <w:r>
        <w:rPr>
          <w:rStyle w:val="SubtleEmphasis"/>
        </w:rPr>
        <w:t>time period</w:t>
      </w:r>
      <w:proofErr w:type="gramEnd"/>
      <w:r>
        <w:rPr>
          <w:rStyle w:val="SubtleEmphasis"/>
        </w:rPr>
        <w:t xml:space="preserve"> as the in-sample estimation/training </w:t>
      </w:r>
      <w:r w:rsidR="009F30F3">
        <w:rPr>
          <w:rStyle w:val="SubtleEmphasis"/>
        </w:rPr>
        <w:t>data but</w:t>
      </w:r>
      <w:r>
        <w:rPr>
          <w:rStyle w:val="SubtleEmphasis"/>
        </w:rPr>
        <w:t xml:space="preserve"> held out for model testing purposes.</w:t>
      </w:r>
    </w:p>
    <w:p w14:paraId="06DE9D61" w14:textId="77777777" w:rsidR="001234DC" w:rsidRDefault="001234DC" w:rsidP="008F4BCB"/>
    <w:p w14:paraId="262BF279" w14:textId="15408A49" w:rsidR="008F4BCB" w:rsidRDefault="008F4BCB" w:rsidP="008F4BCB">
      <w:pPr>
        <w:shd w:val="clear" w:color="auto" w:fill="DAEEF3" w:themeFill="accent5" w:themeFillTint="33"/>
        <w:rPr>
          <w:rFonts w:ascii="Aptos Narrow" w:hAnsi="Aptos Narrow"/>
        </w:rPr>
      </w:pPr>
      <w:r>
        <w:rPr>
          <w:rFonts w:ascii="Aptos Narrow" w:hAnsi="Aptos Narrow"/>
        </w:rPr>
        <w:t xml:space="preserve">Model Owner: </w:t>
      </w:r>
    </w:p>
    <w:p w14:paraId="02674800" w14:textId="31AD4C83" w:rsidR="008F4BCB" w:rsidRDefault="004056D5" w:rsidP="0042112B">
      <w:pPr>
        <w:shd w:val="clear" w:color="auto" w:fill="DAEEF3" w:themeFill="accent5" w:themeFillTint="33"/>
        <w:jc w:val="both"/>
        <w:rPr>
          <w:rFonts w:ascii="Aptos Narrow" w:hAnsi="Aptos Narrow"/>
        </w:rPr>
      </w:pPr>
      <w:r w:rsidRPr="004056D5">
        <w:rPr>
          <w:rFonts w:ascii="Aptos Narrow" w:hAnsi="Aptos Narrow"/>
        </w:rPr>
        <w:t xml:space="preserve">Out-of-sample performance testing typically involves evaluating the model's ability to generalize to unseen data from the same </w:t>
      </w:r>
      <w:proofErr w:type="gramStart"/>
      <w:r w:rsidRPr="004056D5">
        <w:rPr>
          <w:rFonts w:ascii="Aptos Narrow" w:hAnsi="Aptos Narrow"/>
        </w:rPr>
        <w:t>time period</w:t>
      </w:r>
      <w:proofErr w:type="gramEnd"/>
      <w:r w:rsidRPr="004056D5">
        <w:rPr>
          <w:rFonts w:ascii="Aptos Narrow" w:hAnsi="Aptos Narrow"/>
        </w:rPr>
        <w:t xml:space="preserve"> as the training data. For the Alipay fraud detection model, out-of-sample testing is not explicitly detailed, as the system does not use predictive modeling techniques based on past training data. Instead, the model evaluates real-time transactions as they occur, with ongoing refinement based on new fraud patterns. Therefore, specific out-of-sample performance testing, such as K-S tests or AUC measures, does not directly apply to this rule-based system.</w:t>
      </w:r>
    </w:p>
    <w:p w14:paraId="4F41C97E" w14:textId="77777777" w:rsidR="008F4BCB" w:rsidRDefault="008F4BCB" w:rsidP="008F4BCB">
      <w:pPr>
        <w:shd w:val="clear" w:color="auto" w:fill="DAEEF3" w:themeFill="accent5" w:themeFillTint="33"/>
        <w:rPr>
          <w:rFonts w:ascii="Aptos Narrow" w:hAnsi="Aptos Narrow"/>
        </w:rPr>
      </w:pPr>
    </w:p>
    <w:p w14:paraId="6F9361EC" w14:textId="77777777" w:rsidR="008F4BCB" w:rsidRDefault="008F4BCB" w:rsidP="008F4BCB"/>
    <w:p w14:paraId="7FEF8E54" w14:textId="709E1786" w:rsidR="008F4BCB" w:rsidRPr="001234DC" w:rsidRDefault="008F4BCB" w:rsidP="001234DC">
      <w:pPr>
        <w:pStyle w:val="Heading4"/>
        <w:rPr>
          <w:rStyle w:val="IntenseEmphasis"/>
          <w:b/>
          <w:bCs/>
          <w:i w:val="0"/>
          <w:iCs/>
          <w:color w:val="4F81BD" w:themeColor="accent1"/>
        </w:rPr>
      </w:pPr>
      <w:r w:rsidRPr="001234DC">
        <w:rPr>
          <w:rStyle w:val="IntenseEmphasis"/>
          <w:b/>
          <w:bCs/>
          <w:i w:val="0"/>
          <w:iCs/>
          <w:color w:val="4F81BD" w:themeColor="accent1"/>
        </w:rPr>
        <w:t>Out-of-time</w:t>
      </w:r>
    </w:p>
    <w:p w14:paraId="243437A9" w14:textId="037E22F9" w:rsidR="008F4BCB" w:rsidRDefault="00165113" w:rsidP="008F4BCB">
      <w:r>
        <w:rPr>
          <w:rStyle w:val="SubtleEmphasis"/>
        </w:rPr>
        <w:t xml:space="preserve">Use this section for the testing of model performance/fit on data from the time period different from the in-sample </w:t>
      </w:r>
      <w:proofErr w:type="gramStart"/>
      <w:r>
        <w:rPr>
          <w:rStyle w:val="SubtleEmphasis"/>
        </w:rPr>
        <w:t>data, and</w:t>
      </w:r>
      <w:proofErr w:type="gramEnd"/>
      <w:r>
        <w:rPr>
          <w:rStyle w:val="SubtleEmphasis"/>
        </w:rPr>
        <w:t xml:space="preserve"> not used in the estimation either because it was not yet available at the time of model </w:t>
      </w:r>
      <w:r>
        <w:rPr>
          <w:rStyle w:val="SubtleEmphasis"/>
        </w:rPr>
        <w:lastRenderedPageBreak/>
        <w:t>estimation, or because it was available but excluded from the estimation/training for the express purpose of performing out-of-time model fit testing</w:t>
      </w:r>
      <w:r w:rsidR="008F4BCB">
        <w:rPr>
          <w:rStyle w:val="SubtleEmphasis"/>
        </w:rPr>
        <w:t>.</w:t>
      </w:r>
    </w:p>
    <w:p w14:paraId="1D5BB471" w14:textId="77777777" w:rsidR="000C258D" w:rsidRDefault="000C258D" w:rsidP="000C258D"/>
    <w:p w14:paraId="1F02AB27" w14:textId="6805DD85" w:rsidR="008F4BCB" w:rsidRDefault="008F4BCB" w:rsidP="008F4BCB">
      <w:pPr>
        <w:shd w:val="clear" w:color="auto" w:fill="DAEEF3" w:themeFill="accent5" w:themeFillTint="33"/>
        <w:rPr>
          <w:rFonts w:ascii="Aptos Narrow" w:hAnsi="Aptos Narrow"/>
        </w:rPr>
      </w:pPr>
      <w:bookmarkStart w:id="863" w:name="OLE_LINK73"/>
      <w:bookmarkStart w:id="864" w:name="OLE_LINK37"/>
      <w:r>
        <w:rPr>
          <w:rFonts w:ascii="Aptos Narrow" w:hAnsi="Aptos Narrow"/>
        </w:rPr>
        <w:t xml:space="preserve">Model Owner: </w:t>
      </w:r>
    </w:p>
    <w:p w14:paraId="2F4DB8C8" w14:textId="442C0A3B" w:rsidR="008F4BCB" w:rsidRDefault="004056D5" w:rsidP="0042112B">
      <w:pPr>
        <w:shd w:val="clear" w:color="auto" w:fill="DAEEF3" w:themeFill="accent5" w:themeFillTint="33"/>
        <w:jc w:val="both"/>
        <w:rPr>
          <w:rFonts w:ascii="Aptos Narrow" w:hAnsi="Aptos Narrow"/>
        </w:rPr>
      </w:pPr>
      <w:r w:rsidRPr="004056D5">
        <w:rPr>
          <w:rFonts w:ascii="Aptos Narrow" w:hAnsi="Aptos Narrow"/>
        </w:rPr>
        <w:t xml:space="preserve">Out-of-time testing would typically involve testing the model on data from </w:t>
      </w:r>
      <w:proofErr w:type="gramStart"/>
      <w:r w:rsidRPr="004056D5">
        <w:rPr>
          <w:rFonts w:ascii="Aptos Narrow" w:hAnsi="Aptos Narrow"/>
        </w:rPr>
        <w:t>a time period</w:t>
      </w:r>
      <w:proofErr w:type="gramEnd"/>
      <w:r w:rsidRPr="004056D5">
        <w:rPr>
          <w:rFonts w:ascii="Aptos Narrow" w:hAnsi="Aptos Narrow"/>
        </w:rPr>
        <w:t xml:space="preserve"> different from the one used in model training, </w:t>
      </w:r>
      <w:r w:rsidR="0042112B" w:rsidRPr="004056D5">
        <w:rPr>
          <w:rFonts w:ascii="Aptos Narrow" w:hAnsi="Aptos Narrow"/>
        </w:rPr>
        <w:t>to</w:t>
      </w:r>
      <w:r w:rsidRPr="004056D5">
        <w:rPr>
          <w:rFonts w:ascii="Aptos Narrow" w:hAnsi="Aptos Narrow"/>
        </w:rPr>
        <w:t xml:space="preserve"> assess how well the model adapts to new or unseen conditions. Since the Alipay fraud detection model does not rely on training data in the traditional sense, the vendor has not explicitly performed out-of-time testing. However, historical fraud data, which might not be used in rule creation, could still provide valuable insights for the system’s performance in adapting to fraud trends. This is accomplished through ongoing transaction monitoring and rule adjustments, but the absence of formal out-of-time testing means no specific performance metrics or comparative analyses are available.</w:t>
      </w:r>
    </w:p>
    <w:p w14:paraId="04422172" w14:textId="77777777" w:rsidR="004056D5" w:rsidRDefault="004056D5" w:rsidP="008F4BCB">
      <w:pPr>
        <w:shd w:val="clear" w:color="auto" w:fill="DAEEF3" w:themeFill="accent5" w:themeFillTint="33"/>
        <w:rPr>
          <w:rFonts w:ascii="Aptos Narrow" w:hAnsi="Aptos Narrow"/>
        </w:rPr>
      </w:pPr>
    </w:p>
    <w:bookmarkEnd w:id="863"/>
    <w:bookmarkEnd w:id="864"/>
    <w:p w14:paraId="704C9DAD" w14:textId="77777777" w:rsidR="00F072F1" w:rsidRDefault="00F072F1" w:rsidP="000C258D"/>
    <w:p w14:paraId="1BC7E132" w14:textId="7EC4C279" w:rsidR="00F072F1" w:rsidRDefault="00F072F1" w:rsidP="00C65F28">
      <w:pPr>
        <w:pStyle w:val="Heading3"/>
      </w:pPr>
      <w:bookmarkStart w:id="865" w:name="_Toc191977194"/>
      <w:r>
        <w:rPr>
          <w:rFonts w:hint="eastAsia"/>
        </w:rPr>
        <w:t>Model Stability and Overfitting Testing</w:t>
      </w:r>
      <w:bookmarkEnd w:id="865"/>
    </w:p>
    <w:p w14:paraId="5DAC8B64" w14:textId="77777777" w:rsidR="00F072F1" w:rsidRDefault="00F072F1" w:rsidP="00F072F1">
      <w:pPr>
        <w:spacing w:after="120"/>
        <w:rPr>
          <w:rStyle w:val="SubtleEmphasis"/>
        </w:rPr>
      </w:pPr>
      <w:r>
        <w:rPr>
          <w:rStyle w:val="SubtleEmphasis"/>
        </w:rPr>
        <w:t>Provide testing to assess the stability of the model’s estimated relationships, for example:</w:t>
      </w:r>
    </w:p>
    <w:p w14:paraId="3F6C52EB" w14:textId="77777777" w:rsidR="00F072F1" w:rsidRDefault="00F072F1" w:rsidP="00F817CF">
      <w:pPr>
        <w:pStyle w:val="ListParagraph"/>
        <w:numPr>
          <w:ilvl w:val="0"/>
          <w:numId w:val="22"/>
        </w:numPr>
        <w:spacing w:after="60"/>
        <w:contextualSpacing w:val="0"/>
        <w:rPr>
          <w:rStyle w:val="SubtleEmphasis"/>
        </w:rPr>
      </w:pPr>
      <w:r>
        <w:rPr>
          <w:rStyle w:val="SubtleEmphasis"/>
        </w:rPr>
        <w:t>For statistical regression models, this involves regression coefficient stability testing and testing for structural breaks. Coefficient stability testing can be performed by repeatedly re-estimating the model on different subsets of the development sample (e.g., random sub-samples or samples representing different time periods covered by the dataset) as well as out-of-sample / out-of-time datasets. Values of regression coefficients and p-values across all samples are then assessed to evaluate the model stability.</w:t>
      </w:r>
    </w:p>
    <w:p w14:paraId="39B5E82C" w14:textId="1C572754" w:rsidR="00F072F1" w:rsidRDefault="00F072F1" w:rsidP="00F817CF">
      <w:pPr>
        <w:pStyle w:val="ListParagraph"/>
        <w:numPr>
          <w:ilvl w:val="0"/>
          <w:numId w:val="22"/>
        </w:numPr>
        <w:spacing w:after="60"/>
        <w:contextualSpacing w:val="0"/>
        <w:rPr>
          <w:rStyle w:val="SubtleEmphasis"/>
        </w:rPr>
      </w:pPr>
      <w:r>
        <w:rPr>
          <w:rStyle w:val="SubtleEmphasis"/>
        </w:rPr>
        <w:t xml:space="preserve">For machine learning models, because a comparison of model parameters is either impossible or impractical, </w:t>
      </w:r>
      <w:r w:rsidR="009F30F3">
        <w:rPr>
          <w:rStyle w:val="SubtleEmphasis"/>
        </w:rPr>
        <w:t>testing of</w:t>
      </w:r>
      <w:r>
        <w:rPr>
          <w:rStyle w:val="SubtleEmphasis"/>
        </w:rPr>
        <w:t xml:space="preserve"> model stability generally involves a comparison of key performance statistics (e.g., K-S, AUC, Precision, Recall, F1, etc.) on different training and testing datasets. A common technique for assessing machine learning model’s stability and evaluating the risk of model overfitting is k-fold analysis. K-fold analysis should be performed in addition to testing of the model on the training, validation, out-of-sample, and out-of-time datasets. </w:t>
      </w:r>
    </w:p>
    <w:p w14:paraId="1CF9B018" w14:textId="77777777" w:rsidR="00F072F1" w:rsidRDefault="00F072F1" w:rsidP="00F072F1"/>
    <w:p w14:paraId="3372DD3A" w14:textId="441030B3" w:rsidR="00F072F1" w:rsidRDefault="00F072F1" w:rsidP="00F072F1">
      <w:pPr>
        <w:shd w:val="clear" w:color="auto" w:fill="DAEEF3" w:themeFill="accent5" w:themeFillTint="33"/>
        <w:rPr>
          <w:rFonts w:ascii="Aptos Narrow" w:hAnsi="Aptos Narrow"/>
        </w:rPr>
      </w:pPr>
      <w:r>
        <w:rPr>
          <w:rFonts w:ascii="Aptos Narrow" w:hAnsi="Aptos Narrow"/>
        </w:rPr>
        <w:t xml:space="preserve">Model Owner: </w:t>
      </w:r>
    </w:p>
    <w:p w14:paraId="0CAB29B3" w14:textId="77777777" w:rsidR="004056D5" w:rsidRPr="004056D5" w:rsidRDefault="004056D5" w:rsidP="0042112B">
      <w:pPr>
        <w:shd w:val="clear" w:color="auto" w:fill="DAEEF3" w:themeFill="accent5" w:themeFillTint="33"/>
        <w:jc w:val="both"/>
        <w:rPr>
          <w:rFonts w:ascii="Aptos Narrow" w:hAnsi="Aptos Narrow"/>
        </w:rPr>
      </w:pPr>
      <w:r w:rsidRPr="004056D5">
        <w:rPr>
          <w:rFonts w:ascii="Aptos Narrow" w:hAnsi="Aptos Narrow"/>
        </w:rPr>
        <w:t>As a rule-based fraud detection model, the Alipay system does not rely on statistical regression models or machine learning techniques, so traditional methods of model stability and overfitting testing, such as regression coefficient stability or k-fold cross-validation, are not applicable. Instead, the model's stability is evaluated through continuous operational monitoring and periodic rule refinements.</w:t>
      </w:r>
    </w:p>
    <w:p w14:paraId="1D6B606B" w14:textId="77777777" w:rsidR="004056D5" w:rsidRPr="004056D5" w:rsidRDefault="004056D5" w:rsidP="0042112B">
      <w:pPr>
        <w:shd w:val="clear" w:color="auto" w:fill="DAEEF3" w:themeFill="accent5" w:themeFillTint="33"/>
        <w:jc w:val="both"/>
        <w:rPr>
          <w:rFonts w:ascii="Aptos Narrow" w:hAnsi="Aptos Narrow"/>
        </w:rPr>
      </w:pPr>
    </w:p>
    <w:p w14:paraId="3B5E98AD" w14:textId="260109C2" w:rsidR="004056D5" w:rsidRPr="004056D5" w:rsidRDefault="004056D5" w:rsidP="0042112B">
      <w:pPr>
        <w:shd w:val="clear" w:color="auto" w:fill="DAEEF3" w:themeFill="accent5" w:themeFillTint="33"/>
        <w:jc w:val="both"/>
        <w:rPr>
          <w:rFonts w:ascii="Aptos Narrow" w:hAnsi="Aptos Narrow"/>
        </w:rPr>
      </w:pPr>
      <w:r w:rsidRPr="004056D5">
        <w:rPr>
          <w:rFonts w:ascii="Aptos Narrow" w:hAnsi="Aptos Narrow"/>
        </w:rPr>
        <w:t xml:space="preserve">The Alipay fraud detection model's stability is maintained through the iterative feedback loop that adjusts detection rules based on observed fraud patterns. This process ensures that the system remains adaptive to emerging fraud trends while minimizing the risk of overfitting </w:t>
      </w:r>
      <w:r w:rsidR="0042112B" w:rsidRPr="004056D5">
        <w:rPr>
          <w:rFonts w:ascii="Aptos Narrow" w:hAnsi="Aptos Narrow"/>
        </w:rPr>
        <w:t>outdated</w:t>
      </w:r>
      <w:r w:rsidRPr="004056D5">
        <w:rPr>
          <w:rFonts w:ascii="Aptos Narrow" w:hAnsi="Aptos Narrow"/>
        </w:rPr>
        <w:t xml:space="preserve"> or irrelevant data.</w:t>
      </w:r>
    </w:p>
    <w:p w14:paraId="3713FA57" w14:textId="77777777" w:rsidR="004056D5" w:rsidRPr="004056D5" w:rsidRDefault="004056D5" w:rsidP="0042112B">
      <w:pPr>
        <w:shd w:val="clear" w:color="auto" w:fill="DAEEF3" w:themeFill="accent5" w:themeFillTint="33"/>
        <w:jc w:val="both"/>
        <w:rPr>
          <w:rFonts w:ascii="Aptos Narrow" w:hAnsi="Aptos Narrow"/>
        </w:rPr>
      </w:pPr>
    </w:p>
    <w:p w14:paraId="337BE872" w14:textId="1477BF1D" w:rsidR="00F072F1" w:rsidRDefault="004056D5" w:rsidP="0042112B">
      <w:pPr>
        <w:shd w:val="clear" w:color="auto" w:fill="DAEEF3" w:themeFill="accent5" w:themeFillTint="33"/>
        <w:jc w:val="both"/>
        <w:rPr>
          <w:rFonts w:ascii="Aptos Narrow" w:hAnsi="Aptos Narrow"/>
        </w:rPr>
      </w:pPr>
      <w:r w:rsidRPr="004056D5">
        <w:rPr>
          <w:rFonts w:ascii="Aptos Narrow" w:hAnsi="Aptos Narrow"/>
        </w:rPr>
        <w:t>While there is no formal stability or overfitting testing conducted as typically defined for statistical or machine learning models, the ongoing monitoring of flagged transactions and fraud trends provides an informal assessment of the model's effectiveness. Adjustments are made as necessary to ensure the model continues to meet fraud detection requirements.</w:t>
      </w:r>
    </w:p>
    <w:p w14:paraId="74508946" w14:textId="77777777" w:rsidR="004056D5" w:rsidRDefault="004056D5" w:rsidP="004056D5">
      <w:pPr>
        <w:shd w:val="clear" w:color="auto" w:fill="DAEEF3" w:themeFill="accent5" w:themeFillTint="33"/>
        <w:rPr>
          <w:rFonts w:ascii="Aptos Narrow" w:hAnsi="Aptos Narrow"/>
        </w:rPr>
      </w:pPr>
    </w:p>
    <w:p w14:paraId="7C291E97" w14:textId="77777777" w:rsidR="00F072F1" w:rsidRPr="00F072F1" w:rsidRDefault="00F072F1" w:rsidP="00F072F1"/>
    <w:p w14:paraId="2002BA3D" w14:textId="0137BB9F" w:rsidR="003C62EB" w:rsidRDefault="003C62EB" w:rsidP="00C65F28">
      <w:pPr>
        <w:pStyle w:val="Heading3"/>
      </w:pPr>
      <w:bookmarkStart w:id="866" w:name="_Toc191977195"/>
      <w:r>
        <w:t>Back-testing</w:t>
      </w:r>
      <w:bookmarkEnd w:id="866"/>
    </w:p>
    <w:p w14:paraId="65C724F3" w14:textId="61A185B1" w:rsidR="00DB599B" w:rsidRDefault="00DB599B" w:rsidP="00DB599B">
      <w:pPr>
        <w:rPr>
          <w:rStyle w:val="SubtleEmphasis"/>
        </w:rPr>
      </w:pPr>
      <w:r>
        <w:rPr>
          <w:rStyle w:val="SubtleEmphasis"/>
        </w:rPr>
        <w:t>In addition to the model performance/fit testing documented in Section 3.</w:t>
      </w:r>
      <w:r>
        <w:rPr>
          <w:rStyle w:val="SubtleEmphasis"/>
          <w:rFonts w:hint="eastAsia"/>
        </w:rPr>
        <w:t>3</w:t>
      </w:r>
      <w:r>
        <w:rPr>
          <w:rStyle w:val="SubtleEmphasis"/>
        </w:rPr>
        <w:t>.2</w:t>
      </w:r>
      <w:r w:rsidR="009F30F3">
        <w:rPr>
          <w:rStyle w:val="SubtleEmphasis"/>
        </w:rPr>
        <w:t>. Model Performance / Fit Testing</w:t>
      </w:r>
      <w:r>
        <w:rPr>
          <w:rStyle w:val="SubtleEmphasis"/>
        </w:rPr>
        <w:t>, back-testing is highly beneficial and should be performed/documented for certain types of models. Back-testing is a class of testing techniques designed to assess the consistency of model predictions/estimat</w:t>
      </w:r>
      <w:r w:rsidR="009F30F3">
        <w:rPr>
          <w:rStyle w:val="SubtleEmphasis"/>
        </w:rPr>
        <w:t>ion</w:t>
      </w:r>
      <w:r>
        <w:rPr>
          <w:rStyle w:val="SubtleEmphasis"/>
        </w:rPr>
        <w:t xml:space="preserve">s with the actual observed values, especially for different historical periods and over longer testing horizons. </w:t>
      </w:r>
    </w:p>
    <w:p w14:paraId="382C557E" w14:textId="77777777" w:rsidR="00DB599B" w:rsidRDefault="00DB599B" w:rsidP="003C62EB">
      <w:pPr>
        <w:rPr>
          <w:rStyle w:val="SubtleEmphasis"/>
        </w:rPr>
      </w:pPr>
    </w:p>
    <w:p w14:paraId="4F535815" w14:textId="6D6B0852" w:rsidR="003C62EB" w:rsidRDefault="003C62EB" w:rsidP="00DB599B">
      <w:pPr>
        <w:spacing w:after="120"/>
        <w:rPr>
          <w:rStyle w:val="SubtleEmphasis"/>
        </w:rPr>
      </w:pPr>
      <w:r>
        <w:rPr>
          <w:rStyle w:val="SubtleEmphasis"/>
        </w:rPr>
        <w:t xml:space="preserve">These tests </w:t>
      </w:r>
      <w:r w:rsidR="00DB599B">
        <w:rPr>
          <w:rStyle w:val="SubtleEmphasis"/>
        </w:rPr>
        <w:t xml:space="preserve">are designed to measure </w:t>
      </w:r>
      <w:r>
        <w:rPr>
          <w:rStyle w:val="SubtleEmphasis"/>
        </w:rPr>
        <w:t>the accuracy of model performance over specified time periods. When documenting back-testing analyses, it is critically important to provide a detailed description of the test design including, for example:</w:t>
      </w:r>
    </w:p>
    <w:p w14:paraId="4B66F0E0" w14:textId="0C92B198" w:rsidR="003C62EB" w:rsidRDefault="003C62EB" w:rsidP="00DB599B">
      <w:pPr>
        <w:pStyle w:val="ListParagraph"/>
        <w:numPr>
          <w:ilvl w:val="0"/>
          <w:numId w:val="8"/>
        </w:numPr>
        <w:spacing w:after="120" w:line="264" w:lineRule="auto"/>
        <w:contextualSpacing w:val="0"/>
        <w:rPr>
          <w:rStyle w:val="SubtleEmphasis"/>
        </w:rPr>
      </w:pPr>
      <w:r>
        <w:rPr>
          <w:rStyle w:val="SubtleEmphasis"/>
        </w:rPr>
        <w:t>The design of the testing dataset includ</w:t>
      </w:r>
      <w:r w:rsidR="00EA57E1">
        <w:rPr>
          <w:rStyle w:val="SubtleEmphasis"/>
        </w:rPr>
        <w:t>es</w:t>
      </w:r>
      <w:r>
        <w:rPr>
          <w:rStyle w:val="SubtleEmphasis"/>
        </w:rPr>
        <w:t xml:space="preserve"> the description of the </w:t>
      </w:r>
      <w:proofErr w:type="gramStart"/>
      <w:r>
        <w:rPr>
          <w:rStyle w:val="SubtleEmphasis"/>
        </w:rPr>
        <w:t>time period</w:t>
      </w:r>
      <w:proofErr w:type="gramEnd"/>
      <w:r>
        <w:rPr>
          <w:rStyle w:val="SubtleEmphasis"/>
        </w:rPr>
        <w:t>, and information about any notable exclusions/inclusions that are inconsistent with the data used to develop the model.</w:t>
      </w:r>
    </w:p>
    <w:p w14:paraId="473393A5" w14:textId="72B3C2F9" w:rsidR="003C62EB" w:rsidRDefault="00AF5D46" w:rsidP="00DB599B">
      <w:pPr>
        <w:pStyle w:val="ListParagraph"/>
        <w:numPr>
          <w:ilvl w:val="0"/>
          <w:numId w:val="8"/>
        </w:numPr>
        <w:spacing w:after="120" w:line="264" w:lineRule="auto"/>
        <w:contextualSpacing w:val="0"/>
        <w:rPr>
          <w:rStyle w:val="SubtleEmphasis"/>
        </w:rPr>
      </w:pPr>
      <w:r>
        <w:rPr>
          <w:rStyle w:val="SubtleEmphasis"/>
        </w:rPr>
        <w:t xml:space="preserve">The logic for generating model predictions. For example, when back-testing a mortgage default model, </w:t>
      </w:r>
      <w:r w:rsidR="00EA57E1">
        <w:rPr>
          <w:rStyle w:val="SubtleEmphasis"/>
        </w:rPr>
        <w:t xml:space="preserve">the model developer would </w:t>
      </w:r>
      <w:r>
        <w:rPr>
          <w:rStyle w:val="SubtleEmphasis"/>
        </w:rPr>
        <w:t xml:space="preserve">typically start with a particular historical portfolio snapshot and then use the model to generate predictions for each subsequent month/quarter without </w:t>
      </w:r>
      <w:proofErr w:type="gramStart"/>
      <w:r>
        <w:rPr>
          <w:rStyle w:val="SubtleEmphasis"/>
        </w:rPr>
        <w:t>truing</w:t>
      </w:r>
      <w:proofErr w:type="gramEnd"/>
      <w:r>
        <w:rPr>
          <w:rStyle w:val="SubtleEmphasis"/>
        </w:rPr>
        <w:t xml:space="preserve"> the model up using subsequent historical data</w:t>
      </w:r>
      <w:r w:rsidR="003C62EB">
        <w:rPr>
          <w:rStyle w:val="SubtleEmphasis"/>
        </w:rPr>
        <w:t xml:space="preserve">. </w:t>
      </w:r>
    </w:p>
    <w:p w14:paraId="20B40BB7" w14:textId="2753CBBA" w:rsidR="003C62EB" w:rsidRDefault="00AF5D46" w:rsidP="00DB599B">
      <w:pPr>
        <w:pStyle w:val="ListParagraph"/>
        <w:numPr>
          <w:ilvl w:val="0"/>
          <w:numId w:val="8"/>
        </w:numPr>
        <w:spacing w:after="120" w:line="264" w:lineRule="auto"/>
        <w:contextualSpacing w:val="0"/>
        <w:rPr>
          <w:rStyle w:val="SubtleEmphasis"/>
        </w:rPr>
      </w:pPr>
      <w:r>
        <w:rPr>
          <w:rStyle w:val="SubtleEmphasis"/>
        </w:rPr>
        <w:t>The source and nature of inputs and assumptions used in the back-test. For example, for a model that uses macroeconomic variables as inputs, the typical practice is to use actual historical values of such inputs during the back-test period (</w:t>
      </w:r>
      <w:proofErr w:type="gramStart"/>
      <w:r>
        <w:rPr>
          <w:rStyle w:val="SubtleEmphasis"/>
        </w:rPr>
        <w:t>in order to</w:t>
      </w:r>
      <w:proofErr w:type="gramEnd"/>
      <w:r>
        <w:rPr>
          <w:rStyle w:val="SubtleEmphasis"/>
        </w:rPr>
        <w:t xml:space="preserve"> isolate the error of the tested model from the error in the economic forecasts)</w:t>
      </w:r>
      <w:r w:rsidR="003C62EB">
        <w:rPr>
          <w:rStyle w:val="SubtleEmphasis"/>
        </w:rPr>
        <w:t xml:space="preserve">. </w:t>
      </w:r>
    </w:p>
    <w:p w14:paraId="7F7BF5C6" w14:textId="77777777" w:rsidR="00DB599B" w:rsidRDefault="00DB599B" w:rsidP="003C62EB">
      <w:pPr>
        <w:rPr>
          <w:rStyle w:val="SubtleEmphasis"/>
        </w:rPr>
      </w:pPr>
    </w:p>
    <w:p w14:paraId="36323F1A" w14:textId="1B0EFB5D" w:rsidR="003C62EB" w:rsidRDefault="003C62EB" w:rsidP="003C62EB">
      <w:pPr>
        <w:rPr>
          <w:rStyle w:val="SubtleEmphasis"/>
        </w:rPr>
      </w:pPr>
      <w:r>
        <w:rPr>
          <w:rStyle w:val="SubtleEmphasis"/>
        </w:rPr>
        <w:t xml:space="preserve">Use of graphical presentation of actual and predicted values is necessary in addition to any quantitative measures of model error (e.g., MAPE, MSE, etc.). This allows the </w:t>
      </w:r>
      <w:r w:rsidR="00EA57E1">
        <w:rPr>
          <w:rStyle w:val="SubtleEmphasis"/>
        </w:rPr>
        <w:t xml:space="preserve">model </w:t>
      </w:r>
      <w:r>
        <w:rPr>
          <w:rStyle w:val="SubtleEmphasis"/>
        </w:rPr>
        <w:t>developer and reader to observe any areas of persistent model bias.</w:t>
      </w:r>
    </w:p>
    <w:p w14:paraId="5606AFD1" w14:textId="77777777" w:rsidR="003C62EB" w:rsidRDefault="003C62EB" w:rsidP="003C62EB">
      <w:pPr>
        <w:rPr>
          <w:rStyle w:val="SubtleEmphasis"/>
        </w:rPr>
      </w:pPr>
    </w:p>
    <w:p w14:paraId="7350BC1D" w14:textId="77777777" w:rsidR="008064D3" w:rsidRDefault="008064D3" w:rsidP="003C62EB">
      <w:pPr>
        <w:rPr>
          <w:rStyle w:val="SubtleEmphasis"/>
        </w:rPr>
      </w:pPr>
    </w:p>
    <w:p w14:paraId="72E08C80" w14:textId="77777777" w:rsidR="008064D3" w:rsidRDefault="008064D3" w:rsidP="008064D3">
      <w:pPr>
        <w:rPr>
          <w:rStyle w:val="SubtleEmphasis"/>
        </w:rPr>
      </w:pPr>
      <w:r>
        <w:rPr>
          <w:rStyle w:val="SubtleEmphasis"/>
        </w:rPr>
        <w:t>The developers should ensure that performance metrics and thresholds for acceptable performance are clearly stated and are aligned with the model’s business use. For example, for stress testing or CECL model designed to produce loss forecasts over a 2-year period, one of the error metrics should be based on the cumulative actual vs. predicted losses over a 2-year back-testing horizon.</w:t>
      </w:r>
    </w:p>
    <w:p w14:paraId="2ED1C6C1" w14:textId="77777777" w:rsidR="008064D3" w:rsidRDefault="008064D3" w:rsidP="003C62EB">
      <w:pPr>
        <w:rPr>
          <w:rStyle w:val="SubtleEmphasis"/>
        </w:rPr>
      </w:pPr>
    </w:p>
    <w:p w14:paraId="40AB9732" w14:textId="754BB17B" w:rsidR="003C62EB" w:rsidRDefault="003C62EB" w:rsidP="003C62EB">
      <w:pPr>
        <w:rPr>
          <w:rStyle w:val="SubtleEmphasis"/>
        </w:rPr>
      </w:pPr>
      <w:r>
        <w:rPr>
          <w:rStyle w:val="SubtleEmphasis"/>
        </w:rPr>
        <w:t xml:space="preserve">Back-testing results should be accompanied by detailed narrative providing the </w:t>
      </w:r>
      <w:r w:rsidR="00EA57E1">
        <w:rPr>
          <w:rStyle w:val="SubtleEmphasis"/>
        </w:rPr>
        <w:t xml:space="preserve">model </w:t>
      </w:r>
      <w:r>
        <w:rPr>
          <w:rStyle w:val="SubtleEmphasis"/>
        </w:rPr>
        <w:t xml:space="preserve">developers’ assessment of said results and their conclusions about any notable model biases or elevated error rates. Some such notable biases and performance issues may need to be noted as model weaknesses that </w:t>
      </w:r>
      <w:r w:rsidR="00EA57E1">
        <w:rPr>
          <w:rStyle w:val="SubtleEmphasis"/>
        </w:rPr>
        <w:t>must</w:t>
      </w:r>
      <w:r>
        <w:rPr>
          <w:rStyle w:val="SubtleEmphasis"/>
        </w:rPr>
        <w:t xml:space="preserve"> have associated risk mitigants.</w:t>
      </w:r>
    </w:p>
    <w:p w14:paraId="66258967" w14:textId="77777777" w:rsidR="003C62EB" w:rsidRDefault="003C62EB" w:rsidP="003C62EB">
      <w:pPr>
        <w:rPr>
          <w:rStyle w:val="SubtleEmphasis"/>
        </w:rPr>
      </w:pPr>
    </w:p>
    <w:p w14:paraId="11D42F56" w14:textId="05995383" w:rsidR="003C62EB" w:rsidRDefault="003C62EB" w:rsidP="003C62EB">
      <w:pPr>
        <w:rPr>
          <w:rStyle w:val="SubtleEmphasis"/>
        </w:rPr>
      </w:pPr>
      <w:r>
        <w:rPr>
          <w:rStyle w:val="SubtleEmphasis"/>
        </w:rPr>
        <w:t xml:space="preserve">Back-testing should be carried out for different populations. For example, when analyzing performance of residential or commercial mortgage loans, one should separately evaluate performance of the model on sub-populations that can be reasonably expected to have different behavioral characteristics. For example: </w:t>
      </w:r>
      <w:r>
        <w:rPr>
          <w:rStyle w:val="SubtleEmphasis"/>
        </w:rPr>
        <w:lastRenderedPageBreak/>
        <w:t>different products, different vintages, or different segments of population by FICO score or by LTV or by another key risk driver.</w:t>
      </w:r>
    </w:p>
    <w:p w14:paraId="2EFE15BA" w14:textId="77777777" w:rsidR="003C62EB" w:rsidRDefault="003C62EB" w:rsidP="003C62EB">
      <w:pPr>
        <w:rPr>
          <w:rStyle w:val="SubtleEmphasis"/>
        </w:rPr>
      </w:pPr>
    </w:p>
    <w:p w14:paraId="581DE647" w14:textId="3DB54543" w:rsidR="008064D3" w:rsidRDefault="008064D3" w:rsidP="008064D3">
      <w:pPr>
        <w:rPr>
          <w:rStyle w:val="SubtleEmphasis"/>
        </w:rPr>
      </w:pPr>
      <w:r>
        <w:rPr>
          <w:rStyle w:val="SubtleEmphasis"/>
        </w:rPr>
        <w:t>Predictive models should also be back-tested over different economic environments, e.g., periods of stress vs. periods of economic growth. This is especially important for stress testing, CECL</w:t>
      </w:r>
      <w:r w:rsidR="00EA57E1">
        <w:rPr>
          <w:rStyle w:val="SubtleEmphasis"/>
        </w:rPr>
        <w:t>,</w:t>
      </w:r>
      <w:r>
        <w:rPr>
          <w:rStyle w:val="SubtleEmphasis"/>
        </w:rPr>
        <w:t xml:space="preserve"> and IFRS 9 models.</w:t>
      </w:r>
    </w:p>
    <w:p w14:paraId="0E182017" w14:textId="33260280" w:rsidR="008064D3" w:rsidRDefault="008064D3" w:rsidP="008064D3">
      <w:pPr>
        <w:rPr>
          <w:rStyle w:val="IntenseEmphasis"/>
        </w:rPr>
      </w:pPr>
    </w:p>
    <w:p w14:paraId="7341A9EE" w14:textId="4E93D438" w:rsidR="003C62EB" w:rsidRDefault="008064D3" w:rsidP="008064D3">
      <w:pPr>
        <w:rPr>
          <w:rStyle w:val="IntenseEmphasis"/>
        </w:rPr>
      </w:pPr>
      <w:r>
        <w:rPr>
          <w:rStyle w:val="SubtleEmphasis"/>
          <w:u w:val="single"/>
        </w:rPr>
        <w:t>For vendor models</w:t>
      </w:r>
      <w:r>
        <w:rPr>
          <w:rStyle w:val="SubtleEmphasis"/>
        </w:rPr>
        <w:t>, include the model owner’s assessment of the back- testing results provided by vendor (based on vendor’s data) and any associated risks. In addition, provide testing results on the Company’s internal data (or explain why it is not feasible).</w:t>
      </w:r>
    </w:p>
    <w:p w14:paraId="588A457C" w14:textId="77777777" w:rsidR="008064D3" w:rsidRDefault="008064D3" w:rsidP="003C62EB">
      <w:pPr>
        <w:rPr>
          <w:rStyle w:val="IntenseEmphasis"/>
        </w:rPr>
      </w:pPr>
    </w:p>
    <w:p w14:paraId="765D1103" w14:textId="30288F52" w:rsidR="003C62EB" w:rsidRDefault="003C62EB" w:rsidP="003C62EB">
      <w:pPr>
        <w:rPr>
          <w:rStyle w:val="IntenseEmphasis"/>
        </w:rPr>
      </w:pPr>
      <w:r>
        <w:rPr>
          <w:rStyle w:val="IntenseEmphasis"/>
        </w:rPr>
        <w:t>In-</w:t>
      </w:r>
      <w:r w:rsidR="00335CA8">
        <w:rPr>
          <w:rStyle w:val="IntenseEmphasis"/>
          <w:rFonts w:hint="eastAsia"/>
        </w:rPr>
        <w:t>time</w:t>
      </w:r>
    </w:p>
    <w:p w14:paraId="6B62A8AF" w14:textId="543AB321" w:rsidR="003C62EB" w:rsidRDefault="00335CA8" w:rsidP="003C62EB">
      <w:r>
        <w:rPr>
          <w:rStyle w:val="SubtleEmphasis"/>
        </w:rPr>
        <w:t xml:space="preserve">Use this section for backtesting using the data from the same </w:t>
      </w:r>
      <w:proofErr w:type="gramStart"/>
      <w:r>
        <w:rPr>
          <w:rStyle w:val="SubtleEmphasis"/>
        </w:rPr>
        <w:t>time period</w:t>
      </w:r>
      <w:proofErr w:type="gramEnd"/>
      <w:r>
        <w:rPr>
          <w:rStyle w:val="SubtleEmphasis"/>
        </w:rPr>
        <w:t xml:space="preserve"> on which the model was estimated/trained.</w:t>
      </w:r>
    </w:p>
    <w:p w14:paraId="048679F6" w14:textId="77777777" w:rsidR="003C62EB" w:rsidRDefault="003C62EB" w:rsidP="003C62EB"/>
    <w:p w14:paraId="25576BC7" w14:textId="25AF24BD" w:rsidR="003C62EB" w:rsidRDefault="003C62EB" w:rsidP="003C62EB">
      <w:pPr>
        <w:shd w:val="clear" w:color="auto" w:fill="DAEEF3" w:themeFill="accent5" w:themeFillTint="33"/>
        <w:rPr>
          <w:rFonts w:ascii="Aptos Narrow" w:hAnsi="Aptos Narrow"/>
        </w:rPr>
      </w:pPr>
      <w:r>
        <w:rPr>
          <w:rFonts w:ascii="Aptos Narrow" w:hAnsi="Aptos Narrow"/>
        </w:rPr>
        <w:t xml:space="preserve">Model Owner: </w:t>
      </w:r>
    </w:p>
    <w:p w14:paraId="35572AE5" w14:textId="77777777" w:rsidR="00987051" w:rsidRDefault="00987051" w:rsidP="0042112B">
      <w:pPr>
        <w:shd w:val="clear" w:color="auto" w:fill="DAEEF3" w:themeFill="accent5" w:themeFillTint="33"/>
        <w:jc w:val="both"/>
        <w:rPr>
          <w:rFonts w:ascii="Aptos Narrow" w:hAnsi="Aptos Narrow"/>
        </w:rPr>
      </w:pPr>
      <w:r w:rsidRPr="00987051">
        <w:rPr>
          <w:rFonts w:ascii="Aptos Narrow" w:hAnsi="Aptos Narrow"/>
        </w:rPr>
        <w:t>As a rule-based fraud detection model, the Alipay system does not undergo traditional back-testing, as it does not generate predictive estimates based on historical data. Instead, the model applies predefined rules to evaluate fraud risk in real time. However, its effectiveness is monitored through transaction outcomes and manual reviews.</w:t>
      </w:r>
    </w:p>
    <w:p w14:paraId="06B66006" w14:textId="77777777" w:rsidR="003C62EB" w:rsidRDefault="003C62EB" w:rsidP="0042112B">
      <w:pPr>
        <w:shd w:val="clear" w:color="auto" w:fill="DAEEF3" w:themeFill="accent5" w:themeFillTint="33"/>
        <w:jc w:val="both"/>
        <w:rPr>
          <w:rFonts w:ascii="Aptos Narrow" w:hAnsi="Aptos Narrow"/>
        </w:rPr>
      </w:pPr>
    </w:p>
    <w:p w14:paraId="6CDFF412" w14:textId="77DD5125" w:rsidR="00987051" w:rsidRDefault="003E31EA" w:rsidP="0042112B">
      <w:pPr>
        <w:shd w:val="clear" w:color="auto" w:fill="DAEEF3" w:themeFill="accent5" w:themeFillTint="33"/>
        <w:jc w:val="both"/>
        <w:rPr>
          <w:rFonts w:ascii="Aptos Narrow" w:hAnsi="Aptos Narrow"/>
        </w:rPr>
      </w:pPr>
      <w:r w:rsidRPr="003E31EA">
        <w:rPr>
          <w:rFonts w:ascii="Aptos Narrow" w:hAnsi="Aptos Narrow"/>
        </w:rPr>
        <w:t>The vendor has not provided specific details indicating that in-time testing has been conducted. Since the model operates based on predefined rules, any assessment of its performance would likely be based on ongoing transaction monitoring and case reviews. However, no formal in-time back-testing results or methodologies have been disclosed</w:t>
      </w:r>
      <w:r>
        <w:rPr>
          <w:rFonts w:ascii="Aptos Narrow" w:hAnsi="Aptos Narrow"/>
        </w:rPr>
        <w:t xml:space="preserve"> due to proprietary concerns.</w:t>
      </w:r>
    </w:p>
    <w:p w14:paraId="2112EF54" w14:textId="77777777" w:rsidR="003E31EA" w:rsidRDefault="003E31EA" w:rsidP="003C62EB">
      <w:pPr>
        <w:shd w:val="clear" w:color="auto" w:fill="DAEEF3" w:themeFill="accent5" w:themeFillTint="33"/>
        <w:rPr>
          <w:rFonts w:ascii="Aptos Narrow" w:hAnsi="Aptos Narrow"/>
        </w:rPr>
      </w:pPr>
    </w:p>
    <w:p w14:paraId="3E7A0BCB" w14:textId="77777777" w:rsidR="003C62EB" w:rsidRDefault="003C62EB" w:rsidP="003C62EB"/>
    <w:p w14:paraId="6A05DB9B" w14:textId="5301E40A" w:rsidR="003C62EB" w:rsidRDefault="003C62EB" w:rsidP="003C62EB">
      <w:pPr>
        <w:rPr>
          <w:rStyle w:val="IntenseEmphasis"/>
        </w:rPr>
      </w:pPr>
      <w:r>
        <w:rPr>
          <w:rStyle w:val="IntenseEmphasis"/>
        </w:rPr>
        <w:t>Out-of-time</w:t>
      </w:r>
    </w:p>
    <w:p w14:paraId="7DC6AB03" w14:textId="77777777" w:rsidR="003C62EB" w:rsidRDefault="003C62EB" w:rsidP="003C62EB">
      <w:r>
        <w:rPr>
          <w:rStyle w:val="SubtleEmphasis"/>
        </w:rPr>
        <w:t xml:space="preserve">Use this section for backtesting using data from the </w:t>
      </w:r>
      <w:proofErr w:type="gramStart"/>
      <w:r>
        <w:rPr>
          <w:rStyle w:val="SubtleEmphasis"/>
        </w:rPr>
        <w:t>time period</w:t>
      </w:r>
      <w:proofErr w:type="gramEnd"/>
      <w:r>
        <w:rPr>
          <w:rStyle w:val="SubtleEmphasis"/>
        </w:rPr>
        <w:t xml:space="preserve"> different from the in-sample data.</w:t>
      </w:r>
    </w:p>
    <w:p w14:paraId="1B531AA9" w14:textId="77777777" w:rsidR="003C62EB" w:rsidRDefault="003C62EB" w:rsidP="000C258D"/>
    <w:p w14:paraId="1B4AD3AA" w14:textId="1804FD1D" w:rsidR="003C62EB" w:rsidRDefault="003C62EB" w:rsidP="003C62EB">
      <w:pPr>
        <w:shd w:val="clear" w:color="auto" w:fill="DAEEF3" w:themeFill="accent5" w:themeFillTint="33"/>
        <w:rPr>
          <w:rFonts w:ascii="Aptos Narrow" w:hAnsi="Aptos Narrow"/>
        </w:rPr>
      </w:pPr>
      <w:bookmarkStart w:id="867" w:name="OLE_LINK75"/>
      <w:r>
        <w:rPr>
          <w:rFonts w:ascii="Aptos Narrow" w:hAnsi="Aptos Narrow"/>
        </w:rPr>
        <w:t>Model Owner:</w:t>
      </w:r>
    </w:p>
    <w:p w14:paraId="2E24D930" w14:textId="0CC3ACE0" w:rsidR="00987051" w:rsidRDefault="003E31EA" w:rsidP="0042112B">
      <w:pPr>
        <w:shd w:val="clear" w:color="auto" w:fill="DAEEF3" w:themeFill="accent5" w:themeFillTint="33"/>
        <w:jc w:val="both"/>
        <w:rPr>
          <w:rFonts w:ascii="Aptos Narrow" w:hAnsi="Aptos Narrow"/>
        </w:rPr>
      </w:pPr>
      <w:r w:rsidRPr="003E31EA">
        <w:rPr>
          <w:rFonts w:ascii="Aptos Narrow" w:hAnsi="Aptos Narrow"/>
        </w:rPr>
        <w:t>Out-of-time testing, in the conventional sense, is not applicable to this rule-based model, as it does not rely on historical data for predictive modeling. However, historical transaction data and fraud-tagged cases may be periodically analyzed to refine rules and update thresholds. While this iterative process helps improve fraud detection, no structured out-of-time back-testing details have been provided by the vendor.</w:t>
      </w:r>
    </w:p>
    <w:p w14:paraId="6AAED151" w14:textId="77777777" w:rsidR="003E31EA" w:rsidRDefault="003E31EA" w:rsidP="003C62EB">
      <w:pPr>
        <w:shd w:val="clear" w:color="auto" w:fill="DAEEF3" w:themeFill="accent5" w:themeFillTint="33"/>
        <w:rPr>
          <w:rFonts w:ascii="Aptos Narrow" w:hAnsi="Aptos Narrow"/>
        </w:rPr>
      </w:pPr>
    </w:p>
    <w:bookmarkEnd w:id="867"/>
    <w:p w14:paraId="72218D44" w14:textId="77777777" w:rsidR="003C62EB" w:rsidRDefault="003C62EB" w:rsidP="000C258D"/>
    <w:p w14:paraId="5C40D0A5" w14:textId="77777777" w:rsidR="002C21A8" w:rsidRDefault="002C21A8" w:rsidP="000C258D"/>
    <w:p w14:paraId="523CAA35" w14:textId="2EF46E50" w:rsidR="003C62EB" w:rsidRDefault="002C21A8" w:rsidP="00C65F28">
      <w:pPr>
        <w:pStyle w:val="Heading3"/>
      </w:pPr>
      <w:bookmarkStart w:id="868" w:name="_Toc191977196"/>
      <w:r>
        <w:rPr>
          <w:rFonts w:hint="eastAsia"/>
        </w:rPr>
        <w:t>Model Explainability Testing</w:t>
      </w:r>
      <w:bookmarkEnd w:id="868"/>
    </w:p>
    <w:p w14:paraId="17D8B42D" w14:textId="77777777" w:rsidR="002C21A8" w:rsidRDefault="002C21A8" w:rsidP="002C21A8">
      <w:pPr>
        <w:rPr>
          <w:rStyle w:val="SubtleEmphasis"/>
        </w:rPr>
      </w:pPr>
      <w:r w:rsidRPr="007D1E68">
        <w:rPr>
          <w:rStyle w:val="SubtleEmphasis"/>
          <w:b/>
          <w:bCs/>
        </w:rPr>
        <w:t>For machine learning models</w:t>
      </w:r>
      <w:r>
        <w:rPr>
          <w:rStyle w:val="SubtleEmphasis"/>
        </w:rPr>
        <w:t>, provide sufficient information to understand the drivers of the model outputs and the directionality of their impacts. Use feature importance, Partial Dependency Plots, and a global interpretation method that explains the relationship between model inputs and outputs (e.g., SHAP feature importance, permutation-based feature importance, etc.)</w:t>
      </w:r>
    </w:p>
    <w:p w14:paraId="28618350" w14:textId="77777777" w:rsidR="007D1E68" w:rsidRDefault="007D1E68" w:rsidP="002C21A8">
      <w:pPr>
        <w:rPr>
          <w:rStyle w:val="SubtleEmphasis"/>
        </w:rPr>
      </w:pPr>
    </w:p>
    <w:p w14:paraId="6F84D3CC" w14:textId="52F8A868" w:rsidR="002C21A8" w:rsidRDefault="002C21A8" w:rsidP="002C21A8">
      <w:pPr>
        <w:rPr>
          <w:rStyle w:val="SubtleEmphasis"/>
        </w:rPr>
      </w:pPr>
      <w:r>
        <w:rPr>
          <w:rStyle w:val="SubtleEmphasis"/>
        </w:rPr>
        <w:lastRenderedPageBreak/>
        <w:t xml:space="preserve">For models that require generation of adverse action reason codes, testing of local interpretability using methods such as LIME is also required. </w:t>
      </w:r>
    </w:p>
    <w:p w14:paraId="0D3562A9" w14:textId="77777777" w:rsidR="007D1E68" w:rsidRDefault="007D1E68" w:rsidP="002C21A8">
      <w:pPr>
        <w:rPr>
          <w:rStyle w:val="SubtleEmphasis"/>
        </w:rPr>
      </w:pPr>
    </w:p>
    <w:p w14:paraId="55BE34D1" w14:textId="3FF74C42" w:rsidR="002C21A8" w:rsidRDefault="002C21A8" w:rsidP="002C21A8">
      <w:proofErr w:type="gramStart"/>
      <w:r>
        <w:rPr>
          <w:rStyle w:val="SubtleEmphasis"/>
        </w:rPr>
        <w:t>Advantages</w:t>
      </w:r>
      <w:proofErr w:type="gramEnd"/>
      <w:r>
        <w:rPr>
          <w:rStyle w:val="SubtleEmphasis"/>
        </w:rPr>
        <w:t xml:space="preserve"> and disadvantages of the selected explainability testing methods should be discussed as well.</w:t>
      </w:r>
    </w:p>
    <w:p w14:paraId="037C20BF" w14:textId="77777777" w:rsidR="002C21A8" w:rsidRDefault="002C21A8" w:rsidP="002C21A8"/>
    <w:p w14:paraId="57BB5530" w14:textId="1DA3CC9C" w:rsidR="002C21A8" w:rsidRDefault="002C21A8" w:rsidP="002C21A8">
      <w:pPr>
        <w:shd w:val="clear" w:color="auto" w:fill="DAEEF3" w:themeFill="accent5" w:themeFillTint="33"/>
        <w:rPr>
          <w:rFonts w:ascii="Aptos Narrow" w:hAnsi="Aptos Narrow"/>
        </w:rPr>
      </w:pPr>
      <w:r>
        <w:rPr>
          <w:rFonts w:ascii="Aptos Narrow" w:hAnsi="Aptos Narrow"/>
        </w:rPr>
        <w:t xml:space="preserve">Model Owner: </w:t>
      </w:r>
    </w:p>
    <w:p w14:paraId="34F508B6" w14:textId="77777777" w:rsidR="00303158" w:rsidRPr="00303158" w:rsidRDefault="00303158" w:rsidP="0042112B">
      <w:pPr>
        <w:shd w:val="clear" w:color="auto" w:fill="DAEEF3" w:themeFill="accent5" w:themeFillTint="33"/>
        <w:jc w:val="both"/>
        <w:rPr>
          <w:rFonts w:ascii="Aptos Narrow" w:hAnsi="Aptos Narrow"/>
          <w:lang w:val="en-IN"/>
        </w:rPr>
      </w:pPr>
      <w:r w:rsidRPr="00303158">
        <w:rPr>
          <w:rFonts w:ascii="Aptos Narrow" w:hAnsi="Aptos Narrow"/>
          <w:lang w:val="en-IN"/>
        </w:rPr>
        <w:t>As a rule-based fraud detection model, the Alipay system does not rely on machine learning techniques, eliminating the need for traditional explainability testing methods such as SHAP, LIME, or Partial Dependency Plots. Instead, the model's decision-making process is inherently transparent, as it follows predefined rules to assess fraud risk based on transactional attributes.</w:t>
      </w:r>
    </w:p>
    <w:p w14:paraId="375C0A81" w14:textId="77777777" w:rsidR="00303158" w:rsidRPr="00303158" w:rsidRDefault="00303158" w:rsidP="0042112B">
      <w:pPr>
        <w:shd w:val="clear" w:color="auto" w:fill="DAEEF3" w:themeFill="accent5" w:themeFillTint="33"/>
        <w:jc w:val="both"/>
        <w:rPr>
          <w:rFonts w:ascii="Aptos Narrow" w:hAnsi="Aptos Narrow"/>
          <w:lang w:val="en-IN"/>
        </w:rPr>
      </w:pPr>
    </w:p>
    <w:p w14:paraId="610BCF47" w14:textId="38F38BD9" w:rsidR="00303158" w:rsidRPr="00303158" w:rsidRDefault="00303158" w:rsidP="0042112B">
      <w:pPr>
        <w:shd w:val="clear" w:color="auto" w:fill="DAEEF3" w:themeFill="accent5" w:themeFillTint="33"/>
        <w:jc w:val="both"/>
        <w:rPr>
          <w:rFonts w:ascii="Aptos Narrow" w:hAnsi="Aptos Narrow"/>
          <w:lang w:val="en-IN"/>
        </w:rPr>
      </w:pPr>
      <w:r w:rsidRPr="00303158">
        <w:rPr>
          <w:rFonts w:ascii="Aptos Narrow" w:hAnsi="Aptos Narrow"/>
          <w:lang w:val="en-IN"/>
        </w:rPr>
        <w:t xml:space="preserve">Each transaction is evaluated against a set of established fraud detection rules, and if a mismatch exceeds the preset risk threshold, the transaction is flagged for </w:t>
      </w:r>
      <w:r w:rsidR="003E31EA">
        <w:rPr>
          <w:rFonts w:ascii="Aptos Narrow" w:hAnsi="Aptos Narrow"/>
          <w:lang w:val="en-IN"/>
        </w:rPr>
        <w:t xml:space="preserve">manual </w:t>
      </w:r>
      <w:r w:rsidRPr="00303158">
        <w:rPr>
          <w:rFonts w:ascii="Aptos Narrow" w:hAnsi="Aptos Narrow"/>
          <w:lang w:val="en-IN"/>
        </w:rPr>
        <w:t>review. The logic behind these decisions is directly interpretable, as the system applies deterministic criteria rather than learned patterns from data.</w:t>
      </w:r>
    </w:p>
    <w:p w14:paraId="1D1BBD86" w14:textId="77777777" w:rsidR="00303158" w:rsidRPr="00303158" w:rsidRDefault="00303158" w:rsidP="0042112B">
      <w:pPr>
        <w:shd w:val="clear" w:color="auto" w:fill="DAEEF3" w:themeFill="accent5" w:themeFillTint="33"/>
        <w:jc w:val="both"/>
        <w:rPr>
          <w:rFonts w:ascii="Aptos Narrow" w:hAnsi="Aptos Narrow"/>
          <w:lang w:val="en-IN"/>
        </w:rPr>
      </w:pPr>
    </w:p>
    <w:p w14:paraId="0E6B91F3" w14:textId="4C427247" w:rsidR="007A31B6" w:rsidRDefault="00303158" w:rsidP="0042112B">
      <w:pPr>
        <w:shd w:val="clear" w:color="auto" w:fill="DAEEF3" w:themeFill="accent5" w:themeFillTint="33"/>
        <w:jc w:val="both"/>
        <w:rPr>
          <w:rFonts w:ascii="Aptos Narrow" w:hAnsi="Aptos Narrow"/>
        </w:rPr>
      </w:pPr>
      <w:r w:rsidRPr="00303158">
        <w:rPr>
          <w:rFonts w:ascii="Aptos Narrow" w:hAnsi="Aptos Narrow"/>
          <w:lang w:val="en-IN"/>
        </w:rPr>
        <w:t>Since the model does not generate risk scores or utilize complex statistical relationships between inputs and outputs, there is no requirement for adverse action reason code generation or additional explainability testing. The primary method of validating the model’s effectiveness is through ongoing rule refinement and monitoring of flagged transactions.</w:t>
      </w:r>
    </w:p>
    <w:p w14:paraId="621B66C0" w14:textId="77777777" w:rsidR="000A1E93" w:rsidRDefault="000A1E93" w:rsidP="002C21A8">
      <w:pPr>
        <w:shd w:val="clear" w:color="auto" w:fill="DAEEF3" w:themeFill="accent5" w:themeFillTint="33"/>
        <w:rPr>
          <w:rFonts w:ascii="Aptos Narrow" w:hAnsi="Aptos Narrow"/>
        </w:rPr>
      </w:pPr>
    </w:p>
    <w:p w14:paraId="085EADBF" w14:textId="77777777" w:rsidR="002C21A8" w:rsidRDefault="002C21A8" w:rsidP="002C21A8"/>
    <w:p w14:paraId="3EAE6E5E" w14:textId="77777777" w:rsidR="002C21A8" w:rsidRPr="002C21A8" w:rsidRDefault="002C21A8" w:rsidP="002C21A8"/>
    <w:p w14:paraId="3A8A3061" w14:textId="44061106" w:rsidR="003C62EB" w:rsidRDefault="003147F3" w:rsidP="00C65F28">
      <w:pPr>
        <w:pStyle w:val="Heading3"/>
      </w:pPr>
      <w:bookmarkStart w:id="869" w:name="_Toc191977197"/>
      <w:r>
        <w:t>Benchmarking</w:t>
      </w:r>
      <w:bookmarkEnd w:id="869"/>
    </w:p>
    <w:p w14:paraId="630AA3A2" w14:textId="1723AF3E" w:rsidR="003147F3" w:rsidRDefault="003147F3" w:rsidP="003147F3">
      <w:pPr>
        <w:rPr>
          <w:rStyle w:val="SubtleEmphasis"/>
        </w:rPr>
      </w:pPr>
      <w:r>
        <w:rPr>
          <w:rStyle w:val="SubtleEmphasis"/>
        </w:rPr>
        <w:t xml:space="preserve">Compare model results with alternative results using other models and/or other data (if available). Describe the benchmark model or data in sufficient detail to enable an assessment of its value as a reference point. For example, a benchmark model that is also a formal Challenger model that has been independently validated (with a successful validation outcome) would be a stronger reference point than a benchmark model that may be available but that has not been extensively tested. Similarly, external </w:t>
      </w:r>
      <w:r>
        <w:rPr>
          <w:rStyle w:val="SubtleEmphasis"/>
          <w:u w:val="single"/>
        </w:rPr>
        <w:t>peer</w:t>
      </w:r>
      <w:r>
        <w:rPr>
          <w:rStyle w:val="SubtleEmphasis"/>
        </w:rPr>
        <w:t xml:space="preserve"> data may be more relevant in a benchmark comparison than broader industry data. Provide a detailed narrative explaining the outcome of the comparison and any notable differences between the model outputs and benchmarks.</w:t>
      </w:r>
    </w:p>
    <w:p w14:paraId="17CD6A4D" w14:textId="77777777" w:rsidR="003147F3" w:rsidRDefault="003147F3" w:rsidP="003147F3">
      <w:pPr>
        <w:rPr>
          <w:rStyle w:val="SubtleEmphasis"/>
        </w:rPr>
      </w:pPr>
    </w:p>
    <w:p w14:paraId="15741C39" w14:textId="39603E6D" w:rsidR="00A0677F" w:rsidRDefault="003147F3" w:rsidP="003147F3">
      <w:pPr>
        <w:shd w:val="clear" w:color="auto" w:fill="DAEEF3" w:themeFill="accent5" w:themeFillTint="33"/>
        <w:rPr>
          <w:rFonts w:ascii="Aptos Narrow" w:hAnsi="Aptos Narrow"/>
        </w:rPr>
      </w:pPr>
      <w:bookmarkStart w:id="870" w:name="OLE_LINK79"/>
      <w:bookmarkStart w:id="871" w:name="OLE_LINK46"/>
      <w:bookmarkStart w:id="872" w:name="OLE_LINK77"/>
      <w:r>
        <w:rPr>
          <w:rFonts w:ascii="Aptos Narrow" w:hAnsi="Aptos Narrow"/>
        </w:rPr>
        <w:t xml:space="preserve">Model Owner: </w:t>
      </w:r>
    </w:p>
    <w:bookmarkEnd w:id="870"/>
    <w:p w14:paraId="5C61D497" w14:textId="1684F26C" w:rsidR="001473A6" w:rsidRPr="001473A6" w:rsidRDefault="001473A6" w:rsidP="0042112B">
      <w:pPr>
        <w:shd w:val="clear" w:color="auto" w:fill="DAEEF3" w:themeFill="accent5" w:themeFillTint="33"/>
        <w:jc w:val="both"/>
        <w:rPr>
          <w:rFonts w:ascii="Aptos Narrow" w:hAnsi="Aptos Narrow"/>
        </w:rPr>
      </w:pPr>
      <w:r w:rsidRPr="001473A6">
        <w:rPr>
          <w:rFonts w:ascii="Aptos Narrow" w:hAnsi="Aptos Narrow"/>
        </w:rPr>
        <w:t>As a rule-based fraud detection model, the Alipay system does not undergo formal benchmarking against alternative models, as it operates on predefined fraud detection rules rather than machine learning algorithms. The system’s performance is evaluated through continuous refinement and real-time monitoring, rather than being compared to challenger models or external benchmarks.</w:t>
      </w:r>
    </w:p>
    <w:p w14:paraId="30258A3C" w14:textId="77777777" w:rsidR="001473A6" w:rsidRPr="001473A6" w:rsidRDefault="001473A6" w:rsidP="0042112B">
      <w:pPr>
        <w:shd w:val="clear" w:color="auto" w:fill="DAEEF3" w:themeFill="accent5" w:themeFillTint="33"/>
        <w:jc w:val="both"/>
        <w:rPr>
          <w:rFonts w:ascii="Aptos Narrow" w:hAnsi="Aptos Narrow"/>
        </w:rPr>
      </w:pPr>
    </w:p>
    <w:p w14:paraId="2B34F06C" w14:textId="46C2239F" w:rsidR="001473A6" w:rsidRPr="001473A6" w:rsidRDefault="001473A6" w:rsidP="0042112B">
      <w:pPr>
        <w:shd w:val="clear" w:color="auto" w:fill="DAEEF3" w:themeFill="accent5" w:themeFillTint="33"/>
        <w:jc w:val="both"/>
        <w:rPr>
          <w:rFonts w:ascii="Aptos Narrow" w:hAnsi="Aptos Narrow"/>
        </w:rPr>
      </w:pPr>
      <w:r w:rsidRPr="001473A6">
        <w:rPr>
          <w:rFonts w:ascii="Aptos Narrow" w:hAnsi="Aptos Narrow"/>
        </w:rPr>
        <w:t xml:space="preserve">There is no formal </w:t>
      </w:r>
      <w:proofErr w:type="gramStart"/>
      <w:r w:rsidRPr="001473A6">
        <w:rPr>
          <w:rFonts w:ascii="Aptos Narrow" w:hAnsi="Aptos Narrow"/>
        </w:rPr>
        <w:t>challenger</w:t>
      </w:r>
      <w:proofErr w:type="gramEnd"/>
      <w:r w:rsidRPr="001473A6">
        <w:rPr>
          <w:rFonts w:ascii="Aptos Narrow" w:hAnsi="Aptos Narrow"/>
        </w:rPr>
        <w:t xml:space="preserve"> model with which the Alipay fraud detection system is directly compared. However, the system’s effectiveness is </w:t>
      </w:r>
      <w:r>
        <w:rPr>
          <w:rFonts w:ascii="Aptos Narrow" w:hAnsi="Aptos Narrow"/>
        </w:rPr>
        <w:t>estimated</w:t>
      </w:r>
      <w:r w:rsidRPr="001473A6">
        <w:rPr>
          <w:rFonts w:ascii="Aptos Narrow" w:hAnsi="Aptos Narrow"/>
        </w:rPr>
        <w:t xml:space="preserve"> based on transaction outcomes, where flagged transactions are subject to manual review to ensure the accuracy of fraud detection. Feedback from this process informs rule refinement and updates to maintain the model's alignment with emerging fraud patterns.</w:t>
      </w:r>
    </w:p>
    <w:p w14:paraId="28F823CC" w14:textId="77777777" w:rsidR="001473A6" w:rsidRPr="001473A6" w:rsidRDefault="001473A6" w:rsidP="0042112B">
      <w:pPr>
        <w:shd w:val="clear" w:color="auto" w:fill="DAEEF3" w:themeFill="accent5" w:themeFillTint="33"/>
        <w:jc w:val="both"/>
        <w:rPr>
          <w:rFonts w:ascii="Aptos Narrow" w:hAnsi="Aptos Narrow"/>
        </w:rPr>
      </w:pPr>
    </w:p>
    <w:p w14:paraId="2A0E0AFB" w14:textId="5282044D" w:rsidR="007A31B6" w:rsidRDefault="001473A6" w:rsidP="0042112B">
      <w:pPr>
        <w:shd w:val="clear" w:color="auto" w:fill="DAEEF3" w:themeFill="accent5" w:themeFillTint="33"/>
        <w:jc w:val="both"/>
        <w:rPr>
          <w:rFonts w:ascii="Aptos Narrow" w:hAnsi="Aptos Narrow"/>
        </w:rPr>
      </w:pPr>
      <w:r w:rsidRPr="001473A6">
        <w:rPr>
          <w:rFonts w:ascii="Aptos Narrow" w:hAnsi="Aptos Narrow"/>
        </w:rPr>
        <w:t>Given the rule-based nature of the model, comparisons to other models or external data are not performed in the traditional sense. Instead, ongoing feedback loops and operational performance monitoring serve as the primary mechanisms for assessing the model’s effectiveness.</w:t>
      </w:r>
    </w:p>
    <w:p w14:paraId="6B37D949" w14:textId="77777777" w:rsidR="001473A6" w:rsidRDefault="001473A6" w:rsidP="001473A6">
      <w:pPr>
        <w:shd w:val="clear" w:color="auto" w:fill="DAEEF3" w:themeFill="accent5" w:themeFillTint="33"/>
        <w:rPr>
          <w:rFonts w:ascii="Aptos Narrow" w:hAnsi="Aptos Narrow"/>
        </w:rPr>
      </w:pPr>
    </w:p>
    <w:bookmarkEnd w:id="871"/>
    <w:p w14:paraId="3AB89622" w14:textId="77777777" w:rsidR="003147F3" w:rsidRDefault="003147F3" w:rsidP="003147F3">
      <w:pPr>
        <w:rPr>
          <w:rFonts w:ascii="Aptos Narrow" w:hAnsi="Aptos Narrow"/>
        </w:rPr>
      </w:pPr>
    </w:p>
    <w:p w14:paraId="5DBB7A8F" w14:textId="77777777" w:rsidR="00A0677F" w:rsidRDefault="00A0677F" w:rsidP="003147F3">
      <w:pPr>
        <w:rPr>
          <w:rFonts w:ascii="Aptos Narrow" w:hAnsi="Aptos Narrow"/>
        </w:rPr>
      </w:pPr>
    </w:p>
    <w:p w14:paraId="4D11997D" w14:textId="36CC2889" w:rsidR="00A0677F" w:rsidRDefault="00A0677F" w:rsidP="00C65F28">
      <w:pPr>
        <w:pStyle w:val="Heading3"/>
      </w:pPr>
      <w:bookmarkStart w:id="873" w:name="_Toc191977198"/>
      <w:bookmarkEnd w:id="872"/>
      <w:r>
        <w:t>Sensitivity Analysis</w:t>
      </w:r>
      <w:bookmarkEnd w:id="873"/>
    </w:p>
    <w:p w14:paraId="7E0C0E0E" w14:textId="35F487D3" w:rsidR="00A0677F" w:rsidRPr="00A0677F" w:rsidRDefault="00A0677F" w:rsidP="00A0677F">
      <w:r>
        <w:rPr>
          <w:rStyle w:val="SubtleEmphasis"/>
        </w:rPr>
        <w:t>Quantify the impact on model outputs of changes in the value of model inputs and assumptions (e.g., economic inputs, tuning parameters, calculation rules, and scenarios). If the model design is such that the sensitivity of the model output to changes in an individual input would depend significantly on the value of one or more of the other inputs, the impact of simultaneous changes in inputs should also be evaluated.</w:t>
      </w:r>
    </w:p>
    <w:p w14:paraId="51C9AABF" w14:textId="77777777" w:rsidR="003C62EB" w:rsidRDefault="003C62EB" w:rsidP="000C258D"/>
    <w:p w14:paraId="34E5AC81" w14:textId="77090D91" w:rsidR="00A0677F" w:rsidRDefault="00A0677F" w:rsidP="00A0677F">
      <w:pPr>
        <w:shd w:val="clear" w:color="auto" w:fill="DAEEF3" w:themeFill="accent5" w:themeFillTint="33"/>
        <w:rPr>
          <w:rFonts w:ascii="Aptos Narrow" w:hAnsi="Aptos Narrow"/>
        </w:rPr>
      </w:pPr>
      <w:r>
        <w:rPr>
          <w:rFonts w:ascii="Aptos Narrow" w:hAnsi="Aptos Narrow"/>
        </w:rPr>
        <w:t xml:space="preserve">Model Owner: </w:t>
      </w:r>
    </w:p>
    <w:p w14:paraId="6931805A" w14:textId="461DADF1" w:rsidR="00EC69CF" w:rsidRPr="00EC69CF" w:rsidRDefault="003B5EEE" w:rsidP="0042112B">
      <w:pPr>
        <w:shd w:val="clear" w:color="auto" w:fill="DAEEF3" w:themeFill="accent5" w:themeFillTint="33"/>
        <w:jc w:val="both"/>
        <w:rPr>
          <w:rFonts w:ascii="Aptos Narrow" w:hAnsi="Aptos Narrow"/>
        </w:rPr>
      </w:pPr>
      <w:r w:rsidRPr="003B5EEE">
        <w:rPr>
          <w:rFonts w:ascii="Aptos Narrow" w:hAnsi="Aptos Narrow"/>
        </w:rPr>
        <w:t>As a rule-based fraud detection model, the Alipay system</w:t>
      </w:r>
      <w:r w:rsidR="00EC69CF" w:rsidRPr="00EC69CF">
        <w:rPr>
          <w:rFonts w:ascii="Aptos Narrow" w:hAnsi="Aptos Narrow"/>
        </w:rPr>
        <w:t xml:space="preserve"> used by East West Bank (EWB) does not involve a formal sensitivity analysis process. The model operates based on predefined rules that are manually set to assess transactions against specified risk thresholds. These rules do not dynamically change in response to variations in model inputs or assumptions.</w:t>
      </w:r>
    </w:p>
    <w:p w14:paraId="2B15F110" w14:textId="77777777" w:rsidR="00EC69CF" w:rsidRPr="00EC69CF" w:rsidRDefault="00EC69CF" w:rsidP="0042112B">
      <w:pPr>
        <w:shd w:val="clear" w:color="auto" w:fill="DAEEF3" w:themeFill="accent5" w:themeFillTint="33"/>
        <w:jc w:val="both"/>
        <w:rPr>
          <w:rFonts w:ascii="Aptos Narrow" w:hAnsi="Aptos Narrow"/>
        </w:rPr>
      </w:pPr>
    </w:p>
    <w:p w14:paraId="181305F5" w14:textId="03CDA9AA" w:rsidR="00EC69CF" w:rsidRDefault="00EC69CF" w:rsidP="0042112B">
      <w:pPr>
        <w:shd w:val="clear" w:color="auto" w:fill="DAEEF3" w:themeFill="accent5" w:themeFillTint="33"/>
        <w:jc w:val="both"/>
        <w:rPr>
          <w:rFonts w:ascii="Aptos Narrow" w:hAnsi="Aptos Narrow"/>
        </w:rPr>
      </w:pPr>
      <w:r w:rsidRPr="00EC69CF">
        <w:rPr>
          <w:rFonts w:ascii="Aptos Narrow" w:hAnsi="Aptos Narrow"/>
        </w:rPr>
        <w:t>As the model relies on rule-based decision-making, there is no continuous recalibration of parameters or dynamic input adjustments that would typically require sensitivity analysis. The primary function of the model is to evaluate transaction characteristics (such as amount, geographic location, and sender-recipient patterns) against these established rules. Therefore, changes in input values are directly assessed against the predetermined risk thresholds without the need for sensitivity evaluation across multiple input parameters.</w:t>
      </w:r>
    </w:p>
    <w:p w14:paraId="50620FE6" w14:textId="77777777" w:rsidR="003B5EEE" w:rsidRDefault="003B5EEE" w:rsidP="0042112B">
      <w:pPr>
        <w:shd w:val="clear" w:color="auto" w:fill="DAEEF3" w:themeFill="accent5" w:themeFillTint="33"/>
        <w:jc w:val="both"/>
        <w:rPr>
          <w:rFonts w:ascii="Aptos Narrow" w:hAnsi="Aptos Narrow"/>
        </w:rPr>
      </w:pPr>
    </w:p>
    <w:p w14:paraId="365D119A" w14:textId="11A3A15A" w:rsidR="003B5EEE" w:rsidRDefault="003B5EEE" w:rsidP="0042112B">
      <w:pPr>
        <w:shd w:val="clear" w:color="auto" w:fill="DAEEF3" w:themeFill="accent5" w:themeFillTint="33"/>
        <w:jc w:val="both"/>
        <w:rPr>
          <w:rFonts w:ascii="Aptos Narrow" w:hAnsi="Aptos Narrow"/>
        </w:rPr>
      </w:pPr>
      <w:r w:rsidRPr="003B5EEE">
        <w:rPr>
          <w:rFonts w:ascii="Aptos Narrow" w:hAnsi="Aptos Narrow"/>
        </w:rPr>
        <w:t>To ensure the ongoing stability and relevance of the system, dashboards and real-time monitoring have been implemented. These tools continuously track flagged transactions and help identify potential risks or operational inefficiencies. However, the model’s design does not require the type of sensitivity analysis typically conducted in more complex, data-driven models where output variance is measured in response to changes in input values.</w:t>
      </w:r>
    </w:p>
    <w:p w14:paraId="0BA75C0F" w14:textId="77777777" w:rsidR="00EC69CF" w:rsidRDefault="00EC69CF" w:rsidP="00EC69CF">
      <w:pPr>
        <w:shd w:val="clear" w:color="auto" w:fill="DAEEF3" w:themeFill="accent5" w:themeFillTint="33"/>
        <w:rPr>
          <w:rFonts w:ascii="Aptos Narrow" w:hAnsi="Aptos Narrow"/>
        </w:rPr>
      </w:pPr>
    </w:p>
    <w:p w14:paraId="2550975B" w14:textId="77777777" w:rsidR="00A0677F" w:rsidRDefault="00A0677F" w:rsidP="00A0677F">
      <w:pPr>
        <w:rPr>
          <w:rFonts w:ascii="Aptos Narrow" w:hAnsi="Aptos Narrow"/>
        </w:rPr>
      </w:pPr>
    </w:p>
    <w:p w14:paraId="1FCB35F5" w14:textId="77777777" w:rsidR="00A0677F" w:rsidRDefault="00A0677F" w:rsidP="00A0677F">
      <w:pPr>
        <w:rPr>
          <w:rFonts w:ascii="Aptos Narrow" w:hAnsi="Aptos Narrow"/>
        </w:rPr>
      </w:pPr>
    </w:p>
    <w:p w14:paraId="79A14B54" w14:textId="1151CAE2" w:rsidR="007D1E68" w:rsidRDefault="007D1E68" w:rsidP="00C65F28">
      <w:pPr>
        <w:pStyle w:val="Heading3"/>
      </w:pPr>
      <w:bookmarkStart w:id="874" w:name="_Toc191977199"/>
      <w:r>
        <w:rPr>
          <w:rFonts w:hint="eastAsia"/>
        </w:rPr>
        <w:t>Stress Testing / Scenario Analysis</w:t>
      </w:r>
      <w:bookmarkEnd w:id="874"/>
    </w:p>
    <w:p w14:paraId="1CAA517D" w14:textId="77777777" w:rsidR="007D1E68" w:rsidRDefault="007D1E68" w:rsidP="007D1E68">
      <w:pPr>
        <w:rPr>
          <w:rStyle w:val="SubtleEmphasis"/>
        </w:rPr>
      </w:pPr>
      <w:r>
        <w:rPr>
          <w:rStyle w:val="SubtleEmphasis"/>
        </w:rPr>
        <w:t xml:space="preserve">Quantify the impact on model outputs of stressed changes in the values of inputs, including scenarios that are outside the range of ordinary expectations. </w:t>
      </w:r>
    </w:p>
    <w:p w14:paraId="0DCB28DE" w14:textId="77777777" w:rsidR="007D1E68" w:rsidRDefault="007D1E68" w:rsidP="007D1E68">
      <w:pPr>
        <w:rPr>
          <w:rStyle w:val="SubtleEmphasis"/>
        </w:rPr>
      </w:pPr>
    </w:p>
    <w:p w14:paraId="4D04EA32" w14:textId="6558F08F" w:rsidR="007D1E68" w:rsidRDefault="007D1E68" w:rsidP="007D1E68">
      <w:pPr>
        <w:rPr>
          <w:rStyle w:val="SubtleEmphasis"/>
        </w:rPr>
      </w:pPr>
      <w:r>
        <w:rPr>
          <w:rStyle w:val="SubtleEmphasis"/>
        </w:rPr>
        <w:t xml:space="preserve">For stress testing/CECL/IFRS 9 and other models dependent on economic scenarios, assess the model forecast across benign and stressful scenarios. When evaluating model forecasts under different economic scenarios, the forecasts should be compared to historical values during similar economic conditions (to the extent that such comparison is meaningful). Any notable differences should be explained and justified. For example, if a </w:t>
      </w:r>
      <w:r>
        <w:rPr>
          <w:rStyle w:val="SubtleEmphasis"/>
        </w:rPr>
        <w:lastRenderedPageBreak/>
        <w:t xml:space="preserve">model produces drastically lower forecasts of losses under a severe stress scenario compared to the historical losses during the Great Recession, an explanation (e.g., notable improvements in the portfolio quality) should be provided and supported with quantitative analysis, where possible. </w:t>
      </w:r>
    </w:p>
    <w:p w14:paraId="79E67788" w14:textId="77777777" w:rsidR="007D1E68" w:rsidRDefault="007D1E68" w:rsidP="007D1E68">
      <w:pPr>
        <w:rPr>
          <w:rStyle w:val="SubtleEmphasis"/>
        </w:rPr>
      </w:pPr>
    </w:p>
    <w:p w14:paraId="50996C6F" w14:textId="20118953" w:rsidR="007D1E68" w:rsidRDefault="007D1E68" w:rsidP="007D1E68">
      <w:pPr>
        <w:rPr>
          <w:rStyle w:val="SubtleEmphasis"/>
        </w:rPr>
      </w:pPr>
      <w:r>
        <w:rPr>
          <w:rStyle w:val="SubtleEmphasis"/>
        </w:rPr>
        <w:t>The forecasts should also be assessed for internal consistency. For example, do the base, adverse, and severely adverse forecasts reflect incremental macroeconomic stress, or, if not, are they consistent with the unique characteristics of the scenarios and business intuition?</w:t>
      </w:r>
    </w:p>
    <w:p w14:paraId="0D4B3783" w14:textId="77777777" w:rsidR="007D1E68" w:rsidRDefault="007D1E68" w:rsidP="007D1E68">
      <w:pPr>
        <w:rPr>
          <w:rStyle w:val="SubtleEmphasis"/>
          <w:u w:val="single"/>
        </w:rPr>
      </w:pPr>
    </w:p>
    <w:p w14:paraId="1440F9B6" w14:textId="19848E13" w:rsidR="007D1E68" w:rsidRDefault="007D1E68" w:rsidP="007D1E68">
      <w:pPr>
        <w:rPr>
          <w:rStyle w:val="SubtleEmphasis"/>
        </w:rPr>
      </w:pPr>
      <w:r>
        <w:rPr>
          <w:rStyle w:val="SubtleEmphasis"/>
          <w:u w:val="single"/>
        </w:rPr>
        <w:t>For vendor models</w:t>
      </w:r>
      <w:r>
        <w:rPr>
          <w:rStyle w:val="SubtleEmphasis"/>
        </w:rPr>
        <w:t>, stress testing/scenario analysis should be performed on the Company’s internal data. If not feasible, include the model owner’s assessment of the stress testing and scenario analysis provided by vendor (based on vendor’s data) and any associated risks.</w:t>
      </w:r>
    </w:p>
    <w:p w14:paraId="3493BA0D" w14:textId="77777777" w:rsidR="007D1E68" w:rsidRDefault="007D1E68" w:rsidP="007D1E68">
      <w:pPr>
        <w:rPr>
          <w:rStyle w:val="SubtleEmphasis"/>
        </w:rPr>
      </w:pPr>
    </w:p>
    <w:p w14:paraId="5340E303" w14:textId="7C4CAA92" w:rsidR="007D1E68" w:rsidRDefault="007D1E68" w:rsidP="007D1E68">
      <w:pPr>
        <w:shd w:val="clear" w:color="auto" w:fill="DAEEF3" w:themeFill="accent5" w:themeFillTint="33"/>
        <w:rPr>
          <w:rFonts w:ascii="Aptos Narrow" w:hAnsi="Aptos Narrow"/>
        </w:rPr>
      </w:pPr>
      <w:bookmarkStart w:id="875" w:name="OLE_LINK54"/>
      <w:r>
        <w:rPr>
          <w:rFonts w:ascii="Aptos Narrow" w:hAnsi="Aptos Narrow"/>
        </w:rPr>
        <w:t xml:space="preserve">Model Owner: </w:t>
      </w:r>
    </w:p>
    <w:p w14:paraId="7B51DE27" w14:textId="4C33E531" w:rsidR="007D1E68" w:rsidRDefault="003B5EEE" w:rsidP="0042112B">
      <w:pPr>
        <w:shd w:val="clear" w:color="auto" w:fill="DAEEF3" w:themeFill="accent5" w:themeFillTint="33"/>
        <w:jc w:val="both"/>
        <w:rPr>
          <w:rFonts w:ascii="Aptos Narrow" w:hAnsi="Aptos Narrow"/>
        </w:rPr>
      </w:pPr>
      <w:r w:rsidRPr="003B5EEE">
        <w:rPr>
          <w:rFonts w:ascii="Aptos Narrow" w:hAnsi="Aptos Narrow"/>
        </w:rPr>
        <w:t xml:space="preserve">As a rule-based fraud detection model, the Alipay system used by East West Bank (EWB) does not perform traditional stress testing or scenario analysis. The primary function of the model is to identify fraudulent transactions based on transaction characteristics such as amount, geographic location, and sender-recipient patterns. It does not rely on economic </w:t>
      </w:r>
      <w:r w:rsidR="0042112B" w:rsidRPr="003B5EEE">
        <w:rPr>
          <w:rFonts w:ascii="Aptos Narrow" w:hAnsi="Aptos Narrow"/>
        </w:rPr>
        <w:t>inputs,</w:t>
      </w:r>
      <w:r w:rsidRPr="003B5EEE">
        <w:rPr>
          <w:rFonts w:ascii="Aptos Narrow" w:hAnsi="Aptos Narrow"/>
        </w:rPr>
        <w:t xml:space="preserve"> or the types of forecasting used in</w:t>
      </w:r>
      <w:r>
        <w:rPr>
          <w:rFonts w:ascii="Aptos Narrow" w:hAnsi="Aptos Narrow"/>
        </w:rPr>
        <w:t xml:space="preserve"> AI/ML</w:t>
      </w:r>
      <w:r w:rsidRPr="003B5EEE">
        <w:rPr>
          <w:rFonts w:ascii="Aptos Narrow" w:hAnsi="Aptos Narrow"/>
        </w:rPr>
        <w:t xml:space="preserve"> models, which assess the impact of broader economic conditions on forecasts such as credit losses. Therefore, the model does not require stress testing under benign or stressful economic scenarios.</w:t>
      </w:r>
    </w:p>
    <w:p w14:paraId="49C6255D" w14:textId="77777777" w:rsidR="00CD6DAF" w:rsidRDefault="00CD6DAF" w:rsidP="0042112B">
      <w:pPr>
        <w:shd w:val="clear" w:color="auto" w:fill="DAEEF3" w:themeFill="accent5" w:themeFillTint="33"/>
        <w:jc w:val="both"/>
        <w:rPr>
          <w:rFonts w:ascii="Aptos Narrow" w:hAnsi="Aptos Narrow"/>
        </w:rPr>
      </w:pPr>
    </w:p>
    <w:p w14:paraId="3D830A58" w14:textId="02A734A2" w:rsidR="00CD6DAF" w:rsidRDefault="00CD6DAF" w:rsidP="0042112B">
      <w:pPr>
        <w:shd w:val="clear" w:color="auto" w:fill="DAEEF3" w:themeFill="accent5" w:themeFillTint="33"/>
        <w:jc w:val="both"/>
        <w:rPr>
          <w:rFonts w:ascii="Aptos Narrow" w:hAnsi="Aptos Narrow"/>
        </w:rPr>
      </w:pPr>
      <w:r w:rsidRPr="00CD6DAF">
        <w:rPr>
          <w:rFonts w:ascii="Aptos Narrow" w:hAnsi="Aptos Narrow"/>
        </w:rPr>
        <w:t>While the model does not undergo formal stress testing, its effectiveness is ensured through continuous performance monitoring. Dashboards track flagged transactions, and real-time monitoring helps identify potential risks or operational inefficiencies. The model’s output is primarily based on the application of rules to transaction data</w:t>
      </w:r>
      <w:r>
        <w:rPr>
          <w:rFonts w:ascii="Aptos Narrow" w:hAnsi="Aptos Narrow"/>
        </w:rPr>
        <w:t xml:space="preserve"> </w:t>
      </w:r>
      <w:r w:rsidRPr="00CD6DAF">
        <w:rPr>
          <w:rFonts w:ascii="Aptos Narrow" w:hAnsi="Aptos Narrow"/>
        </w:rPr>
        <w:t>and is adjusted as needed based on evolving fraud patterns.</w:t>
      </w:r>
    </w:p>
    <w:p w14:paraId="692F4997" w14:textId="77777777" w:rsidR="003B5EEE" w:rsidRDefault="003B5EEE" w:rsidP="007D1E68">
      <w:pPr>
        <w:shd w:val="clear" w:color="auto" w:fill="DAEEF3" w:themeFill="accent5" w:themeFillTint="33"/>
        <w:rPr>
          <w:rFonts w:ascii="Aptos Narrow" w:hAnsi="Aptos Narrow"/>
        </w:rPr>
      </w:pPr>
    </w:p>
    <w:p w14:paraId="3E22829E" w14:textId="77777777" w:rsidR="007D1E68" w:rsidRDefault="007D1E68" w:rsidP="007D1E68"/>
    <w:p w14:paraId="4B7F6A92" w14:textId="77777777" w:rsidR="007D1E68" w:rsidRDefault="007D1E68" w:rsidP="007D1E68"/>
    <w:p w14:paraId="4323CD33" w14:textId="7741A947" w:rsidR="007D1E68" w:rsidRDefault="007D1E68" w:rsidP="00C65F28">
      <w:pPr>
        <w:pStyle w:val="Heading3"/>
      </w:pPr>
      <w:bookmarkStart w:id="876" w:name="_Toc191977200"/>
      <w:bookmarkEnd w:id="875"/>
      <w:r>
        <w:rPr>
          <w:rFonts w:hint="eastAsia"/>
        </w:rPr>
        <w:t>Other Testing</w:t>
      </w:r>
      <w:bookmarkEnd w:id="876"/>
    </w:p>
    <w:p w14:paraId="59D20CB2" w14:textId="77777777" w:rsidR="007D1E68" w:rsidRDefault="007D1E68" w:rsidP="007D1E68">
      <w:pPr>
        <w:rPr>
          <w:rStyle w:val="SubtleEmphasis"/>
        </w:rPr>
      </w:pPr>
      <w:r>
        <w:rPr>
          <w:rStyle w:val="SubtleEmphasis"/>
        </w:rPr>
        <w:t xml:space="preserve">Describe other testing performed applicable to the selected modeling approach, </w:t>
      </w:r>
      <w:r w:rsidRPr="007D1E68">
        <w:rPr>
          <w:rStyle w:val="SubtleEmphasis"/>
          <w:b/>
          <w:bCs/>
        </w:rPr>
        <w:t>if any</w:t>
      </w:r>
      <w:r>
        <w:rPr>
          <w:rStyle w:val="SubtleEmphasis"/>
        </w:rPr>
        <w:t>.</w:t>
      </w:r>
    </w:p>
    <w:p w14:paraId="269BE3D7" w14:textId="77777777" w:rsidR="007D1E68" w:rsidRDefault="007D1E68" w:rsidP="007D1E68"/>
    <w:p w14:paraId="273C29BA" w14:textId="6BF820E3" w:rsidR="007D1E68" w:rsidRDefault="007D1E68" w:rsidP="007D1E68">
      <w:pPr>
        <w:shd w:val="clear" w:color="auto" w:fill="DAEEF3" w:themeFill="accent5" w:themeFillTint="33"/>
        <w:rPr>
          <w:rFonts w:ascii="Aptos Narrow" w:hAnsi="Aptos Narrow"/>
        </w:rPr>
      </w:pPr>
      <w:r>
        <w:rPr>
          <w:rFonts w:ascii="Aptos Narrow" w:hAnsi="Aptos Narrow"/>
        </w:rPr>
        <w:t xml:space="preserve">Model Owner: </w:t>
      </w:r>
    </w:p>
    <w:p w14:paraId="3D13FE71" w14:textId="77C0C66A" w:rsidR="001F0A76" w:rsidRDefault="001F0A76" w:rsidP="0042112B">
      <w:pPr>
        <w:shd w:val="clear" w:color="auto" w:fill="DAEEF3" w:themeFill="accent5" w:themeFillTint="33"/>
        <w:jc w:val="both"/>
        <w:rPr>
          <w:rFonts w:ascii="Aptos Narrow" w:hAnsi="Aptos Narrow"/>
        </w:rPr>
      </w:pPr>
      <w:r w:rsidRPr="001F0A76">
        <w:rPr>
          <w:rFonts w:ascii="Aptos Narrow" w:hAnsi="Aptos Narrow"/>
        </w:rPr>
        <w:t>As a rule-based fraud detection model, the Alipay system undergoes ongoing rule refinement and operational testing. These activities ensure that the predefined fraud detection rules remain effective and adapt to emerging fraud trends. Apart from this, no additional performance testing details have been explicitly shared by the vendor, as the approach described focuses primarily on rule refinement and operational testing to maintain the system’s fraud detection capabilities.</w:t>
      </w:r>
    </w:p>
    <w:p w14:paraId="519914E8" w14:textId="77777777" w:rsidR="001F0A76" w:rsidRDefault="001F0A76" w:rsidP="006D052D">
      <w:pPr>
        <w:shd w:val="clear" w:color="auto" w:fill="DAEEF3" w:themeFill="accent5" w:themeFillTint="33"/>
        <w:rPr>
          <w:rFonts w:ascii="Aptos Narrow" w:hAnsi="Aptos Narrow"/>
        </w:rPr>
      </w:pPr>
    </w:p>
    <w:p w14:paraId="055EEE0B" w14:textId="77777777" w:rsidR="007D1E68" w:rsidRPr="007D1E68" w:rsidRDefault="007D1E68" w:rsidP="007D1E68"/>
    <w:p w14:paraId="1122EFAD" w14:textId="64589236" w:rsidR="003C62EB" w:rsidRDefault="00A0677F" w:rsidP="00C65F28">
      <w:pPr>
        <w:pStyle w:val="Heading3"/>
      </w:pPr>
      <w:bookmarkStart w:id="877" w:name="_Toc191977201"/>
      <w:r>
        <w:t>Overall Performance Assessment</w:t>
      </w:r>
      <w:bookmarkEnd w:id="877"/>
    </w:p>
    <w:p w14:paraId="3397ABDE" w14:textId="1165950D" w:rsidR="00A0677F" w:rsidRDefault="00A0677F" w:rsidP="00A0677F">
      <w:pPr>
        <w:rPr>
          <w:rStyle w:val="SubtleEmphasis"/>
        </w:rPr>
      </w:pPr>
      <w:r>
        <w:rPr>
          <w:rStyle w:val="SubtleEmphasis"/>
        </w:rPr>
        <w:t>Discuss overall conclusions on model performance based on the results of the testing described above.</w:t>
      </w:r>
    </w:p>
    <w:p w14:paraId="231A86A4" w14:textId="77777777" w:rsidR="00A0677F" w:rsidRDefault="00A0677F" w:rsidP="00A0677F">
      <w:pPr>
        <w:rPr>
          <w:rStyle w:val="SubtleEmphasis"/>
        </w:rPr>
      </w:pPr>
      <w:bookmarkStart w:id="878" w:name="OLE_LINK56"/>
    </w:p>
    <w:p w14:paraId="15333CF0" w14:textId="3ADFF812" w:rsidR="006D052D" w:rsidRDefault="00A0677F" w:rsidP="001F0A76">
      <w:pPr>
        <w:shd w:val="clear" w:color="auto" w:fill="DAEEF3" w:themeFill="accent5" w:themeFillTint="33"/>
        <w:rPr>
          <w:rFonts w:ascii="Aptos Narrow" w:hAnsi="Aptos Narrow"/>
        </w:rPr>
      </w:pPr>
      <w:bookmarkStart w:id="879" w:name="OLE_LINK14"/>
      <w:r>
        <w:rPr>
          <w:rFonts w:ascii="Aptos Narrow" w:hAnsi="Aptos Narrow"/>
        </w:rPr>
        <w:lastRenderedPageBreak/>
        <w:t xml:space="preserve">Model Owner: </w:t>
      </w:r>
    </w:p>
    <w:p w14:paraId="577DA1D8" w14:textId="77777777" w:rsidR="006D052D" w:rsidRPr="006D052D" w:rsidRDefault="006D052D" w:rsidP="0042112B">
      <w:pPr>
        <w:shd w:val="clear" w:color="auto" w:fill="DAEEF3" w:themeFill="accent5" w:themeFillTint="33"/>
        <w:jc w:val="both"/>
        <w:rPr>
          <w:rFonts w:ascii="Aptos Narrow" w:hAnsi="Aptos Narrow"/>
        </w:rPr>
      </w:pPr>
      <w:r w:rsidRPr="003B5EEE">
        <w:rPr>
          <w:rFonts w:ascii="Aptos Narrow" w:hAnsi="Aptos Narrow"/>
        </w:rPr>
        <w:t xml:space="preserve">As a rule-based fraud detection model, the Alipay system </w:t>
      </w:r>
      <w:r w:rsidRPr="006D052D">
        <w:rPr>
          <w:rFonts w:ascii="Aptos Narrow" w:hAnsi="Aptos Narrow"/>
        </w:rPr>
        <w:t>undergoes ongoing rule refinement and operational testing. These activities ensure that the predefined fraud detection rules remain effective and adapt to emerging fraud trends.</w:t>
      </w:r>
    </w:p>
    <w:p w14:paraId="09B6C57F" w14:textId="77777777" w:rsidR="006D052D" w:rsidRPr="006D052D" w:rsidRDefault="006D052D" w:rsidP="0042112B">
      <w:pPr>
        <w:shd w:val="clear" w:color="auto" w:fill="DAEEF3" w:themeFill="accent5" w:themeFillTint="33"/>
        <w:jc w:val="both"/>
        <w:rPr>
          <w:rFonts w:ascii="Aptos Narrow" w:hAnsi="Aptos Narrow"/>
        </w:rPr>
      </w:pPr>
    </w:p>
    <w:p w14:paraId="43C34D70" w14:textId="77777777" w:rsidR="006D052D" w:rsidRPr="006D052D" w:rsidRDefault="006D052D" w:rsidP="0042112B">
      <w:pPr>
        <w:shd w:val="clear" w:color="auto" w:fill="DAEEF3" w:themeFill="accent5" w:themeFillTint="33"/>
        <w:jc w:val="both"/>
        <w:rPr>
          <w:rFonts w:ascii="Aptos Narrow" w:hAnsi="Aptos Narrow"/>
        </w:rPr>
      </w:pPr>
      <w:r w:rsidRPr="006D052D">
        <w:rPr>
          <w:rFonts w:ascii="Aptos Narrow" w:hAnsi="Aptos Narrow"/>
        </w:rPr>
        <w:t>As the model is rule-based, testing primarily involves evaluating the efficiency and accuracy of the rules in detecting fraudulent transactions. Periodic reviews of transaction patterns and feedback from manual reviews help identify areas where rules may need to be updated or refined. This testing process is not conducted on historical data in the traditional sense but relies on continuous, real-time feedback to ensure the model's effectiveness.</w:t>
      </w:r>
    </w:p>
    <w:p w14:paraId="367E9349" w14:textId="77777777" w:rsidR="006D052D" w:rsidRPr="006D052D" w:rsidRDefault="006D052D" w:rsidP="0042112B">
      <w:pPr>
        <w:shd w:val="clear" w:color="auto" w:fill="DAEEF3" w:themeFill="accent5" w:themeFillTint="33"/>
        <w:jc w:val="both"/>
        <w:rPr>
          <w:rFonts w:ascii="Aptos Narrow" w:hAnsi="Aptos Narrow"/>
        </w:rPr>
      </w:pPr>
    </w:p>
    <w:p w14:paraId="30E529F1" w14:textId="77777777" w:rsidR="006D052D" w:rsidRDefault="006D052D" w:rsidP="0042112B">
      <w:pPr>
        <w:shd w:val="clear" w:color="auto" w:fill="DAEEF3" w:themeFill="accent5" w:themeFillTint="33"/>
        <w:jc w:val="both"/>
        <w:rPr>
          <w:rFonts w:ascii="Aptos Narrow" w:hAnsi="Aptos Narrow"/>
        </w:rPr>
      </w:pPr>
      <w:r w:rsidRPr="006D052D">
        <w:rPr>
          <w:rFonts w:ascii="Aptos Narrow" w:hAnsi="Aptos Narrow"/>
        </w:rPr>
        <w:t>Additionally, operational tests are performed to assess the system’s ability to handle large transaction volumes and flag suspicious activities without significant delays. These tests ensure that the system performs efficiently under normal and peak transaction loads.</w:t>
      </w:r>
    </w:p>
    <w:p w14:paraId="74B82558" w14:textId="7DEC573F" w:rsidR="006D052D" w:rsidRDefault="006D052D" w:rsidP="0042112B">
      <w:pPr>
        <w:shd w:val="clear" w:color="auto" w:fill="DAEEF3" w:themeFill="accent5" w:themeFillTint="33"/>
        <w:jc w:val="both"/>
        <w:rPr>
          <w:rFonts w:ascii="Aptos Narrow" w:hAnsi="Aptos Narrow"/>
        </w:rPr>
      </w:pPr>
      <w:r w:rsidRPr="006D052D">
        <w:rPr>
          <w:rFonts w:ascii="Aptos Narrow" w:hAnsi="Aptos Narrow"/>
        </w:rPr>
        <w:t>The exact details of these tests have not been explicitly shared by the vendor due to intellectual property concerns.</w:t>
      </w:r>
    </w:p>
    <w:p w14:paraId="36321A4E" w14:textId="77777777" w:rsidR="00673F1B" w:rsidRDefault="00673F1B" w:rsidP="00673F1B">
      <w:pPr>
        <w:shd w:val="clear" w:color="auto" w:fill="DAEEF3" w:themeFill="accent5" w:themeFillTint="33"/>
        <w:rPr>
          <w:rFonts w:ascii="Aptos Narrow" w:hAnsi="Aptos Narrow"/>
        </w:rPr>
      </w:pPr>
    </w:p>
    <w:bookmarkEnd w:id="878"/>
    <w:bookmarkEnd w:id="879"/>
    <w:p w14:paraId="29250884" w14:textId="77777777" w:rsidR="00B170C4" w:rsidRDefault="00B170C4" w:rsidP="00A0677F"/>
    <w:p w14:paraId="676EE161" w14:textId="763EC105" w:rsidR="00B170C4" w:rsidRDefault="00B170C4" w:rsidP="00C65F28">
      <w:pPr>
        <w:pStyle w:val="Heading3"/>
      </w:pPr>
      <w:bookmarkStart w:id="880" w:name="_Toc191977202"/>
      <w:r>
        <w:rPr>
          <w:rFonts w:hint="eastAsia"/>
        </w:rPr>
        <w:t>Need for Model Overlays</w:t>
      </w:r>
      <w:bookmarkEnd w:id="880"/>
    </w:p>
    <w:p w14:paraId="3545EFE3" w14:textId="4C2304EC" w:rsidR="00B170C4" w:rsidRDefault="00B170C4" w:rsidP="00B170C4">
      <w:pPr>
        <w:rPr>
          <w:rStyle w:val="SubtleEmphasis"/>
        </w:rPr>
      </w:pPr>
      <w:r>
        <w:rPr>
          <w:rStyle w:val="SubtleEmphasis"/>
        </w:rPr>
        <w:t xml:space="preserve">Document any proposed or implemented adjustments or overlays to the model outputs and their rationale. Describe the process for derivation and application of these overlays. Provide the impact by including model results with and without these overlays. Finally, outline the overlay review &amp; challenge/approval process, including any Senior Management / Committee reviews </w:t>
      </w:r>
      <w:r w:rsidR="00F96AB5">
        <w:rPr>
          <w:rStyle w:val="SubtleEmphasis"/>
        </w:rPr>
        <w:t xml:space="preserve">and approval process </w:t>
      </w:r>
      <w:r>
        <w:rPr>
          <w:rStyle w:val="SubtleEmphasis"/>
        </w:rPr>
        <w:t>if applicable, and the frequency of the overlay re-evaluation.</w:t>
      </w:r>
    </w:p>
    <w:p w14:paraId="139CFFF0" w14:textId="77777777" w:rsidR="00B170C4" w:rsidRDefault="00B170C4" w:rsidP="00B170C4">
      <w:pPr>
        <w:rPr>
          <w:rStyle w:val="SubtleEmphasis"/>
          <w:u w:val="single"/>
        </w:rPr>
      </w:pPr>
    </w:p>
    <w:p w14:paraId="5710A05E" w14:textId="0BFD6875" w:rsidR="00B170C4" w:rsidRDefault="00B170C4" w:rsidP="00B170C4">
      <w:pPr>
        <w:rPr>
          <w:rStyle w:val="SubtleEmphasis"/>
        </w:rPr>
      </w:pPr>
      <w:r>
        <w:rPr>
          <w:rStyle w:val="SubtleEmphasis"/>
          <w:u w:val="single"/>
        </w:rPr>
        <w:t>For vendor models</w:t>
      </w:r>
      <w:r>
        <w:rPr>
          <w:rStyle w:val="SubtleEmphasis"/>
        </w:rPr>
        <w:t>, discuss the need for model tuning/dialing settings to better align model outputs to the Company’s internal outcomes.</w:t>
      </w:r>
    </w:p>
    <w:p w14:paraId="6EBB9282" w14:textId="77777777" w:rsidR="00B170C4" w:rsidRDefault="00B170C4" w:rsidP="00B170C4">
      <w:pPr>
        <w:rPr>
          <w:rStyle w:val="SubtleEmphasis"/>
        </w:rPr>
      </w:pPr>
    </w:p>
    <w:p w14:paraId="60EE82DD" w14:textId="5A2F6B31" w:rsidR="00EF189F" w:rsidRDefault="00B170C4" w:rsidP="00EF189F">
      <w:pPr>
        <w:shd w:val="clear" w:color="auto" w:fill="DAEEF3" w:themeFill="accent5" w:themeFillTint="33"/>
        <w:rPr>
          <w:rFonts w:ascii="Aptos Narrow" w:hAnsi="Aptos Narrow"/>
        </w:rPr>
      </w:pPr>
      <w:r>
        <w:rPr>
          <w:rFonts w:ascii="Aptos Narrow" w:hAnsi="Aptos Narrow"/>
        </w:rPr>
        <w:t xml:space="preserve">Model Owner: </w:t>
      </w:r>
    </w:p>
    <w:p w14:paraId="3FC0D787" w14:textId="77777777" w:rsidR="00EF189F" w:rsidRDefault="00EF189F" w:rsidP="009254C6">
      <w:pPr>
        <w:shd w:val="clear" w:color="auto" w:fill="DAEEF3" w:themeFill="accent5" w:themeFillTint="33"/>
        <w:jc w:val="both"/>
        <w:rPr>
          <w:rFonts w:ascii="Aptos Narrow" w:hAnsi="Aptos Narrow"/>
        </w:rPr>
      </w:pPr>
      <w:r w:rsidRPr="00EF189F">
        <w:rPr>
          <w:rFonts w:ascii="Aptos Narrow" w:hAnsi="Aptos Narrow"/>
        </w:rPr>
        <w:t>The Bank has identified thresholds for individual check transactions attributes, and conditions for generating alerts.  Currently there are no judgement overlays and overrides</w:t>
      </w:r>
      <w:r>
        <w:rPr>
          <w:rFonts w:ascii="Aptos Narrow" w:hAnsi="Aptos Narrow"/>
        </w:rPr>
        <w:t xml:space="preserve"> as the model’s materiality is moderate</w:t>
      </w:r>
      <w:r w:rsidRPr="00EF189F">
        <w:rPr>
          <w:rFonts w:ascii="Aptos Narrow" w:hAnsi="Aptos Narrow"/>
        </w:rPr>
        <w:t>.  If judgmental adjustments are required, it will be driven based on the ongoing fraud risk assessment in response to significant risks to the bank.</w:t>
      </w:r>
    </w:p>
    <w:p w14:paraId="294377DA" w14:textId="0026BB4B" w:rsidR="00EF189F" w:rsidRDefault="00EF189F" w:rsidP="0011686B">
      <w:pPr>
        <w:shd w:val="clear" w:color="auto" w:fill="DAEEF3" w:themeFill="accent5" w:themeFillTint="33"/>
        <w:rPr>
          <w:rFonts w:ascii="Aptos Narrow" w:hAnsi="Aptos Narrow"/>
        </w:rPr>
      </w:pPr>
    </w:p>
    <w:p w14:paraId="770C6609" w14:textId="499D508E" w:rsidR="00FC2AA5" w:rsidRDefault="00FC2AA5">
      <w:pPr>
        <w:spacing w:after="200"/>
        <w:rPr>
          <w:rFonts w:ascii="Arial Narrow" w:eastAsiaTheme="majorEastAsia" w:hAnsi="Arial Narrow" w:cstheme="majorBidi"/>
          <w:b/>
          <w:bCs/>
          <w:color w:val="FFFFFF" w:themeColor="background1"/>
          <w:sz w:val="36"/>
          <w:szCs w:val="36"/>
        </w:rPr>
      </w:pPr>
    </w:p>
    <w:bookmarkStart w:id="881" w:name="_Toc191977203"/>
    <w:p w14:paraId="09B7EDF6" w14:textId="704EEB9C" w:rsidR="002F2B0E" w:rsidRPr="008D7BA5" w:rsidRDefault="00FC2AA5" w:rsidP="0056016F">
      <w:pPr>
        <w:pStyle w:val="Heading1"/>
        <w:spacing w:before="0"/>
        <w:ind w:left="720" w:hanging="720"/>
        <w:rPr>
          <w:rFonts w:ascii="Arial" w:hAnsi="Arial" w:cs="Arial"/>
          <w:color w:val="FFFFFF" w:themeColor="background1"/>
          <w:sz w:val="36"/>
          <w:szCs w:val="36"/>
        </w:rPr>
      </w:pPr>
      <w:r w:rsidRPr="008D7BA5">
        <w:rPr>
          <w:rFonts w:ascii="Arial" w:hAnsi="Arial" w:cs="Arial"/>
          <w:noProof/>
          <w:color w:val="FFFFFF" w:themeColor="background1"/>
          <w:sz w:val="36"/>
          <w:szCs w:val="36"/>
        </w:rPr>
        <mc:AlternateContent>
          <mc:Choice Requires="wps">
            <w:drawing>
              <wp:anchor distT="0" distB="0" distL="114300" distR="114300" simplePos="0" relativeHeight="251658247" behindDoc="1" locked="0" layoutInCell="1" allowOverlap="1" wp14:anchorId="13C48630" wp14:editId="2F9DE97A">
                <wp:simplePos x="0" y="0"/>
                <wp:positionH relativeFrom="column">
                  <wp:posOffset>0</wp:posOffset>
                </wp:positionH>
                <wp:positionV relativeFrom="paragraph">
                  <wp:posOffset>-19051</wp:posOffset>
                </wp:positionV>
                <wp:extent cx="6417310" cy="638175"/>
                <wp:effectExtent l="0" t="0" r="2540" b="9525"/>
                <wp:wrapNone/>
                <wp:docPr id="102900182" name="Rectangle 1"/>
                <wp:cNvGraphicFramePr/>
                <a:graphic xmlns:a="http://schemas.openxmlformats.org/drawingml/2006/main">
                  <a:graphicData uri="http://schemas.microsoft.com/office/word/2010/wordprocessingShape">
                    <wps:wsp>
                      <wps:cNvSpPr/>
                      <wps:spPr>
                        <a:xfrm>
                          <a:off x="0" y="0"/>
                          <a:ext cx="6417310" cy="638175"/>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CE2919" id="Rectangle 1" o:spid="_x0000_s1026" style="position:absolute;margin-left:0;margin-top:-1.5pt;width:505.3pt;height:50.25pt;z-index:-25165823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" fillcolor="#c00000" stroked="f" strokeweight="2pt"/>
            </w:pict>
          </mc:Fallback>
        </mc:AlternateContent>
      </w:r>
      <w:r w:rsidR="008D7BA5" w:rsidRPr="008D7BA5">
        <w:rPr>
          <w:rFonts w:ascii="Arial" w:hAnsi="Arial" w:cs="Arial"/>
          <w:color w:val="FFFFFF" w:themeColor="background1"/>
          <w:sz w:val="36"/>
          <w:szCs w:val="36"/>
        </w:rPr>
        <w:t>PRODUCTION PROCESS</w:t>
      </w:r>
      <w:r w:rsidR="00E531A1">
        <w:rPr>
          <w:rFonts w:ascii="Arial" w:hAnsi="Arial" w:cs="Arial"/>
          <w:color w:val="FFFFFF" w:themeColor="background1"/>
          <w:sz w:val="36"/>
          <w:szCs w:val="36"/>
        </w:rPr>
        <w:t xml:space="preserve"> COMPLETENESS &amp; ACCURACY</w:t>
      </w:r>
      <w:bookmarkEnd w:id="881"/>
    </w:p>
    <w:p w14:paraId="06FAA071" w14:textId="77777777" w:rsidR="008D7BA5" w:rsidRDefault="008D7BA5" w:rsidP="0095127D">
      <w:pPr>
        <w:tabs>
          <w:tab w:val="left" w:pos="8476"/>
        </w:tabs>
        <w:rPr>
          <w:rStyle w:val="SubtleEmphasis"/>
        </w:rPr>
      </w:pPr>
    </w:p>
    <w:p w14:paraId="79002D53" w14:textId="2F270514" w:rsidR="0095127D" w:rsidRDefault="0095127D" w:rsidP="0095127D">
      <w:pPr>
        <w:tabs>
          <w:tab w:val="left" w:pos="8476"/>
        </w:tabs>
        <w:rPr>
          <w:rStyle w:val="SubtleEmphasis"/>
        </w:rPr>
      </w:pPr>
      <w:r>
        <w:rPr>
          <w:rStyle w:val="SubtleEmphasis"/>
        </w:rPr>
        <w:t>This section includes procedures and information related to model testing and usage following model development or vendor model acquisition.</w:t>
      </w:r>
    </w:p>
    <w:p w14:paraId="6EF2E7E5" w14:textId="77777777" w:rsidR="0095127D" w:rsidRPr="00314EFA" w:rsidRDefault="0095127D" w:rsidP="006A692F">
      <w:pPr>
        <w:rPr>
          <w:rFonts w:ascii="Arial Narrow" w:hAnsi="Arial Narrow"/>
        </w:rPr>
      </w:pPr>
    </w:p>
    <w:p w14:paraId="49AAF2CA" w14:textId="77777777" w:rsidR="00971E12" w:rsidRDefault="00971E12" w:rsidP="00701055">
      <w:pPr>
        <w:rPr>
          <w:rFonts w:ascii="Arial" w:eastAsia="SimSun" w:hAnsi="Arial" w:cs="Arial"/>
          <w:b/>
          <w:bCs/>
          <w:color w:val="0070C0"/>
        </w:rPr>
      </w:pPr>
      <w:r w:rsidRPr="00701055">
        <w:rPr>
          <w:rFonts w:ascii="Arial" w:eastAsia="SimSun" w:hAnsi="Arial" w:cs="Arial"/>
          <w:b/>
          <w:bCs/>
          <w:color w:val="0070C0"/>
        </w:rPr>
        <w:t>Reference Document List</w:t>
      </w:r>
    </w:p>
    <w:p w14:paraId="7AD11AA7" w14:textId="7DE8D687" w:rsidR="00971E12" w:rsidRDefault="00971E12" w:rsidP="00971E12">
      <w:pPr>
        <w:rPr>
          <w:rStyle w:val="SubtleEmphasis"/>
        </w:rPr>
      </w:pPr>
      <w:r w:rsidRPr="00701055">
        <w:rPr>
          <w:rStyle w:val="SubtleEmphasis"/>
        </w:rPr>
        <w:t>Please list all the documents referred to in this section.</w:t>
      </w:r>
    </w:p>
    <w:p w14:paraId="42F861F1" w14:textId="77777777" w:rsidR="00971E12" w:rsidRDefault="00971E12" w:rsidP="00971E12">
      <w:pPr>
        <w:rPr>
          <w:rFonts w:ascii="Arial Narrow" w:hAnsi="Arial Narrow"/>
          <w:color w:val="00B0F0"/>
        </w:rPr>
      </w:pPr>
    </w:p>
    <w:tbl>
      <w:tblPr>
        <w:tblStyle w:val="TableGrid"/>
        <w:tblW w:w="0" w:type="auto"/>
        <w:tblLook w:val="04A0" w:firstRow="1" w:lastRow="0" w:firstColumn="1" w:lastColumn="0" w:noHBand="0" w:noVBand="1"/>
      </w:tblPr>
      <w:tblGrid>
        <w:gridCol w:w="721"/>
        <w:gridCol w:w="4076"/>
        <w:gridCol w:w="5273"/>
      </w:tblGrid>
      <w:tr w:rsidR="00971E12" w14:paraId="503B970C" w14:textId="77777777" w:rsidTr="0042112B">
        <w:tc>
          <w:tcPr>
            <w:tcW w:w="721"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4DD23C55" w14:textId="77777777" w:rsidR="00971E12" w:rsidRDefault="00971E12">
            <w:pPr>
              <w:rPr>
                <w:rFonts w:ascii="Aptos Narrow" w:hAnsi="Aptos Narrow"/>
                <w:b/>
                <w:bCs/>
              </w:rPr>
            </w:pPr>
            <w:r>
              <w:rPr>
                <w:rFonts w:ascii="Aptos Narrow" w:hAnsi="Aptos Narrow"/>
                <w:b/>
                <w:bCs/>
              </w:rPr>
              <w:t>#</w:t>
            </w:r>
          </w:p>
        </w:tc>
        <w:tc>
          <w:tcPr>
            <w:tcW w:w="4076"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1561644B" w14:textId="77777777" w:rsidR="00971E12" w:rsidRDefault="00971E12">
            <w:pPr>
              <w:rPr>
                <w:rFonts w:ascii="Aptos Narrow" w:hAnsi="Aptos Narrow"/>
                <w:b/>
                <w:bCs/>
              </w:rPr>
            </w:pPr>
            <w:r>
              <w:rPr>
                <w:rFonts w:ascii="Aptos Narrow" w:hAnsi="Aptos Narrow"/>
                <w:b/>
                <w:bCs/>
              </w:rPr>
              <w:t>Reference Document Name</w:t>
            </w:r>
          </w:p>
        </w:tc>
        <w:tc>
          <w:tcPr>
            <w:tcW w:w="5273"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54515BCD" w14:textId="77777777" w:rsidR="00971E12" w:rsidRDefault="00971E12">
            <w:pPr>
              <w:rPr>
                <w:rFonts w:ascii="Aptos Narrow" w:hAnsi="Aptos Narrow"/>
                <w:b/>
                <w:bCs/>
              </w:rPr>
            </w:pPr>
            <w:r>
              <w:rPr>
                <w:rFonts w:ascii="Aptos Narrow" w:hAnsi="Aptos Narrow"/>
                <w:b/>
                <w:bCs/>
              </w:rPr>
              <w:t>High Level Description and purpose of the Document</w:t>
            </w:r>
          </w:p>
        </w:tc>
      </w:tr>
      <w:tr w:rsidR="0042112B" w14:paraId="64D6EF75" w14:textId="77777777" w:rsidTr="0042112B">
        <w:tc>
          <w:tcPr>
            <w:tcW w:w="721" w:type="dxa"/>
            <w:tcBorders>
              <w:top w:val="single" w:sz="4" w:space="0" w:color="auto"/>
              <w:left w:val="single" w:sz="4" w:space="0" w:color="auto"/>
              <w:bottom w:val="single" w:sz="4" w:space="0" w:color="auto"/>
              <w:right w:val="single" w:sz="4" w:space="0" w:color="auto"/>
            </w:tcBorders>
            <w:vAlign w:val="center"/>
            <w:hideMark/>
          </w:tcPr>
          <w:p w14:paraId="191E7D74" w14:textId="0F73ADB5" w:rsidR="0042112B" w:rsidRPr="0042112B" w:rsidRDefault="0042112B" w:rsidP="0042112B">
            <w:pPr>
              <w:rPr>
                <w:rFonts w:ascii="Aptos Narrow" w:hAnsi="Aptos Narrow"/>
                <w:b/>
                <w:bCs/>
              </w:rPr>
            </w:pPr>
            <w:r>
              <w:rPr>
                <w:rFonts w:ascii="Aptos Narrow" w:hAnsi="Aptos Narrow"/>
              </w:rPr>
              <w:t>1</w:t>
            </w:r>
          </w:p>
        </w:tc>
        <w:tc>
          <w:tcPr>
            <w:tcW w:w="4076" w:type="dxa"/>
            <w:tcBorders>
              <w:top w:val="single" w:sz="4" w:space="0" w:color="auto"/>
              <w:left w:val="single" w:sz="4" w:space="0" w:color="auto"/>
              <w:bottom w:val="single" w:sz="4" w:space="0" w:color="auto"/>
              <w:right w:val="single" w:sz="4" w:space="0" w:color="auto"/>
            </w:tcBorders>
            <w:vAlign w:val="center"/>
          </w:tcPr>
          <w:p w14:paraId="41BF99AA" w14:textId="63DBB73E" w:rsidR="0042112B" w:rsidRPr="0042112B" w:rsidRDefault="0042112B" w:rsidP="0042112B">
            <w:pPr>
              <w:rPr>
                <w:rFonts w:ascii="Aptos Narrow" w:hAnsi="Aptos Narrow"/>
                <w:b/>
                <w:bCs/>
              </w:rPr>
            </w:pPr>
            <w:r w:rsidRPr="00E373EC">
              <w:rPr>
                <w:rFonts w:ascii="Aptos Narrow" w:hAnsi="Aptos Narrow"/>
              </w:rPr>
              <w:t xml:space="preserve">f02 MRM-CONTROL01 - </w:t>
            </w:r>
            <w:proofErr w:type="spellStart"/>
            <w:r w:rsidRPr="00E373EC">
              <w:rPr>
                <w:rFonts w:ascii="Aptos Narrow" w:hAnsi="Aptos Narrow"/>
              </w:rPr>
              <w:t>y&amp;n</w:t>
            </w:r>
            <w:proofErr w:type="spellEnd"/>
            <w:r w:rsidRPr="00E373EC">
              <w:rPr>
                <w:rFonts w:ascii="Aptos Narrow" w:hAnsi="Aptos Narrow"/>
              </w:rPr>
              <w:t xml:space="preserve"> Model </w:t>
            </w:r>
            <w:proofErr w:type="spellStart"/>
            <w:r w:rsidRPr="00E373EC">
              <w:rPr>
                <w:rFonts w:ascii="Aptos Narrow" w:hAnsi="Aptos Narrow"/>
              </w:rPr>
              <w:t>Assmt</w:t>
            </w:r>
            <w:proofErr w:type="spellEnd"/>
            <w:r w:rsidRPr="00E373EC">
              <w:rPr>
                <w:rFonts w:ascii="Aptos Narrow" w:hAnsi="Aptos Narrow"/>
              </w:rPr>
              <w:t xml:space="preserve"> Fraud 059- Charles Lin </w:t>
            </w:r>
            <w:proofErr w:type="spellStart"/>
            <w:r w:rsidRPr="00E373EC">
              <w:rPr>
                <w:rFonts w:ascii="Aptos Narrow" w:hAnsi="Aptos Narrow"/>
              </w:rPr>
              <w:t>YesM</w:t>
            </w:r>
            <w:proofErr w:type="spellEnd"/>
            <w:r w:rsidRPr="00E373EC">
              <w:rPr>
                <w:rFonts w:ascii="Aptos Narrow" w:hAnsi="Aptos Narrow"/>
              </w:rPr>
              <w:t>- Alipay</w:t>
            </w:r>
          </w:p>
        </w:tc>
        <w:tc>
          <w:tcPr>
            <w:tcW w:w="5273" w:type="dxa"/>
            <w:tcBorders>
              <w:top w:val="single" w:sz="4" w:space="0" w:color="auto"/>
              <w:left w:val="single" w:sz="4" w:space="0" w:color="auto"/>
              <w:bottom w:val="single" w:sz="4" w:space="0" w:color="auto"/>
              <w:right w:val="single" w:sz="4" w:space="0" w:color="auto"/>
            </w:tcBorders>
            <w:vAlign w:val="center"/>
          </w:tcPr>
          <w:p w14:paraId="6E76F662" w14:textId="7F11B217" w:rsidR="0042112B" w:rsidRPr="0042112B" w:rsidRDefault="0042112B" w:rsidP="0042112B">
            <w:pPr>
              <w:rPr>
                <w:rFonts w:ascii="Aptos Narrow" w:hAnsi="Aptos Narrow"/>
                <w:b/>
                <w:bCs/>
              </w:rPr>
            </w:pPr>
            <w:r>
              <w:rPr>
                <w:rFonts w:ascii="Aptos Narrow" w:hAnsi="Aptos Narrow"/>
              </w:rPr>
              <w:t>Enterprise risk management and Model risk classification procedures.</w:t>
            </w:r>
          </w:p>
        </w:tc>
      </w:tr>
      <w:tr w:rsidR="0042112B" w14:paraId="75585DD6" w14:textId="77777777" w:rsidTr="0042112B">
        <w:tc>
          <w:tcPr>
            <w:tcW w:w="721" w:type="dxa"/>
            <w:tcBorders>
              <w:top w:val="single" w:sz="4" w:space="0" w:color="auto"/>
              <w:left w:val="single" w:sz="4" w:space="0" w:color="auto"/>
              <w:bottom w:val="single" w:sz="4" w:space="0" w:color="auto"/>
              <w:right w:val="single" w:sz="4" w:space="0" w:color="auto"/>
            </w:tcBorders>
            <w:vAlign w:val="center"/>
            <w:hideMark/>
          </w:tcPr>
          <w:p w14:paraId="24AD3E09" w14:textId="0578BE90" w:rsidR="0042112B" w:rsidRPr="0042112B" w:rsidRDefault="0042112B" w:rsidP="0042112B">
            <w:pPr>
              <w:rPr>
                <w:rFonts w:ascii="Aptos Narrow" w:hAnsi="Aptos Narrow"/>
                <w:b/>
                <w:bCs/>
              </w:rPr>
            </w:pPr>
            <w:r>
              <w:rPr>
                <w:rFonts w:ascii="Aptos Narrow" w:hAnsi="Aptos Narrow"/>
              </w:rPr>
              <w:t>2</w:t>
            </w:r>
          </w:p>
        </w:tc>
        <w:tc>
          <w:tcPr>
            <w:tcW w:w="4076" w:type="dxa"/>
            <w:tcBorders>
              <w:top w:val="single" w:sz="4" w:space="0" w:color="auto"/>
              <w:left w:val="single" w:sz="4" w:space="0" w:color="auto"/>
              <w:bottom w:val="single" w:sz="4" w:space="0" w:color="auto"/>
              <w:right w:val="single" w:sz="4" w:space="0" w:color="auto"/>
            </w:tcBorders>
            <w:vAlign w:val="center"/>
          </w:tcPr>
          <w:p w14:paraId="2531B3A4" w14:textId="0433531D" w:rsidR="0042112B" w:rsidRPr="0042112B" w:rsidRDefault="0042112B" w:rsidP="0042112B">
            <w:pPr>
              <w:rPr>
                <w:rFonts w:ascii="Aptos Narrow" w:hAnsi="Aptos Narrow"/>
                <w:b/>
                <w:bCs/>
              </w:rPr>
            </w:pPr>
            <w:r w:rsidRPr="00E373EC">
              <w:rPr>
                <w:rFonts w:ascii="Aptos Narrow" w:hAnsi="Aptos Narrow"/>
              </w:rPr>
              <w:t xml:space="preserve">MRM-CONTROL02 - Model-IRR </w:t>
            </w:r>
            <w:proofErr w:type="spellStart"/>
            <w:r w:rsidRPr="00E373EC">
              <w:rPr>
                <w:rFonts w:ascii="Aptos Narrow" w:hAnsi="Aptos Narrow"/>
              </w:rPr>
              <w:t>Assmt</w:t>
            </w:r>
            <w:proofErr w:type="spellEnd"/>
            <w:r w:rsidRPr="00E373EC">
              <w:rPr>
                <w:rFonts w:ascii="Aptos Narrow" w:hAnsi="Aptos Narrow"/>
              </w:rPr>
              <w:t xml:space="preserve"> 059 -M- Charles Lin - Alipay 2024</w:t>
            </w:r>
          </w:p>
        </w:tc>
        <w:tc>
          <w:tcPr>
            <w:tcW w:w="5273" w:type="dxa"/>
            <w:tcBorders>
              <w:top w:val="single" w:sz="4" w:space="0" w:color="auto"/>
              <w:left w:val="single" w:sz="4" w:space="0" w:color="auto"/>
              <w:bottom w:val="single" w:sz="4" w:space="0" w:color="auto"/>
              <w:right w:val="single" w:sz="4" w:space="0" w:color="auto"/>
            </w:tcBorders>
            <w:vAlign w:val="center"/>
          </w:tcPr>
          <w:p w14:paraId="7EC56248" w14:textId="400826DF" w:rsidR="0042112B" w:rsidRPr="0042112B" w:rsidRDefault="0042112B" w:rsidP="0042112B">
            <w:pPr>
              <w:rPr>
                <w:rFonts w:ascii="Aptos Narrow" w:hAnsi="Aptos Narrow"/>
                <w:b/>
                <w:bCs/>
              </w:rPr>
            </w:pPr>
            <w:r>
              <w:rPr>
                <w:rFonts w:ascii="Aptos Narrow" w:hAnsi="Aptos Narrow"/>
              </w:rPr>
              <w:t xml:space="preserve">Model inherent risk rating assessment form. </w:t>
            </w:r>
          </w:p>
        </w:tc>
      </w:tr>
      <w:tr w:rsidR="00971E12" w14:paraId="04FC7AC0" w14:textId="77777777" w:rsidTr="0042112B">
        <w:tc>
          <w:tcPr>
            <w:tcW w:w="721" w:type="dxa"/>
            <w:tcBorders>
              <w:top w:val="single" w:sz="4" w:space="0" w:color="auto"/>
              <w:left w:val="single" w:sz="4" w:space="0" w:color="auto"/>
              <w:bottom w:val="single" w:sz="4" w:space="0" w:color="auto"/>
              <w:right w:val="single" w:sz="4" w:space="0" w:color="auto"/>
            </w:tcBorders>
            <w:vAlign w:val="center"/>
            <w:hideMark/>
          </w:tcPr>
          <w:p w14:paraId="5A14DA58" w14:textId="77777777" w:rsidR="00971E12" w:rsidRDefault="00971E12">
            <w:pPr>
              <w:rPr>
                <w:rFonts w:ascii="Aptos Narrow" w:hAnsi="Aptos Narrow"/>
              </w:rPr>
            </w:pPr>
            <w:r>
              <w:rPr>
                <w:rFonts w:ascii="Aptos Narrow" w:hAnsi="Aptos Narrow"/>
              </w:rPr>
              <w:t>3</w:t>
            </w:r>
          </w:p>
        </w:tc>
        <w:tc>
          <w:tcPr>
            <w:tcW w:w="4076" w:type="dxa"/>
            <w:tcBorders>
              <w:top w:val="single" w:sz="4" w:space="0" w:color="auto"/>
              <w:left w:val="single" w:sz="4" w:space="0" w:color="auto"/>
              <w:bottom w:val="single" w:sz="4" w:space="0" w:color="auto"/>
              <w:right w:val="single" w:sz="4" w:space="0" w:color="auto"/>
            </w:tcBorders>
            <w:vAlign w:val="center"/>
          </w:tcPr>
          <w:p w14:paraId="6D0948B1" w14:textId="41DEA9F2" w:rsidR="00971E12" w:rsidRDefault="00831859">
            <w:pPr>
              <w:rPr>
                <w:rFonts w:ascii="Aptos Narrow" w:hAnsi="Aptos Narrow"/>
              </w:rPr>
            </w:pPr>
            <w:r w:rsidRPr="00831859">
              <w:rPr>
                <w:rFonts w:ascii="Aptos Narrow" w:hAnsi="Aptos Narrow"/>
              </w:rPr>
              <w:t>digital-banking-bc-plan_02_07_2025_11_39-pdf</w:t>
            </w:r>
          </w:p>
        </w:tc>
        <w:tc>
          <w:tcPr>
            <w:tcW w:w="5273" w:type="dxa"/>
            <w:tcBorders>
              <w:top w:val="single" w:sz="4" w:space="0" w:color="auto"/>
              <w:left w:val="single" w:sz="4" w:space="0" w:color="auto"/>
              <w:bottom w:val="single" w:sz="4" w:space="0" w:color="auto"/>
              <w:right w:val="single" w:sz="4" w:space="0" w:color="auto"/>
            </w:tcBorders>
            <w:vAlign w:val="center"/>
          </w:tcPr>
          <w:p w14:paraId="1836AFA1" w14:textId="46F6EEDD" w:rsidR="00971E12" w:rsidRDefault="00831859">
            <w:pPr>
              <w:rPr>
                <w:rFonts w:ascii="Aptos Narrow" w:hAnsi="Aptos Narrow"/>
              </w:rPr>
            </w:pPr>
            <w:r>
              <w:rPr>
                <w:rFonts w:ascii="Aptos Narrow" w:hAnsi="Aptos Narrow"/>
              </w:rPr>
              <w:t>Business continuity plan</w:t>
            </w:r>
          </w:p>
        </w:tc>
      </w:tr>
    </w:tbl>
    <w:p w14:paraId="5436A582" w14:textId="77777777" w:rsidR="00710935" w:rsidRDefault="00710935" w:rsidP="00DA435B"/>
    <w:p w14:paraId="1B50140C" w14:textId="77777777" w:rsidR="00DA435B" w:rsidRDefault="00DA435B" w:rsidP="00DA435B"/>
    <w:p w14:paraId="1CE6D63A" w14:textId="3B8ED8AD" w:rsidR="006C506F" w:rsidRPr="006C506F" w:rsidRDefault="004B6AE0" w:rsidP="00C65F28">
      <w:pPr>
        <w:pStyle w:val="Heading2"/>
      </w:pPr>
      <w:bookmarkStart w:id="882" w:name="_Toc161759136"/>
      <w:bookmarkStart w:id="883" w:name="_Toc161759294"/>
      <w:bookmarkStart w:id="884" w:name="_Toc161907158"/>
      <w:bookmarkStart w:id="885" w:name="_Toc163134462"/>
      <w:bookmarkStart w:id="886" w:name="_Toc163136766"/>
      <w:bookmarkStart w:id="887" w:name="_Toc163230533"/>
      <w:bookmarkEnd w:id="882"/>
      <w:bookmarkEnd w:id="883"/>
      <w:bookmarkEnd w:id="884"/>
      <w:bookmarkEnd w:id="885"/>
      <w:bookmarkEnd w:id="886"/>
      <w:bookmarkEnd w:id="887"/>
      <w:r>
        <w:t xml:space="preserve"> </w:t>
      </w:r>
      <w:bookmarkStart w:id="888" w:name="_Toc191977204"/>
      <w:r w:rsidR="00DA435B" w:rsidRPr="00B170C4">
        <w:rPr>
          <w:rFonts w:hint="eastAsia"/>
        </w:rPr>
        <w:t>Production</w:t>
      </w:r>
      <w:r w:rsidR="00DA435B" w:rsidRPr="006C506F">
        <w:rPr>
          <w:rFonts w:hint="eastAsia"/>
        </w:rPr>
        <w:t xml:space="preserve"> Application Testing</w:t>
      </w:r>
      <w:bookmarkEnd w:id="888"/>
    </w:p>
    <w:p w14:paraId="039DA219" w14:textId="77777777" w:rsidR="006C506F" w:rsidRDefault="006C506F" w:rsidP="006C506F">
      <w:pPr>
        <w:rPr>
          <w:rStyle w:val="SubtleEmphasis"/>
        </w:rPr>
      </w:pPr>
      <w:r>
        <w:rPr>
          <w:rStyle w:val="SubtleEmphasis"/>
        </w:rPr>
        <w:t>Describe the testing for accuracy of implementation of the model into production systems.</w:t>
      </w:r>
    </w:p>
    <w:p w14:paraId="5367FFCA" w14:textId="77777777" w:rsidR="006C506F" w:rsidRDefault="006C506F" w:rsidP="006C506F">
      <w:pPr>
        <w:rPr>
          <w:rStyle w:val="SubtleEmphasis"/>
        </w:rPr>
      </w:pPr>
    </w:p>
    <w:p w14:paraId="2824DBB3" w14:textId="77777777" w:rsidR="00AD1736" w:rsidRDefault="00AD1736" w:rsidP="00C65F28">
      <w:pPr>
        <w:pStyle w:val="Heading3"/>
      </w:pPr>
      <w:bookmarkStart w:id="889" w:name="_Toc191977205"/>
      <w:r>
        <w:rPr>
          <w:rFonts w:hint="eastAsia"/>
        </w:rPr>
        <w:t>System Testing Approach and Results</w:t>
      </w:r>
      <w:bookmarkEnd w:id="889"/>
    </w:p>
    <w:p w14:paraId="53E57856" w14:textId="77777777" w:rsidR="00AD1736" w:rsidRDefault="00AD1736" w:rsidP="00D713CF">
      <w:pPr>
        <w:spacing w:after="120"/>
        <w:rPr>
          <w:rStyle w:val="SubtleEmphasis"/>
        </w:rPr>
      </w:pPr>
      <w:r>
        <w:rPr>
          <w:rStyle w:val="SubtleEmphasis"/>
        </w:rPr>
        <w:t>The objective of model production application testing is to ensure that computational processes implementing model calculations:</w:t>
      </w:r>
    </w:p>
    <w:p w14:paraId="25464FEA" w14:textId="77777777" w:rsidR="00AD1736" w:rsidRDefault="00AD1736" w:rsidP="00A53660">
      <w:pPr>
        <w:pStyle w:val="ListParagraph"/>
        <w:numPr>
          <w:ilvl w:val="0"/>
          <w:numId w:val="9"/>
        </w:numPr>
        <w:spacing w:after="60" w:line="264" w:lineRule="auto"/>
        <w:ind w:left="720" w:hanging="360"/>
        <w:contextualSpacing w:val="0"/>
        <w:rPr>
          <w:rStyle w:val="SubtleEmphasis"/>
        </w:rPr>
      </w:pPr>
      <w:r>
        <w:rPr>
          <w:rStyle w:val="SubtleEmphasis"/>
        </w:rPr>
        <w:t>Are consistent with the documented model specifications produced as part of the model development process.  This includes source data fields, data transformation rules, mathematical equations, assumption values, etc.</w:t>
      </w:r>
    </w:p>
    <w:p w14:paraId="1574813A" w14:textId="77777777" w:rsidR="00AD1736" w:rsidRDefault="00AD1736" w:rsidP="00A53660">
      <w:pPr>
        <w:pStyle w:val="ListParagraph"/>
        <w:numPr>
          <w:ilvl w:val="0"/>
          <w:numId w:val="9"/>
        </w:numPr>
        <w:spacing w:after="60" w:line="264" w:lineRule="auto"/>
        <w:ind w:left="720" w:hanging="360"/>
        <w:contextualSpacing w:val="0"/>
        <w:rPr>
          <w:rStyle w:val="SubtleEmphasis"/>
        </w:rPr>
      </w:pPr>
      <w:r>
        <w:rPr>
          <w:rStyle w:val="SubtleEmphasis"/>
        </w:rPr>
        <w:t>Are consistent with the documented business / user requirements.</w:t>
      </w:r>
    </w:p>
    <w:p w14:paraId="318E50E8" w14:textId="77777777" w:rsidR="00AD1736" w:rsidRDefault="00AD1736" w:rsidP="00A53660">
      <w:pPr>
        <w:pStyle w:val="ListParagraph"/>
        <w:numPr>
          <w:ilvl w:val="0"/>
          <w:numId w:val="9"/>
        </w:numPr>
        <w:spacing w:after="60" w:line="264" w:lineRule="auto"/>
        <w:ind w:left="720" w:hanging="360"/>
        <w:contextualSpacing w:val="0"/>
        <w:rPr>
          <w:rStyle w:val="SubtleEmphasis"/>
        </w:rPr>
      </w:pPr>
      <w:r>
        <w:rPr>
          <w:rStyle w:val="SubtleEmphasis"/>
        </w:rPr>
        <w:t>Are mathematically accurate and complete.</w:t>
      </w:r>
    </w:p>
    <w:p w14:paraId="3BC2AF05" w14:textId="77777777" w:rsidR="00AD1736" w:rsidRDefault="00AD1736" w:rsidP="00A53660">
      <w:pPr>
        <w:pStyle w:val="ListParagraph"/>
        <w:numPr>
          <w:ilvl w:val="0"/>
          <w:numId w:val="9"/>
        </w:numPr>
        <w:spacing w:after="60" w:line="264" w:lineRule="auto"/>
        <w:ind w:left="720" w:hanging="360"/>
        <w:contextualSpacing w:val="0"/>
        <w:rPr>
          <w:rStyle w:val="SubtleEmphasis"/>
        </w:rPr>
      </w:pPr>
      <w:r>
        <w:rPr>
          <w:rStyle w:val="SubtleEmphasis"/>
        </w:rPr>
        <w:t>Have been reviewed for consistency with any applicable accounting/finance specifications (e.g., GAAP and/or accounting policy requirements), stress testing requirements, or any other applicable regulatory requirements.</w:t>
      </w:r>
    </w:p>
    <w:p w14:paraId="36C12B62" w14:textId="77777777" w:rsidR="00AD1736" w:rsidRDefault="00AD1736" w:rsidP="00A53660">
      <w:pPr>
        <w:pStyle w:val="ListParagraph"/>
        <w:numPr>
          <w:ilvl w:val="0"/>
          <w:numId w:val="9"/>
        </w:numPr>
        <w:spacing w:after="60" w:line="264" w:lineRule="auto"/>
        <w:ind w:left="720" w:hanging="360"/>
        <w:contextualSpacing w:val="0"/>
        <w:rPr>
          <w:rStyle w:val="SubtleEmphasis"/>
        </w:rPr>
      </w:pPr>
      <w:r>
        <w:rPr>
          <w:rStyle w:val="SubtleEmphasis"/>
        </w:rPr>
        <w:t>Are operationally stable, repeatable, and sustainable.</w:t>
      </w:r>
    </w:p>
    <w:p w14:paraId="2BAA1CE7" w14:textId="77777777" w:rsidR="00AD1736" w:rsidRDefault="00AD1736" w:rsidP="00A53660">
      <w:pPr>
        <w:pStyle w:val="ListParagraph"/>
        <w:numPr>
          <w:ilvl w:val="0"/>
          <w:numId w:val="9"/>
        </w:numPr>
        <w:spacing w:after="60" w:line="264" w:lineRule="auto"/>
        <w:ind w:left="720" w:hanging="360"/>
        <w:contextualSpacing w:val="0"/>
        <w:rPr>
          <w:rStyle w:val="SubtleEmphasis"/>
        </w:rPr>
      </w:pPr>
      <w:r>
        <w:rPr>
          <w:rStyle w:val="SubtleEmphasis"/>
        </w:rPr>
        <w:t>Interface accurately with both upstream and downstream systems (where applicable).</w:t>
      </w:r>
    </w:p>
    <w:p w14:paraId="61EDB6D3" w14:textId="77777777" w:rsidR="00D713CF" w:rsidRDefault="00D713CF" w:rsidP="00AD1736">
      <w:pPr>
        <w:rPr>
          <w:rStyle w:val="SubtleEmphasis"/>
        </w:rPr>
      </w:pPr>
    </w:p>
    <w:p w14:paraId="38239CA4" w14:textId="27A45540" w:rsidR="00AD1736" w:rsidRDefault="00AD1736" w:rsidP="00AD1736">
      <w:pPr>
        <w:rPr>
          <w:rStyle w:val="SubtleEmphasis"/>
        </w:rPr>
      </w:pPr>
      <w:r>
        <w:rPr>
          <w:rStyle w:val="SubtleEmphasis"/>
        </w:rPr>
        <w:t>For vendor models, the purpose of the production application testing is to ensure that the models are correctly implemented on the Bank’s systems</w:t>
      </w:r>
      <w:r w:rsidR="00466447">
        <w:rPr>
          <w:rStyle w:val="SubtleEmphasis"/>
        </w:rPr>
        <w:t xml:space="preserve">—if on-premises production process is selected, or the vendor’s model production environment is correctly connected to the Bank’s production data environment—if a cloud-based production process is selected, </w:t>
      </w:r>
      <w:r>
        <w:rPr>
          <w:rStyle w:val="SubtleEmphasis"/>
        </w:rPr>
        <w:t>that the Bank’s production data inputs are consistent with the model publisher’s input specifications, and that all applicable software patches and fixes have been applied.</w:t>
      </w:r>
    </w:p>
    <w:p w14:paraId="61C8C4D8" w14:textId="77777777" w:rsidR="00AD1736" w:rsidRDefault="00AD1736" w:rsidP="00AD1736">
      <w:pPr>
        <w:rPr>
          <w:rStyle w:val="SubtleEmphasis"/>
        </w:rPr>
      </w:pPr>
    </w:p>
    <w:p w14:paraId="493D076F" w14:textId="66673E9B" w:rsidR="00AD1736" w:rsidRDefault="00AD1736" w:rsidP="00AD1736">
      <w:pPr>
        <w:rPr>
          <w:rStyle w:val="SubtleEmphasis"/>
        </w:rPr>
      </w:pPr>
      <w:r>
        <w:rPr>
          <w:rStyle w:val="SubtleEmphasis"/>
        </w:rPr>
        <w:t>Describe in detail the testing plan for the individual model’s production implementation and its integration within a larger system</w:t>
      </w:r>
      <w:r w:rsidR="00466447">
        <w:rPr>
          <w:rStyle w:val="SubtleEmphasis"/>
        </w:rPr>
        <w:t xml:space="preserve"> and the vendor’s model production environment</w:t>
      </w:r>
      <w:r>
        <w:rPr>
          <w:rStyle w:val="SubtleEmphasis"/>
        </w:rPr>
        <w:t xml:space="preserve">, if applicable. Include </w:t>
      </w:r>
      <w:r w:rsidR="00466447">
        <w:rPr>
          <w:rStyle w:val="SubtleEmphasis"/>
        </w:rPr>
        <w:t>User Accepting T</w:t>
      </w:r>
      <w:r>
        <w:rPr>
          <w:rStyle w:val="SubtleEmphasis"/>
        </w:rPr>
        <w:t>est</w:t>
      </w:r>
      <w:r w:rsidR="00466447">
        <w:rPr>
          <w:rStyle w:val="SubtleEmphasis"/>
        </w:rPr>
        <w:t>ing</w:t>
      </w:r>
      <w:r>
        <w:rPr>
          <w:rStyle w:val="SubtleEmphasis"/>
        </w:rPr>
        <w:t xml:space="preserve"> cases and scenarios, expected outcomes, and the individuals responsible for executing the test cases.</w:t>
      </w:r>
    </w:p>
    <w:p w14:paraId="6572A598" w14:textId="77777777" w:rsidR="00AD1736" w:rsidRDefault="00AD1736" w:rsidP="00AD1736">
      <w:pPr>
        <w:rPr>
          <w:rStyle w:val="SubtleEmphasis"/>
        </w:rPr>
      </w:pPr>
    </w:p>
    <w:p w14:paraId="5B2C628E" w14:textId="78D4468B" w:rsidR="00AD1736" w:rsidRDefault="00AD1736" w:rsidP="00AD1736">
      <w:pPr>
        <w:rPr>
          <w:rStyle w:val="SubtleEmphasis"/>
        </w:rPr>
      </w:pPr>
      <w:r>
        <w:rPr>
          <w:rStyle w:val="SubtleEmphasis"/>
        </w:rPr>
        <w:t xml:space="preserve">Document the results of the </w:t>
      </w:r>
      <w:r w:rsidR="00466447">
        <w:rPr>
          <w:rStyle w:val="SubtleEmphasis"/>
        </w:rPr>
        <w:t xml:space="preserve">UAT </w:t>
      </w:r>
      <w:r>
        <w:rPr>
          <w:rStyle w:val="SubtleEmphasis"/>
        </w:rPr>
        <w:t>test</w:t>
      </w:r>
      <w:r w:rsidR="00466447">
        <w:rPr>
          <w:rStyle w:val="SubtleEmphasis"/>
        </w:rPr>
        <w:t>ing</w:t>
      </w:r>
      <w:r>
        <w:rPr>
          <w:rStyle w:val="SubtleEmphasis"/>
        </w:rPr>
        <w:t xml:space="preserve"> execution, and the associated log of issues and subsequent resolutions.</w:t>
      </w:r>
    </w:p>
    <w:p w14:paraId="6E853066" w14:textId="77777777" w:rsidR="00AD1736" w:rsidRDefault="00AD1736" w:rsidP="00AD1736">
      <w:pPr>
        <w:rPr>
          <w:rStyle w:val="SubtleEmphasis"/>
        </w:rPr>
      </w:pPr>
    </w:p>
    <w:p w14:paraId="6D3BCBA7" w14:textId="33283BB1" w:rsidR="00AD1736" w:rsidRDefault="00AD1736" w:rsidP="00AD1736">
      <w:pPr>
        <w:shd w:val="clear" w:color="auto" w:fill="DAEEF3" w:themeFill="accent5" w:themeFillTint="33"/>
        <w:rPr>
          <w:rFonts w:ascii="Aptos Narrow" w:hAnsi="Aptos Narrow"/>
        </w:rPr>
      </w:pPr>
      <w:bookmarkStart w:id="890" w:name="OLE_LINK17"/>
      <w:r>
        <w:rPr>
          <w:rFonts w:ascii="Aptos Narrow" w:hAnsi="Aptos Narrow"/>
        </w:rPr>
        <w:t xml:space="preserve">Model Owner: </w:t>
      </w:r>
    </w:p>
    <w:p w14:paraId="65A3406C" w14:textId="192F27A9" w:rsidR="00EB043C" w:rsidRDefault="00EB043C" w:rsidP="0042112B">
      <w:pPr>
        <w:shd w:val="clear" w:color="auto" w:fill="DAEEF3" w:themeFill="accent5" w:themeFillTint="33"/>
        <w:jc w:val="both"/>
        <w:rPr>
          <w:rFonts w:ascii="Aptos Narrow" w:hAnsi="Aptos Narrow"/>
          <w:lang w:val="en-IN"/>
        </w:rPr>
      </w:pPr>
      <w:r w:rsidRPr="00EB043C">
        <w:rPr>
          <w:rFonts w:ascii="Aptos Narrow" w:hAnsi="Aptos Narrow"/>
          <w:lang w:val="en-IN"/>
        </w:rPr>
        <w:t>For the Alipay fraud detection model, the testing plan focuses on ensuring that the model is correctly implemented within the vendor's cloud-based environment. Given that the model is rule-based and does not rely on data used for training, the testing approach involves validating that the system’s historical transaction patterns, adjusted for the Bank’s risk appetite, are correctly applied.</w:t>
      </w:r>
    </w:p>
    <w:p w14:paraId="4AD89383" w14:textId="77777777" w:rsidR="00EB043C" w:rsidRPr="00EB043C" w:rsidRDefault="00EB043C" w:rsidP="0042112B">
      <w:pPr>
        <w:shd w:val="clear" w:color="auto" w:fill="DAEEF3" w:themeFill="accent5" w:themeFillTint="33"/>
        <w:jc w:val="both"/>
        <w:rPr>
          <w:rFonts w:ascii="Aptos Narrow" w:hAnsi="Aptos Narrow"/>
          <w:lang w:val="en-IN"/>
        </w:rPr>
      </w:pPr>
    </w:p>
    <w:p w14:paraId="42EB54C3" w14:textId="77777777" w:rsidR="00EB043C" w:rsidRPr="00EB043C" w:rsidRDefault="00EB043C" w:rsidP="0042112B">
      <w:pPr>
        <w:shd w:val="clear" w:color="auto" w:fill="DAEEF3" w:themeFill="accent5" w:themeFillTint="33"/>
        <w:jc w:val="both"/>
        <w:rPr>
          <w:rFonts w:ascii="Aptos Narrow" w:hAnsi="Aptos Narrow"/>
          <w:lang w:val="en-IN"/>
        </w:rPr>
      </w:pPr>
      <w:r w:rsidRPr="00EB043C">
        <w:rPr>
          <w:rFonts w:ascii="Aptos Narrow" w:hAnsi="Aptos Narrow"/>
          <w:lang w:val="en-IN"/>
        </w:rPr>
        <w:t>The testing process includes the following key steps:</w:t>
      </w:r>
    </w:p>
    <w:p w14:paraId="1C73CCE6" w14:textId="77777777" w:rsidR="0042112B" w:rsidRDefault="00EB043C" w:rsidP="0042112B">
      <w:pPr>
        <w:pStyle w:val="ListParagraph"/>
        <w:numPr>
          <w:ilvl w:val="0"/>
          <w:numId w:val="42"/>
        </w:numPr>
        <w:shd w:val="clear" w:color="auto" w:fill="DAEEF3" w:themeFill="accent5" w:themeFillTint="33"/>
        <w:tabs>
          <w:tab w:val="num" w:pos="720"/>
        </w:tabs>
        <w:jc w:val="both"/>
        <w:rPr>
          <w:rFonts w:ascii="Aptos Narrow" w:hAnsi="Aptos Narrow"/>
          <w:lang w:val="en-IN"/>
        </w:rPr>
      </w:pPr>
      <w:r w:rsidRPr="0042112B">
        <w:rPr>
          <w:rFonts w:ascii="Aptos Narrow" w:hAnsi="Aptos Narrow"/>
          <w:b/>
          <w:bCs/>
          <w:lang w:val="en-IN"/>
        </w:rPr>
        <w:t>Rule Review and Acceptance</w:t>
      </w:r>
      <w:r w:rsidRPr="0042112B">
        <w:rPr>
          <w:rFonts w:ascii="Aptos Narrow" w:hAnsi="Aptos Narrow"/>
          <w:lang w:val="en-IN"/>
        </w:rPr>
        <w:t>: Before implementing the fraud detection rules, a comprehensive review and acceptance process is conducted, ensuring that the rules align with the Bank’s objectives and risk appetite.</w:t>
      </w:r>
    </w:p>
    <w:p w14:paraId="06ACAFCA" w14:textId="77777777" w:rsidR="0042112B" w:rsidRDefault="00EB043C" w:rsidP="0042112B">
      <w:pPr>
        <w:pStyle w:val="ListParagraph"/>
        <w:numPr>
          <w:ilvl w:val="0"/>
          <w:numId w:val="42"/>
        </w:numPr>
        <w:shd w:val="clear" w:color="auto" w:fill="DAEEF3" w:themeFill="accent5" w:themeFillTint="33"/>
        <w:tabs>
          <w:tab w:val="num" w:pos="720"/>
        </w:tabs>
        <w:jc w:val="both"/>
        <w:rPr>
          <w:rFonts w:ascii="Aptos Narrow" w:hAnsi="Aptos Narrow"/>
          <w:lang w:val="en-IN"/>
        </w:rPr>
      </w:pPr>
      <w:r w:rsidRPr="0042112B">
        <w:rPr>
          <w:rFonts w:ascii="Aptos Narrow" w:hAnsi="Aptos Narrow"/>
          <w:b/>
          <w:bCs/>
          <w:lang w:val="en-IN"/>
        </w:rPr>
        <w:t>Gray Testing</w:t>
      </w:r>
      <w:r w:rsidRPr="0042112B">
        <w:rPr>
          <w:rFonts w:ascii="Aptos Narrow" w:hAnsi="Aptos Narrow"/>
          <w:lang w:val="en-IN"/>
        </w:rPr>
        <w:t>: The vendor performs gray testing, which involves gradually introducing the new rules in batches, allowing for monitoring and assessment of the model’s performance in a controlled environment.</w:t>
      </w:r>
    </w:p>
    <w:p w14:paraId="1706609B" w14:textId="65EE6BDB" w:rsidR="00EB043C" w:rsidRPr="0042112B" w:rsidRDefault="00EB043C" w:rsidP="0042112B">
      <w:pPr>
        <w:pStyle w:val="ListParagraph"/>
        <w:numPr>
          <w:ilvl w:val="0"/>
          <w:numId w:val="42"/>
        </w:numPr>
        <w:shd w:val="clear" w:color="auto" w:fill="DAEEF3" w:themeFill="accent5" w:themeFillTint="33"/>
        <w:tabs>
          <w:tab w:val="num" w:pos="720"/>
        </w:tabs>
        <w:jc w:val="both"/>
        <w:rPr>
          <w:rFonts w:ascii="Aptos Narrow" w:hAnsi="Aptos Narrow"/>
          <w:lang w:val="en-IN"/>
        </w:rPr>
      </w:pPr>
      <w:r w:rsidRPr="0042112B">
        <w:rPr>
          <w:rFonts w:ascii="Aptos Narrow" w:hAnsi="Aptos Narrow"/>
          <w:b/>
          <w:bCs/>
          <w:lang w:val="en-IN"/>
        </w:rPr>
        <w:t>Monitoring and Adjustments</w:t>
      </w:r>
      <w:r w:rsidRPr="0042112B">
        <w:rPr>
          <w:rFonts w:ascii="Aptos Narrow" w:hAnsi="Aptos Narrow"/>
          <w:lang w:val="en-IN"/>
        </w:rPr>
        <w:t xml:space="preserve">: The system is monitored to ensure that the rules function as </w:t>
      </w:r>
      <w:r w:rsidR="0042112B" w:rsidRPr="0042112B">
        <w:rPr>
          <w:rFonts w:ascii="Aptos Narrow" w:hAnsi="Aptos Narrow"/>
          <w:lang w:val="en-IN"/>
        </w:rPr>
        <w:t>intended,</w:t>
      </w:r>
      <w:r w:rsidRPr="0042112B">
        <w:rPr>
          <w:rFonts w:ascii="Aptos Narrow" w:hAnsi="Aptos Narrow"/>
          <w:lang w:val="en-IN"/>
        </w:rPr>
        <w:t xml:space="preserve"> and any necessary adjustments are made to optimize performance.</w:t>
      </w:r>
    </w:p>
    <w:p w14:paraId="6355A55E" w14:textId="77777777" w:rsidR="00AD1736" w:rsidRDefault="00AD1736" w:rsidP="00AD1736">
      <w:pPr>
        <w:shd w:val="clear" w:color="auto" w:fill="DAEEF3" w:themeFill="accent5" w:themeFillTint="33"/>
        <w:rPr>
          <w:rFonts w:ascii="Aptos Narrow" w:hAnsi="Aptos Narrow"/>
        </w:rPr>
      </w:pPr>
    </w:p>
    <w:bookmarkEnd w:id="890"/>
    <w:p w14:paraId="1A83831F" w14:textId="77777777" w:rsidR="00AD1736" w:rsidRDefault="00AD1736" w:rsidP="00AD1736"/>
    <w:p w14:paraId="21066DF4" w14:textId="77777777" w:rsidR="00AD1736" w:rsidRDefault="00AD1736" w:rsidP="00C65F28">
      <w:pPr>
        <w:pStyle w:val="Heading3"/>
      </w:pPr>
      <w:bookmarkStart w:id="891" w:name="_Toc191977206"/>
      <w:r>
        <w:rPr>
          <w:rFonts w:hint="eastAsia"/>
        </w:rPr>
        <w:t>User Acceptance Testing Approach and Results</w:t>
      </w:r>
      <w:bookmarkEnd w:id="891"/>
    </w:p>
    <w:p w14:paraId="06006C0E" w14:textId="424E06D0" w:rsidR="00AD1736" w:rsidRDefault="00AD1736" w:rsidP="00AD1736">
      <w:pPr>
        <w:rPr>
          <w:rStyle w:val="SubtleEmphasis"/>
        </w:rPr>
      </w:pPr>
      <w:r>
        <w:rPr>
          <w:rStyle w:val="SubtleEmphasis"/>
        </w:rPr>
        <w:t xml:space="preserve">Document the </w:t>
      </w:r>
      <w:r w:rsidR="00466447">
        <w:rPr>
          <w:rStyle w:val="SubtleEmphasis"/>
        </w:rPr>
        <w:t>U</w:t>
      </w:r>
      <w:r>
        <w:rPr>
          <w:rStyle w:val="SubtleEmphasis"/>
        </w:rPr>
        <w:t xml:space="preserve">ser </w:t>
      </w:r>
      <w:r w:rsidR="00466447">
        <w:rPr>
          <w:rStyle w:val="SubtleEmphasis"/>
        </w:rPr>
        <w:t>A</w:t>
      </w:r>
      <w:r>
        <w:rPr>
          <w:rStyle w:val="SubtleEmphasis"/>
        </w:rPr>
        <w:t xml:space="preserve">cceptance </w:t>
      </w:r>
      <w:r w:rsidR="00466447">
        <w:rPr>
          <w:rStyle w:val="SubtleEmphasis"/>
        </w:rPr>
        <w:t>T</w:t>
      </w:r>
      <w:r>
        <w:rPr>
          <w:rStyle w:val="SubtleEmphasis"/>
        </w:rPr>
        <w:t>esting approach, results, and sign-offs.</w:t>
      </w:r>
    </w:p>
    <w:p w14:paraId="1460F45B" w14:textId="77777777" w:rsidR="00AD1736" w:rsidRDefault="00AD1736" w:rsidP="00AD1736">
      <w:pPr>
        <w:rPr>
          <w:rStyle w:val="SubtleEmphasis"/>
        </w:rPr>
      </w:pPr>
      <w:bookmarkStart w:id="892" w:name="OLE_LINK28"/>
    </w:p>
    <w:p w14:paraId="2A2EC940" w14:textId="3D64282B" w:rsidR="00AD1736" w:rsidRDefault="00AD1736" w:rsidP="00AD1736">
      <w:pPr>
        <w:shd w:val="clear" w:color="auto" w:fill="DAEEF3" w:themeFill="accent5" w:themeFillTint="33"/>
        <w:rPr>
          <w:rFonts w:ascii="Aptos Narrow" w:hAnsi="Aptos Narrow"/>
        </w:rPr>
      </w:pPr>
      <w:r>
        <w:rPr>
          <w:rFonts w:ascii="Aptos Narrow" w:hAnsi="Aptos Narrow"/>
        </w:rPr>
        <w:t xml:space="preserve">Model Owner: </w:t>
      </w:r>
    </w:p>
    <w:p w14:paraId="59E95D87" w14:textId="77777777" w:rsidR="00EB043C" w:rsidRPr="00EB043C" w:rsidRDefault="00EB043C" w:rsidP="0042112B">
      <w:pPr>
        <w:shd w:val="clear" w:color="auto" w:fill="DAEEF3" w:themeFill="accent5" w:themeFillTint="33"/>
        <w:jc w:val="both"/>
        <w:rPr>
          <w:rFonts w:ascii="Aptos Narrow" w:hAnsi="Aptos Narrow"/>
        </w:rPr>
      </w:pPr>
      <w:r w:rsidRPr="00EB043C">
        <w:rPr>
          <w:rFonts w:ascii="Aptos Narrow" w:hAnsi="Aptos Narrow"/>
        </w:rPr>
        <w:t>The User Acceptance Testing (UAT) for the Alipay fraud detection model follows a structured approach to ensure its proper implementation and functionality within the Bank’s systems. Initially, acceptance criteria are defined based on the model’s objectives and business requirements. Test cases are created using historical data or user samples and executed in a controlled environment to check the system’s ability to detect fraud.</w:t>
      </w:r>
    </w:p>
    <w:p w14:paraId="68B5F57B" w14:textId="77777777" w:rsidR="00EB043C" w:rsidRPr="00EB043C" w:rsidRDefault="00EB043C" w:rsidP="0042112B">
      <w:pPr>
        <w:shd w:val="clear" w:color="auto" w:fill="DAEEF3" w:themeFill="accent5" w:themeFillTint="33"/>
        <w:jc w:val="both"/>
        <w:rPr>
          <w:rFonts w:ascii="Aptos Narrow" w:hAnsi="Aptos Narrow"/>
        </w:rPr>
      </w:pPr>
    </w:p>
    <w:p w14:paraId="2797700A" w14:textId="77777777" w:rsidR="00EB043C" w:rsidRPr="00EB043C" w:rsidRDefault="00EB043C" w:rsidP="0042112B">
      <w:pPr>
        <w:shd w:val="clear" w:color="auto" w:fill="DAEEF3" w:themeFill="accent5" w:themeFillTint="33"/>
        <w:jc w:val="both"/>
        <w:rPr>
          <w:rFonts w:ascii="Aptos Narrow" w:hAnsi="Aptos Narrow"/>
        </w:rPr>
      </w:pPr>
      <w:r w:rsidRPr="00EB043C">
        <w:rPr>
          <w:rFonts w:ascii="Aptos Narrow" w:hAnsi="Aptos Narrow"/>
        </w:rPr>
        <w:t>A Proof of Concept (POC) phase validates the system’s functionality, gathering feedback from users on usability. Any issues identified are tracked and resolved. A formal sign-off is required before the system moves to production.</w:t>
      </w:r>
    </w:p>
    <w:p w14:paraId="77B1E8E0" w14:textId="77777777" w:rsidR="00EB043C" w:rsidRPr="00EB043C" w:rsidRDefault="00EB043C" w:rsidP="0042112B">
      <w:pPr>
        <w:shd w:val="clear" w:color="auto" w:fill="DAEEF3" w:themeFill="accent5" w:themeFillTint="33"/>
        <w:jc w:val="both"/>
        <w:rPr>
          <w:rFonts w:ascii="Aptos Narrow" w:hAnsi="Aptos Narrow"/>
        </w:rPr>
      </w:pPr>
    </w:p>
    <w:p w14:paraId="61CB9F53" w14:textId="27C3BA82" w:rsidR="00AD1736" w:rsidRDefault="00400333" w:rsidP="0042112B">
      <w:pPr>
        <w:shd w:val="clear" w:color="auto" w:fill="DAEEF3" w:themeFill="accent5" w:themeFillTint="33"/>
        <w:jc w:val="both"/>
        <w:rPr>
          <w:rFonts w:ascii="Aptos Narrow" w:hAnsi="Aptos Narrow"/>
        </w:rPr>
      </w:pPr>
      <w:r w:rsidRPr="00400333">
        <w:rPr>
          <w:rFonts w:ascii="Aptos Narrow" w:hAnsi="Aptos Narrow"/>
        </w:rPr>
        <w:t>Following the UAT phase, a post-UAT review is conducted to capture lessons learned and to improve future testing processes. This review ensures that the testing approach continues to evolve and refine for future model implementations.</w:t>
      </w:r>
    </w:p>
    <w:p w14:paraId="7673AE03" w14:textId="77777777" w:rsidR="00400333" w:rsidRDefault="00400333" w:rsidP="00EB043C">
      <w:pPr>
        <w:shd w:val="clear" w:color="auto" w:fill="DAEEF3" w:themeFill="accent5" w:themeFillTint="33"/>
        <w:rPr>
          <w:rFonts w:ascii="Aptos Narrow" w:hAnsi="Aptos Narrow"/>
        </w:rPr>
      </w:pPr>
    </w:p>
    <w:p w14:paraId="2975E710" w14:textId="77777777" w:rsidR="00400333" w:rsidRDefault="00400333" w:rsidP="00EB043C">
      <w:pPr>
        <w:shd w:val="clear" w:color="auto" w:fill="DAEEF3" w:themeFill="accent5" w:themeFillTint="33"/>
        <w:rPr>
          <w:rFonts w:ascii="Aptos Narrow" w:hAnsi="Aptos Narrow"/>
        </w:rPr>
      </w:pPr>
    </w:p>
    <w:p w14:paraId="5BAC2FC2" w14:textId="77777777" w:rsidR="00AD1736" w:rsidRDefault="00AD1736" w:rsidP="00AD1736"/>
    <w:bookmarkEnd w:id="892"/>
    <w:p w14:paraId="27F473D3" w14:textId="77777777" w:rsidR="00AD1736" w:rsidRDefault="00AD1736" w:rsidP="00AD1736"/>
    <w:p w14:paraId="279FD890" w14:textId="77777777" w:rsidR="00B170C4" w:rsidRDefault="00B170C4" w:rsidP="00AD1736"/>
    <w:p w14:paraId="5646815A" w14:textId="77777777" w:rsidR="00B170C4" w:rsidRDefault="00B170C4" w:rsidP="00AD1736"/>
    <w:p w14:paraId="5732BEFA" w14:textId="77777777" w:rsidR="00AD1736" w:rsidRPr="00AD1736" w:rsidRDefault="00AD1736" w:rsidP="0056016F">
      <w:pPr>
        <w:pStyle w:val="Heading2"/>
        <w:pBdr>
          <w:bottom w:val="single" w:sz="6" w:space="1" w:color="auto"/>
        </w:pBdr>
        <w:shd w:val="clear" w:color="auto" w:fill="C6D9F1" w:themeFill="text2" w:themeFillTint="33"/>
        <w:spacing w:before="0"/>
        <w:ind w:left="720" w:hanging="720"/>
        <w:rPr>
          <w:rFonts w:cs="Arial"/>
          <w:szCs w:val="24"/>
        </w:rPr>
      </w:pPr>
      <w:bookmarkStart w:id="893" w:name="_Toc191977207"/>
      <w:r w:rsidRPr="00AD1736">
        <w:rPr>
          <w:rFonts w:cs="Arial" w:hint="eastAsia"/>
          <w:szCs w:val="24"/>
        </w:rPr>
        <w:t>Model Production Specifications</w:t>
      </w:r>
      <w:bookmarkEnd w:id="893"/>
    </w:p>
    <w:p w14:paraId="057CB65B" w14:textId="77777777" w:rsidR="00D2529A" w:rsidRDefault="00AD1736" w:rsidP="00AD1736">
      <w:pPr>
        <w:rPr>
          <w:rStyle w:val="SubtleEmphasis"/>
          <w:b/>
          <w:u w:val="single"/>
        </w:rPr>
      </w:pPr>
      <w:r>
        <w:rPr>
          <w:rStyle w:val="SubtleEmphasis"/>
        </w:rPr>
        <w:t xml:space="preserve">The following technical specifications should cover the end-to-end operation of the model, from data inputs and assumptions to final model reports. </w:t>
      </w:r>
      <w:r>
        <w:rPr>
          <w:rStyle w:val="SubtleEmphasis"/>
          <w:b/>
          <w:u w:val="single"/>
        </w:rPr>
        <w:t>To avoid duplication of information, some of the following sections may refer to earlier document sections instead of repeating the information.</w:t>
      </w:r>
    </w:p>
    <w:p w14:paraId="03CFCC75" w14:textId="77777777" w:rsidR="00D2529A" w:rsidRDefault="00D2529A" w:rsidP="00AD1736">
      <w:pPr>
        <w:rPr>
          <w:rStyle w:val="SubtleEmphasis"/>
          <w:b/>
          <w:u w:val="single"/>
        </w:rPr>
      </w:pPr>
    </w:p>
    <w:p w14:paraId="38E72401" w14:textId="77777777" w:rsidR="009052BD" w:rsidRDefault="009052BD" w:rsidP="00C65F28">
      <w:pPr>
        <w:pStyle w:val="Heading3"/>
      </w:pPr>
      <w:bookmarkStart w:id="894" w:name="_Toc191977208"/>
      <w:r>
        <w:rPr>
          <w:rFonts w:hint="eastAsia"/>
        </w:rPr>
        <w:t>Model Platform</w:t>
      </w:r>
      <w:bookmarkEnd w:id="894"/>
    </w:p>
    <w:p w14:paraId="2349107C" w14:textId="08B25E4E" w:rsidR="009052BD" w:rsidRDefault="009052BD" w:rsidP="009052BD">
      <w:pPr>
        <w:rPr>
          <w:rStyle w:val="SubtleEmphasis"/>
        </w:rPr>
      </w:pPr>
      <w:r>
        <w:rPr>
          <w:rStyle w:val="SubtleEmphasis"/>
        </w:rPr>
        <w:t xml:space="preserve">Describe the technologies used for running the model, for example, </w:t>
      </w:r>
      <w:r>
        <w:rPr>
          <w:rStyle w:val="SubtleEmphasis"/>
          <w:rFonts w:hint="eastAsia"/>
        </w:rPr>
        <w:t>Python</w:t>
      </w:r>
      <w:r>
        <w:rPr>
          <w:rStyle w:val="SubtleEmphasis"/>
        </w:rPr>
        <w:t>,</w:t>
      </w:r>
      <w:r>
        <w:rPr>
          <w:rStyle w:val="SubtleEmphasis"/>
          <w:rFonts w:hint="eastAsia"/>
        </w:rPr>
        <w:t xml:space="preserve"> R,</w:t>
      </w:r>
      <w:r>
        <w:rPr>
          <w:rStyle w:val="SubtleEmphasis"/>
        </w:rPr>
        <w:t xml:space="preserve"> Excel, etc.</w:t>
      </w:r>
    </w:p>
    <w:p w14:paraId="3898E21A" w14:textId="77777777" w:rsidR="009052BD" w:rsidRDefault="009052BD" w:rsidP="009052BD">
      <w:pPr>
        <w:rPr>
          <w:rStyle w:val="SubtleEmphasis"/>
        </w:rPr>
      </w:pPr>
      <w:bookmarkStart w:id="895" w:name="OLE_LINK30"/>
    </w:p>
    <w:p w14:paraId="57D2698E" w14:textId="6B4D346F" w:rsidR="009052BD" w:rsidRDefault="009052BD" w:rsidP="009052BD">
      <w:pPr>
        <w:shd w:val="clear" w:color="auto" w:fill="DAEEF3" w:themeFill="accent5" w:themeFillTint="33"/>
        <w:rPr>
          <w:rFonts w:ascii="Aptos Narrow" w:hAnsi="Aptos Narrow"/>
        </w:rPr>
      </w:pPr>
      <w:r>
        <w:rPr>
          <w:rFonts w:ascii="Aptos Narrow" w:hAnsi="Aptos Narrow"/>
        </w:rPr>
        <w:t xml:space="preserve">Model Owner: </w:t>
      </w:r>
    </w:p>
    <w:p w14:paraId="2B87053C" w14:textId="45139255" w:rsidR="009052BD" w:rsidRDefault="00400333" w:rsidP="0042112B">
      <w:pPr>
        <w:shd w:val="clear" w:color="auto" w:fill="DAEEF3" w:themeFill="accent5" w:themeFillTint="33"/>
        <w:jc w:val="both"/>
        <w:rPr>
          <w:rFonts w:ascii="Aptos Narrow" w:hAnsi="Aptos Narrow"/>
        </w:rPr>
      </w:pPr>
      <w:r w:rsidRPr="00400333">
        <w:rPr>
          <w:rFonts w:ascii="Aptos Narrow" w:hAnsi="Aptos Narrow"/>
        </w:rPr>
        <w:t>The Alipay fraud detection model operates on the vendor's in-house technology and platform, which is specifically designed for real-time fraud detection. Due to proprietary concerns, the vendor is unable to disclose detailed information regarding the specific technologies or platforms used.</w:t>
      </w:r>
    </w:p>
    <w:p w14:paraId="11B437B5" w14:textId="77777777" w:rsidR="00400333" w:rsidRDefault="00400333" w:rsidP="009052BD">
      <w:pPr>
        <w:shd w:val="clear" w:color="auto" w:fill="DAEEF3" w:themeFill="accent5" w:themeFillTint="33"/>
        <w:rPr>
          <w:rFonts w:ascii="Aptos Narrow" w:hAnsi="Aptos Narrow"/>
        </w:rPr>
      </w:pPr>
    </w:p>
    <w:bookmarkEnd w:id="895"/>
    <w:p w14:paraId="75E09BE5" w14:textId="77777777" w:rsidR="009052BD" w:rsidRDefault="009052BD" w:rsidP="009052BD"/>
    <w:p w14:paraId="10462C09" w14:textId="098AA237" w:rsidR="009052BD" w:rsidRDefault="009052BD" w:rsidP="00C65F28">
      <w:pPr>
        <w:pStyle w:val="Heading3"/>
      </w:pPr>
      <w:bookmarkStart w:id="896" w:name="_Toc191977209"/>
      <w:r>
        <w:rPr>
          <w:rFonts w:hint="eastAsia"/>
        </w:rPr>
        <w:t xml:space="preserve">Data </w:t>
      </w:r>
      <w:r w:rsidR="003B1F59">
        <w:rPr>
          <w:rFonts w:hint="eastAsia"/>
        </w:rPr>
        <w:t xml:space="preserve">and Process </w:t>
      </w:r>
      <w:r>
        <w:rPr>
          <w:rFonts w:hint="eastAsia"/>
        </w:rPr>
        <w:t>Flow D</w:t>
      </w:r>
      <w:r>
        <w:t>i</w:t>
      </w:r>
      <w:r>
        <w:rPr>
          <w:rFonts w:hint="eastAsia"/>
        </w:rPr>
        <w:t>agram</w:t>
      </w:r>
      <w:bookmarkEnd w:id="896"/>
    </w:p>
    <w:p w14:paraId="12587B73" w14:textId="2BFFED75" w:rsidR="009052BD" w:rsidRDefault="009052BD" w:rsidP="009052BD">
      <w:pPr>
        <w:rPr>
          <w:rStyle w:val="SubtleEmphasis"/>
        </w:rPr>
      </w:pPr>
      <w:r>
        <w:rPr>
          <w:rStyle w:val="SubtleEmphasis"/>
        </w:rPr>
        <w:t xml:space="preserve">Provide a flow diagram showing data sources, inputs, </w:t>
      </w:r>
      <w:r w:rsidR="0020185A">
        <w:rPr>
          <w:rStyle w:val="SubtleEmphasis"/>
        </w:rPr>
        <w:t>quality ass</w:t>
      </w:r>
      <w:r w:rsidR="0062612D">
        <w:rPr>
          <w:rStyle w:val="SubtleEmphasis"/>
        </w:rPr>
        <w:t xml:space="preserve">urance control points, </w:t>
      </w:r>
      <w:r>
        <w:rPr>
          <w:rStyle w:val="SubtleEmphasis"/>
        </w:rPr>
        <w:t>intermediate results, outputs, and reports.</w:t>
      </w:r>
      <w:r w:rsidR="0062612D">
        <w:rPr>
          <w:rStyle w:val="SubtleEmphasis"/>
        </w:rPr>
        <w:t xml:space="preserve"> </w:t>
      </w:r>
    </w:p>
    <w:p w14:paraId="5FC035A5" w14:textId="77777777" w:rsidR="009052BD" w:rsidRDefault="009052BD" w:rsidP="009052BD">
      <w:pPr>
        <w:rPr>
          <w:rStyle w:val="SubtleEmphasis"/>
        </w:rPr>
      </w:pPr>
      <w:bookmarkStart w:id="897" w:name="OLE_LINK32"/>
    </w:p>
    <w:p w14:paraId="6BD6EF14" w14:textId="0BE172F9" w:rsidR="009052BD" w:rsidRDefault="009052BD" w:rsidP="009052BD">
      <w:pPr>
        <w:shd w:val="clear" w:color="auto" w:fill="DAEEF3" w:themeFill="accent5" w:themeFillTint="33"/>
        <w:rPr>
          <w:rFonts w:ascii="Aptos Narrow" w:hAnsi="Aptos Narrow"/>
        </w:rPr>
      </w:pPr>
      <w:r>
        <w:rPr>
          <w:rFonts w:ascii="Aptos Narrow" w:hAnsi="Aptos Narrow"/>
        </w:rPr>
        <w:t xml:space="preserve">Model Owner: </w:t>
      </w:r>
    </w:p>
    <w:p w14:paraId="308634A8" w14:textId="0B7DF4C7" w:rsidR="000B2235" w:rsidRDefault="000B2235" w:rsidP="0042112B">
      <w:pPr>
        <w:shd w:val="clear" w:color="auto" w:fill="DAEEF3" w:themeFill="accent5" w:themeFillTint="33"/>
        <w:jc w:val="both"/>
        <w:rPr>
          <w:rFonts w:ascii="Aptos Narrow" w:hAnsi="Aptos Narrow"/>
        </w:rPr>
      </w:pPr>
      <w:r w:rsidRPr="00B31EAA">
        <w:rPr>
          <w:rFonts w:ascii="Aptos Narrow" w:hAnsi="Aptos Narrow"/>
        </w:rPr>
        <w:t>The vendor</w:t>
      </w:r>
      <w:r>
        <w:rPr>
          <w:rFonts w:ascii="Aptos Narrow" w:hAnsi="Aptos Narrow"/>
        </w:rPr>
        <w:t xml:space="preserve"> (Alipay)</w:t>
      </w:r>
      <w:r w:rsidRPr="00B31EAA">
        <w:rPr>
          <w:rFonts w:ascii="Aptos Narrow" w:hAnsi="Aptos Narrow"/>
        </w:rPr>
        <w:t xml:space="preserve"> has not explicitly provided a process flow diagram. However, based on the information available about Alipay's </w:t>
      </w:r>
      <w:r w:rsidR="00400333">
        <w:rPr>
          <w:rFonts w:ascii="Aptos Narrow" w:hAnsi="Aptos Narrow"/>
        </w:rPr>
        <w:t>rule-based fraud detection</w:t>
      </w:r>
      <w:r w:rsidRPr="00B31EAA">
        <w:rPr>
          <w:rFonts w:ascii="Aptos Narrow" w:hAnsi="Aptos Narrow"/>
        </w:rPr>
        <w:t xml:space="preserve"> system, a basic outline of the logical process flow is presented below</w:t>
      </w:r>
      <w:r w:rsidR="0042112B">
        <w:rPr>
          <w:rFonts w:ascii="Aptos Narrow" w:hAnsi="Aptos Narrow"/>
        </w:rPr>
        <w:t>:</w:t>
      </w:r>
    </w:p>
    <w:p w14:paraId="161B44E5" w14:textId="399B4D1A" w:rsidR="000B2235" w:rsidRPr="009552C2" w:rsidRDefault="000B2235" w:rsidP="0042112B">
      <w:pPr>
        <w:shd w:val="clear" w:color="auto" w:fill="DAEEF3" w:themeFill="accent5" w:themeFillTint="33"/>
        <w:jc w:val="both"/>
        <w:rPr>
          <w:rFonts w:ascii="Aptos Narrow" w:hAnsi="Aptos Narrow"/>
        </w:rPr>
      </w:pPr>
      <w:r w:rsidRPr="00B31EAA">
        <w:rPr>
          <w:rFonts w:ascii="Aptos Narrow" w:hAnsi="Aptos Narrow"/>
          <w:b/>
          <w:bCs/>
        </w:rPr>
        <w:t>Transaction Data Input:</w:t>
      </w:r>
      <w:r>
        <w:rPr>
          <w:rFonts w:ascii="Aptos Narrow" w:hAnsi="Aptos Narrow"/>
          <w:b/>
          <w:bCs/>
        </w:rPr>
        <w:t xml:space="preserve"> </w:t>
      </w:r>
      <w:r w:rsidRPr="00C65352">
        <w:rPr>
          <w:rFonts w:ascii="Aptos Narrow" w:hAnsi="Aptos Narrow"/>
        </w:rPr>
        <w:t>The data for each remittance transaction (including transaction details, customer profiles, and other relevant factors) is input into the fraud detection system via the Digital Banking platform (mobile apps or online banking).</w:t>
      </w:r>
    </w:p>
    <w:p w14:paraId="6F5C9DF1" w14:textId="757F8EEF" w:rsidR="000B2235" w:rsidRPr="009552C2" w:rsidRDefault="000B2235" w:rsidP="0042112B">
      <w:pPr>
        <w:shd w:val="clear" w:color="auto" w:fill="DAEEF3" w:themeFill="accent5" w:themeFillTint="33"/>
        <w:jc w:val="both"/>
        <w:rPr>
          <w:rFonts w:ascii="Aptos Narrow" w:hAnsi="Aptos Narrow"/>
          <w:b/>
          <w:bCs/>
        </w:rPr>
      </w:pPr>
      <w:r w:rsidRPr="00B31EAA">
        <w:rPr>
          <w:rFonts w:ascii="Aptos Narrow" w:hAnsi="Aptos Narrow"/>
          <w:b/>
          <w:bCs/>
        </w:rPr>
        <w:t>Data Processing:</w:t>
      </w:r>
      <w:r>
        <w:rPr>
          <w:rFonts w:ascii="Aptos Narrow" w:hAnsi="Aptos Narrow"/>
          <w:b/>
          <w:bCs/>
        </w:rPr>
        <w:t xml:space="preserve"> </w:t>
      </w:r>
      <w:r w:rsidR="009552C2" w:rsidRPr="009552C2">
        <w:rPr>
          <w:rFonts w:ascii="Aptos Narrow" w:hAnsi="Aptos Narrow"/>
        </w:rPr>
        <w:t>T</w:t>
      </w:r>
      <w:r w:rsidR="009552C2">
        <w:rPr>
          <w:rFonts w:ascii="Aptos Narrow" w:hAnsi="Aptos Narrow"/>
        </w:rPr>
        <w:t>r</w:t>
      </w:r>
      <w:r w:rsidR="009552C2" w:rsidRPr="009552C2">
        <w:rPr>
          <w:rFonts w:ascii="Aptos Narrow" w:hAnsi="Aptos Narrow"/>
        </w:rPr>
        <w:t>ansactions are evaluated against the predefined fraud detection rules.</w:t>
      </w:r>
    </w:p>
    <w:p w14:paraId="06476C40" w14:textId="4E42D8AF" w:rsidR="000B2235" w:rsidRPr="009552C2" w:rsidRDefault="009552C2" w:rsidP="0042112B">
      <w:pPr>
        <w:shd w:val="clear" w:color="auto" w:fill="DAEEF3" w:themeFill="accent5" w:themeFillTint="33"/>
        <w:jc w:val="both"/>
        <w:rPr>
          <w:rFonts w:ascii="Aptos Narrow" w:hAnsi="Aptos Narrow"/>
        </w:rPr>
      </w:pPr>
      <w:r>
        <w:rPr>
          <w:rFonts w:ascii="Aptos Narrow" w:hAnsi="Aptos Narrow"/>
          <w:b/>
          <w:bCs/>
        </w:rPr>
        <w:t>Analysis</w:t>
      </w:r>
      <w:r w:rsidR="000B2235" w:rsidRPr="00B31EAA">
        <w:rPr>
          <w:rFonts w:ascii="Aptos Narrow" w:hAnsi="Aptos Narrow"/>
          <w:b/>
          <w:bCs/>
        </w:rPr>
        <w:t>:</w:t>
      </w:r>
      <w:r w:rsidRPr="009552C2">
        <w:t xml:space="preserve"> </w:t>
      </w:r>
      <w:r w:rsidRPr="009552C2">
        <w:rPr>
          <w:rFonts w:ascii="Aptos Narrow" w:hAnsi="Aptos Narrow"/>
        </w:rPr>
        <w:t>Transactions are flagged based on whether they meet the risk criteria defined by the model’s rules.</w:t>
      </w:r>
    </w:p>
    <w:p w14:paraId="7CD6ED35" w14:textId="11142E59" w:rsidR="000B2235" w:rsidRDefault="000B2235" w:rsidP="0042112B">
      <w:pPr>
        <w:shd w:val="clear" w:color="auto" w:fill="DAEEF3" w:themeFill="accent5" w:themeFillTint="33"/>
        <w:jc w:val="both"/>
        <w:rPr>
          <w:rFonts w:ascii="Aptos Narrow" w:hAnsi="Aptos Narrow"/>
        </w:rPr>
      </w:pPr>
      <w:r w:rsidRPr="00B31EAA">
        <w:rPr>
          <w:rFonts w:ascii="Aptos Narrow" w:hAnsi="Aptos Narrow"/>
          <w:b/>
          <w:bCs/>
        </w:rPr>
        <w:t>Manual Review:</w:t>
      </w:r>
      <w:r>
        <w:rPr>
          <w:rFonts w:ascii="Aptos Narrow" w:hAnsi="Aptos Narrow"/>
          <w:b/>
          <w:bCs/>
        </w:rPr>
        <w:t xml:space="preserve"> </w:t>
      </w:r>
      <w:r w:rsidRPr="00C65352">
        <w:rPr>
          <w:rFonts w:ascii="Aptos Narrow" w:hAnsi="Aptos Narrow"/>
        </w:rPr>
        <w:t>Transactions flagged for high risk are sent for manual review by Alipay’s operational fraud detection team.</w:t>
      </w:r>
    </w:p>
    <w:p w14:paraId="5C56FADF" w14:textId="77777777" w:rsidR="000B2235" w:rsidRPr="00B31EAA" w:rsidRDefault="000B2235" w:rsidP="0042112B">
      <w:pPr>
        <w:shd w:val="clear" w:color="auto" w:fill="DAEEF3" w:themeFill="accent5" w:themeFillTint="33"/>
        <w:jc w:val="both"/>
        <w:rPr>
          <w:rFonts w:ascii="Aptos Narrow" w:hAnsi="Aptos Narrow"/>
          <w:b/>
          <w:bCs/>
        </w:rPr>
      </w:pPr>
      <w:r w:rsidRPr="00B31EAA">
        <w:rPr>
          <w:rFonts w:ascii="Aptos Narrow" w:hAnsi="Aptos Narrow"/>
          <w:b/>
          <w:bCs/>
        </w:rPr>
        <w:t>Decision Output:</w:t>
      </w:r>
      <w:r>
        <w:rPr>
          <w:rFonts w:ascii="Aptos Narrow" w:hAnsi="Aptos Narrow"/>
          <w:b/>
          <w:bCs/>
        </w:rPr>
        <w:t xml:space="preserve"> </w:t>
      </w:r>
      <w:r w:rsidRPr="00C65352">
        <w:rPr>
          <w:rFonts w:ascii="Aptos Narrow" w:hAnsi="Aptos Narrow"/>
        </w:rPr>
        <w:t>After review, the decision is made whether to approve or reject the transaction based on the fraud risk score and manual review insights.</w:t>
      </w:r>
    </w:p>
    <w:p w14:paraId="785C759A" w14:textId="77777777" w:rsidR="009052BD" w:rsidRDefault="009052BD" w:rsidP="009052BD">
      <w:pPr>
        <w:shd w:val="clear" w:color="auto" w:fill="DAEEF3" w:themeFill="accent5" w:themeFillTint="33"/>
        <w:rPr>
          <w:rFonts w:ascii="Aptos Narrow" w:hAnsi="Aptos Narrow"/>
        </w:rPr>
      </w:pPr>
    </w:p>
    <w:p w14:paraId="0E187A8D" w14:textId="77777777" w:rsidR="009052BD" w:rsidRDefault="009052BD" w:rsidP="009052BD">
      <w:pPr>
        <w:shd w:val="clear" w:color="auto" w:fill="DAEEF3" w:themeFill="accent5" w:themeFillTint="33"/>
        <w:rPr>
          <w:rFonts w:ascii="Aptos Narrow" w:hAnsi="Aptos Narrow"/>
        </w:rPr>
      </w:pPr>
    </w:p>
    <w:p w14:paraId="5DFCBF2F" w14:textId="77777777" w:rsidR="009052BD" w:rsidRDefault="009052BD" w:rsidP="009052BD"/>
    <w:p w14:paraId="33E9F6D9" w14:textId="77777777" w:rsidR="009052BD" w:rsidRDefault="009052BD" w:rsidP="00C65F28">
      <w:pPr>
        <w:pStyle w:val="Heading3"/>
      </w:pPr>
      <w:bookmarkStart w:id="898" w:name="_Toc191977210"/>
      <w:bookmarkEnd w:id="897"/>
      <w:r>
        <w:rPr>
          <w:rFonts w:hint="eastAsia"/>
        </w:rPr>
        <w:t>Input Data Specifications</w:t>
      </w:r>
      <w:bookmarkEnd w:id="898"/>
    </w:p>
    <w:p w14:paraId="03DD4935" w14:textId="77777777" w:rsidR="009052BD" w:rsidRDefault="009052BD" w:rsidP="009052BD">
      <w:pPr>
        <w:rPr>
          <w:rStyle w:val="SubtleEmphasis"/>
        </w:rPr>
      </w:pPr>
      <w:r>
        <w:rPr>
          <w:rStyle w:val="SubtleEmphasis"/>
        </w:rPr>
        <w:t>Provide a list of all inputs, including measurement units, a description of valid values or ranges (a full data dictionary should be attached in an appendix). Describe any data processing rules, such as filtering missing or invalid values infilling / overrides, substituting ceiling or floor values, data transformations, etc.</w:t>
      </w:r>
    </w:p>
    <w:p w14:paraId="58020259" w14:textId="77777777" w:rsidR="009052BD" w:rsidRDefault="009052BD" w:rsidP="009052BD">
      <w:pPr>
        <w:rPr>
          <w:rStyle w:val="SubtleEmphasis"/>
        </w:rPr>
      </w:pPr>
      <w:bookmarkStart w:id="899" w:name="OLE_LINK34"/>
    </w:p>
    <w:p w14:paraId="6AE6BE98" w14:textId="3E2DA226" w:rsidR="009052BD" w:rsidRDefault="009052BD" w:rsidP="009052BD">
      <w:pPr>
        <w:shd w:val="clear" w:color="auto" w:fill="DAEEF3" w:themeFill="accent5" w:themeFillTint="33"/>
        <w:rPr>
          <w:rFonts w:ascii="Aptos Narrow" w:hAnsi="Aptos Narrow"/>
        </w:rPr>
      </w:pPr>
      <w:r>
        <w:rPr>
          <w:rFonts w:ascii="Aptos Narrow" w:hAnsi="Aptos Narrow"/>
        </w:rPr>
        <w:t xml:space="preserve">Model Owner: </w:t>
      </w:r>
    </w:p>
    <w:p w14:paraId="37C8C9E8" w14:textId="77777777" w:rsidR="009552C2" w:rsidRPr="009552C2" w:rsidRDefault="009552C2" w:rsidP="009552C2">
      <w:pPr>
        <w:shd w:val="clear" w:color="auto" w:fill="DAEEF3" w:themeFill="accent5" w:themeFillTint="33"/>
        <w:rPr>
          <w:rFonts w:ascii="Aptos Narrow" w:hAnsi="Aptos Narrow"/>
          <w:lang w:val="en-IN"/>
        </w:rPr>
      </w:pPr>
      <w:r w:rsidRPr="009552C2">
        <w:rPr>
          <w:rFonts w:ascii="Aptos Narrow" w:hAnsi="Aptos Narrow"/>
          <w:lang w:val="en-IN"/>
        </w:rPr>
        <w:t>Below is a sample of the transaction payload shared by EWB to Alipay for processing. The input data is structured as follows:</w:t>
      </w:r>
    </w:p>
    <w:p w14:paraId="2CF6921D" w14:textId="77777777" w:rsidR="009552C2" w:rsidRPr="009552C2" w:rsidRDefault="009552C2" w:rsidP="009552C2">
      <w:pPr>
        <w:shd w:val="clear" w:color="auto" w:fill="DAEEF3" w:themeFill="accent5" w:themeFillTint="33"/>
        <w:rPr>
          <w:rFonts w:ascii="Aptos Narrow" w:hAnsi="Aptos Narrow"/>
          <w:b/>
          <w:bCs/>
          <w:lang w:val="en-IN"/>
        </w:rPr>
      </w:pPr>
      <w:r w:rsidRPr="009552C2">
        <w:rPr>
          <w:rFonts w:ascii="Aptos Narrow" w:hAnsi="Aptos Narrow"/>
          <w:b/>
          <w:bCs/>
          <w:lang w:val="en-IN"/>
        </w:rPr>
        <w:t>1. Sender Details:</w:t>
      </w:r>
    </w:p>
    <w:p w14:paraId="0A502B4B" w14:textId="77777777" w:rsidR="009552C2" w:rsidRPr="009552C2" w:rsidRDefault="009552C2" w:rsidP="00F817CF">
      <w:pPr>
        <w:numPr>
          <w:ilvl w:val="0"/>
          <w:numId w:val="31"/>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AccountType</w:t>
      </w:r>
      <w:proofErr w:type="spellEnd"/>
      <w:r w:rsidRPr="009552C2">
        <w:rPr>
          <w:rFonts w:ascii="Aptos Narrow" w:hAnsi="Aptos Narrow"/>
          <w:lang w:val="en-IN"/>
        </w:rPr>
        <w:t>: Type of the sender's account (e.g., checking, savings).</w:t>
      </w:r>
    </w:p>
    <w:p w14:paraId="40999E09" w14:textId="77777777" w:rsidR="009552C2" w:rsidRPr="009552C2" w:rsidRDefault="009552C2" w:rsidP="00F817CF">
      <w:pPr>
        <w:numPr>
          <w:ilvl w:val="0"/>
          <w:numId w:val="31"/>
        </w:numPr>
        <w:shd w:val="clear" w:color="auto" w:fill="DAEEF3" w:themeFill="accent5" w:themeFillTint="33"/>
        <w:rPr>
          <w:rFonts w:ascii="Aptos Narrow" w:hAnsi="Aptos Narrow"/>
          <w:lang w:val="en-IN"/>
        </w:rPr>
      </w:pPr>
      <w:proofErr w:type="spellStart"/>
      <w:r w:rsidRPr="009552C2">
        <w:rPr>
          <w:rFonts w:ascii="Aptos Narrow" w:hAnsi="Aptos Narrow"/>
          <w:b/>
          <w:bCs/>
          <w:lang w:val="en-IN"/>
        </w:rPr>
        <w:lastRenderedPageBreak/>
        <w:t>ReferenceId</w:t>
      </w:r>
      <w:proofErr w:type="spellEnd"/>
      <w:r w:rsidRPr="009552C2">
        <w:rPr>
          <w:rFonts w:ascii="Aptos Narrow" w:hAnsi="Aptos Narrow"/>
          <w:lang w:val="en-IN"/>
        </w:rPr>
        <w:t>: Unique transaction reference ID.</w:t>
      </w:r>
    </w:p>
    <w:p w14:paraId="6050852D" w14:textId="77777777" w:rsidR="009552C2" w:rsidRPr="009552C2" w:rsidRDefault="009552C2" w:rsidP="00F817CF">
      <w:pPr>
        <w:numPr>
          <w:ilvl w:val="0"/>
          <w:numId w:val="31"/>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CustomerNumber</w:t>
      </w:r>
      <w:proofErr w:type="spellEnd"/>
      <w:r w:rsidRPr="009552C2">
        <w:rPr>
          <w:rFonts w:ascii="Aptos Narrow" w:hAnsi="Aptos Narrow"/>
          <w:lang w:val="en-IN"/>
        </w:rPr>
        <w:t>: Identification number of the sender.</w:t>
      </w:r>
    </w:p>
    <w:p w14:paraId="0C11FB3F" w14:textId="77777777" w:rsidR="009552C2" w:rsidRPr="009552C2" w:rsidRDefault="009552C2" w:rsidP="00F817CF">
      <w:pPr>
        <w:numPr>
          <w:ilvl w:val="0"/>
          <w:numId w:val="31"/>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AccountNumber</w:t>
      </w:r>
      <w:proofErr w:type="spellEnd"/>
      <w:r w:rsidRPr="009552C2">
        <w:rPr>
          <w:rFonts w:ascii="Aptos Narrow" w:hAnsi="Aptos Narrow"/>
          <w:lang w:val="en-IN"/>
        </w:rPr>
        <w:t>: Sender's account number.</w:t>
      </w:r>
    </w:p>
    <w:p w14:paraId="28E068F2" w14:textId="77777777" w:rsidR="009552C2" w:rsidRPr="009552C2" w:rsidRDefault="009552C2" w:rsidP="00F817CF">
      <w:pPr>
        <w:numPr>
          <w:ilvl w:val="0"/>
          <w:numId w:val="31"/>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AccountCurrentBalance</w:t>
      </w:r>
      <w:proofErr w:type="spellEnd"/>
      <w:r w:rsidRPr="009552C2">
        <w:rPr>
          <w:rFonts w:ascii="Aptos Narrow" w:hAnsi="Aptos Narrow"/>
          <w:lang w:val="en-IN"/>
        </w:rPr>
        <w:t>: Current balance in the sender's account.</w:t>
      </w:r>
    </w:p>
    <w:p w14:paraId="4426C336" w14:textId="77777777" w:rsidR="009552C2" w:rsidRPr="009552C2" w:rsidRDefault="009552C2" w:rsidP="00F817CF">
      <w:pPr>
        <w:numPr>
          <w:ilvl w:val="0"/>
          <w:numId w:val="31"/>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RoutingNumber</w:t>
      </w:r>
      <w:proofErr w:type="spellEnd"/>
      <w:r w:rsidRPr="009552C2">
        <w:rPr>
          <w:rFonts w:ascii="Aptos Narrow" w:hAnsi="Aptos Narrow"/>
          <w:lang w:val="en-IN"/>
        </w:rPr>
        <w:t>: Routing number for bank transactions.</w:t>
      </w:r>
    </w:p>
    <w:p w14:paraId="1E1BCA68" w14:textId="77777777" w:rsidR="009552C2" w:rsidRPr="009552C2" w:rsidRDefault="009552C2" w:rsidP="00F817CF">
      <w:pPr>
        <w:numPr>
          <w:ilvl w:val="0"/>
          <w:numId w:val="31"/>
        </w:numPr>
        <w:shd w:val="clear" w:color="auto" w:fill="DAEEF3" w:themeFill="accent5" w:themeFillTint="33"/>
        <w:tabs>
          <w:tab w:val="num" w:pos="720"/>
        </w:tabs>
        <w:rPr>
          <w:rFonts w:ascii="Aptos Narrow" w:hAnsi="Aptos Narrow"/>
          <w:lang w:val="en-IN"/>
        </w:rPr>
      </w:pPr>
      <w:r w:rsidRPr="009552C2">
        <w:rPr>
          <w:rFonts w:ascii="Aptos Narrow" w:hAnsi="Aptos Narrow"/>
          <w:b/>
          <w:bCs/>
          <w:lang w:val="en-IN"/>
        </w:rPr>
        <w:t>Address</w:t>
      </w:r>
      <w:r w:rsidRPr="009552C2">
        <w:rPr>
          <w:rFonts w:ascii="Aptos Narrow" w:hAnsi="Aptos Narrow"/>
          <w:lang w:val="en-IN"/>
        </w:rPr>
        <w:t>: Sender's address.</w:t>
      </w:r>
    </w:p>
    <w:p w14:paraId="2B30BED1" w14:textId="77777777" w:rsidR="009552C2" w:rsidRPr="009552C2" w:rsidRDefault="009552C2" w:rsidP="00F817CF">
      <w:pPr>
        <w:numPr>
          <w:ilvl w:val="0"/>
          <w:numId w:val="31"/>
        </w:numPr>
        <w:shd w:val="clear" w:color="auto" w:fill="DAEEF3" w:themeFill="accent5" w:themeFillTint="33"/>
        <w:tabs>
          <w:tab w:val="num" w:pos="720"/>
        </w:tabs>
        <w:rPr>
          <w:rFonts w:ascii="Aptos Narrow" w:hAnsi="Aptos Narrow"/>
          <w:lang w:val="en-IN"/>
        </w:rPr>
      </w:pPr>
      <w:r w:rsidRPr="009552C2">
        <w:rPr>
          <w:rFonts w:ascii="Aptos Narrow" w:hAnsi="Aptos Narrow"/>
          <w:b/>
          <w:bCs/>
          <w:lang w:val="en-IN"/>
        </w:rPr>
        <w:t>FirstName</w:t>
      </w:r>
      <w:r w:rsidRPr="009552C2">
        <w:rPr>
          <w:rFonts w:ascii="Aptos Narrow" w:hAnsi="Aptos Narrow"/>
          <w:lang w:val="en-IN"/>
        </w:rPr>
        <w:t>: Sender’s first name.</w:t>
      </w:r>
    </w:p>
    <w:p w14:paraId="081512E6" w14:textId="77777777" w:rsidR="009552C2" w:rsidRPr="009552C2" w:rsidRDefault="009552C2" w:rsidP="00F817CF">
      <w:pPr>
        <w:numPr>
          <w:ilvl w:val="0"/>
          <w:numId w:val="31"/>
        </w:numPr>
        <w:shd w:val="clear" w:color="auto" w:fill="DAEEF3" w:themeFill="accent5" w:themeFillTint="33"/>
        <w:tabs>
          <w:tab w:val="num" w:pos="720"/>
        </w:tabs>
        <w:rPr>
          <w:rFonts w:ascii="Aptos Narrow" w:hAnsi="Aptos Narrow"/>
          <w:lang w:val="en-IN"/>
        </w:rPr>
      </w:pPr>
      <w:r w:rsidRPr="009552C2">
        <w:rPr>
          <w:rFonts w:ascii="Aptos Narrow" w:hAnsi="Aptos Narrow"/>
          <w:b/>
          <w:bCs/>
          <w:lang w:val="en-IN"/>
        </w:rPr>
        <w:t>LastName</w:t>
      </w:r>
      <w:r w:rsidRPr="009552C2">
        <w:rPr>
          <w:rFonts w:ascii="Aptos Narrow" w:hAnsi="Aptos Narrow"/>
          <w:lang w:val="en-IN"/>
        </w:rPr>
        <w:t>: Sender’s last name.</w:t>
      </w:r>
    </w:p>
    <w:p w14:paraId="2B82B329" w14:textId="77777777" w:rsidR="009552C2" w:rsidRPr="009552C2" w:rsidRDefault="009552C2" w:rsidP="00F817CF">
      <w:pPr>
        <w:numPr>
          <w:ilvl w:val="0"/>
          <w:numId w:val="31"/>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AccountId</w:t>
      </w:r>
      <w:proofErr w:type="spellEnd"/>
      <w:r w:rsidRPr="009552C2">
        <w:rPr>
          <w:rFonts w:ascii="Aptos Narrow" w:hAnsi="Aptos Narrow"/>
          <w:lang w:val="en-IN"/>
        </w:rPr>
        <w:t>: Unique ID for the sender's account.</w:t>
      </w:r>
    </w:p>
    <w:p w14:paraId="501FE8D0" w14:textId="77777777" w:rsidR="009552C2" w:rsidRPr="009552C2" w:rsidRDefault="009552C2" w:rsidP="00F817CF">
      <w:pPr>
        <w:numPr>
          <w:ilvl w:val="0"/>
          <w:numId w:val="31"/>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AccountRelCode</w:t>
      </w:r>
      <w:proofErr w:type="spellEnd"/>
      <w:r w:rsidRPr="009552C2">
        <w:rPr>
          <w:rFonts w:ascii="Aptos Narrow" w:hAnsi="Aptos Narrow"/>
          <w:lang w:val="en-IN"/>
        </w:rPr>
        <w:t>: Relationship code for the account.</w:t>
      </w:r>
    </w:p>
    <w:p w14:paraId="733340E3" w14:textId="77777777" w:rsidR="009552C2" w:rsidRPr="009552C2" w:rsidRDefault="009552C2" w:rsidP="009552C2">
      <w:pPr>
        <w:shd w:val="clear" w:color="auto" w:fill="DAEEF3" w:themeFill="accent5" w:themeFillTint="33"/>
        <w:rPr>
          <w:rFonts w:ascii="Aptos Narrow" w:hAnsi="Aptos Narrow"/>
          <w:b/>
          <w:bCs/>
          <w:lang w:val="en-IN"/>
        </w:rPr>
      </w:pPr>
      <w:r w:rsidRPr="009552C2">
        <w:rPr>
          <w:rFonts w:ascii="Aptos Narrow" w:hAnsi="Aptos Narrow"/>
          <w:b/>
          <w:bCs/>
          <w:lang w:val="en-IN"/>
        </w:rPr>
        <w:t>2. Transfer Details:</w:t>
      </w:r>
    </w:p>
    <w:p w14:paraId="104D2FB1" w14:textId="77777777" w:rsidR="009552C2" w:rsidRPr="009552C2" w:rsidRDefault="009552C2" w:rsidP="00F817CF">
      <w:pPr>
        <w:numPr>
          <w:ilvl w:val="0"/>
          <w:numId w:val="32"/>
        </w:numPr>
        <w:shd w:val="clear" w:color="auto" w:fill="DAEEF3" w:themeFill="accent5" w:themeFillTint="33"/>
        <w:tabs>
          <w:tab w:val="num" w:pos="720"/>
        </w:tabs>
        <w:rPr>
          <w:rFonts w:ascii="Aptos Narrow" w:hAnsi="Aptos Narrow"/>
          <w:lang w:val="en-IN"/>
        </w:rPr>
      </w:pPr>
      <w:r w:rsidRPr="009552C2">
        <w:rPr>
          <w:rFonts w:ascii="Aptos Narrow" w:hAnsi="Aptos Narrow"/>
          <w:b/>
          <w:bCs/>
          <w:lang w:val="en-IN"/>
        </w:rPr>
        <w:t>Amount</w:t>
      </w:r>
      <w:r w:rsidRPr="009552C2">
        <w:rPr>
          <w:rFonts w:ascii="Aptos Narrow" w:hAnsi="Aptos Narrow"/>
          <w:lang w:val="en-IN"/>
        </w:rPr>
        <w:t>: The amount being transferred.</w:t>
      </w:r>
    </w:p>
    <w:p w14:paraId="7C2B4A13" w14:textId="0F67B590" w:rsidR="009552C2" w:rsidRPr="009552C2" w:rsidRDefault="009552C2" w:rsidP="00F817CF">
      <w:pPr>
        <w:numPr>
          <w:ilvl w:val="0"/>
          <w:numId w:val="32"/>
        </w:numPr>
        <w:shd w:val="clear" w:color="auto" w:fill="DAEEF3" w:themeFill="accent5" w:themeFillTint="33"/>
        <w:tabs>
          <w:tab w:val="num" w:pos="720"/>
        </w:tabs>
        <w:rPr>
          <w:rFonts w:ascii="Aptos Narrow" w:hAnsi="Aptos Narrow"/>
          <w:lang w:val="en-IN"/>
        </w:rPr>
      </w:pPr>
      <w:r w:rsidRPr="009552C2">
        <w:rPr>
          <w:rFonts w:ascii="Aptos Narrow" w:hAnsi="Aptos Narrow"/>
          <w:b/>
          <w:bCs/>
          <w:lang w:val="en-IN"/>
        </w:rPr>
        <w:t>Currency</w:t>
      </w:r>
      <w:r w:rsidRPr="009552C2">
        <w:rPr>
          <w:rFonts w:ascii="Aptos Narrow" w:hAnsi="Aptos Narrow"/>
          <w:lang w:val="en-IN"/>
        </w:rPr>
        <w:t xml:space="preserve">: The currency type used in </w:t>
      </w:r>
      <w:r w:rsidR="001770BE">
        <w:rPr>
          <w:rFonts w:ascii="Aptos Narrow" w:hAnsi="Aptos Narrow"/>
          <w:lang w:val="en-IN"/>
        </w:rPr>
        <w:t>to initiate Alipay Transfer</w:t>
      </w:r>
      <w:r w:rsidR="001770BE" w:rsidRPr="009552C2">
        <w:rPr>
          <w:rFonts w:ascii="Aptos Narrow" w:hAnsi="Aptos Narrow"/>
          <w:lang w:val="en-IN"/>
        </w:rPr>
        <w:t xml:space="preserve"> </w:t>
      </w:r>
      <w:r w:rsidRPr="009552C2">
        <w:rPr>
          <w:rFonts w:ascii="Aptos Narrow" w:hAnsi="Aptos Narrow"/>
          <w:lang w:val="en-IN"/>
        </w:rPr>
        <w:t>(e.g., USD).</w:t>
      </w:r>
    </w:p>
    <w:p w14:paraId="23C5C49F" w14:textId="77777777" w:rsidR="009552C2" w:rsidRPr="009552C2" w:rsidRDefault="009552C2" w:rsidP="00F817CF">
      <w:pPr>
        <w:numPr>
          <w:ilvl w:val="0"/>
          <w:numId w:val="32"/>
        </w:numPr>
        <w:shd w:val="clear" w:color="auto" w:fill="DAEEF3" w:themeFill="accent5" w:themeFillTint="33"/>
        <w:tabs>
          <w:tab w:val="num" w:pos="720"/>
        </w:tabs>
        <w:rPr>
          <w:rFonts w:ascii="Aptos Narrow" w:hAnsi="Aptos Narrow"/>
          <w:lang w:val="en-IN"/>
        </w:rPr>
      </w:pPr>
      <w:r w:rsidRPr="009552C2">
        <w:rPr>
          <w:rFonts w:ascii="Aptos Narrow" w:hAnsi="Aptos Narrow"/>
          <w:b/>
          <w:bCs/>
          <w:lang w:val="en-IN"/>
        </w:rPr>
        <w:t>StartDate</w:t>
      </w:r>
      <w:r w:rsidRPr="009552C2">
        <w:rPr>
          <w:rFonts w:ascii="Aptos Narrow" w:hAnsi="Aptos Narrow"/>
          <w:lang w:val="en-IN"/>
        </w:rPr>
        <w:t>: Date when the transfer starts.</w:t>
      </w:r>
    </w:p>
    <w:p w14:paraId="7514DC34" w14:textId="77777777" w:rsidR="009552C2" w:rsidRPr="009552C2" w:rsidRDefault="009552C2" w:rsidP="00F817CF">
      <w:pPr>
        <w:numPr>
          <w:ilvl w:val="0"/>
          <w:numId w:val="32"/>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ExpectedDeliveryDate</w:t>
      </w:r>
      <w:proofErr w:type="spellEnd"/>
      <w:r w:rsidRPr="009552C2">
        <w:rPr>
          <w:rFonts w:ascii="Aptos Narrow" w:hAnsi="Aptos Narrow"/>
          <w:lang w:val="en-IN"/>
        </w:rPr>
        <w:t>: Expected date for the transfer to be completed.</w:t>
      </w:r>
    </w:p>
    <w:p w14:paraId="3C50ABEE" w14:textId="77777777" w:rsidR="009552C2" w:rsidRPr="009552C2" w:rsidRDefault="009552C2" w:rsidP="00F817CF">
      <w:pPr>
        <w:numPr>
          <w:ilvl w:val="0"/>
          <w:numId w:val="32"/>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ExchangeID</w:t>
      </w:r>
      <w:proofErr w:type="spellEnd"/>
      <w:r w:rsidRPr="009552C2">
        <w:rPr>
          <w:rFonts w:ascii="Aptos Narrow" w:hAnsi="Aptos Narrow"/>
          <w:lang w:val="en-IN"/>
        </w:rPr>
        <w:t>: The exchange ID for foreign transactions.</w:t>
      </w:r>
    </w:p>
    <w:p w14:paraId="7DE098CE" w14:textId="77777777" w:rsidR="009552C2" w:rsidRPr="009552C2" w:rsidRDefault="009552C2" w:rsidP="00F817CF">
      <w:pPr>
        <w:numPr>
          <w:ilvl w:val="0"/>
          <w:numId w:val="32"/>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ReceiverAmount</w:t>
      </w:r>
      <w:proofErr w:type="spellEnd"/>
      <w:r w:rsidRPr="009552C2">
        <w:rPr>
          <w:rFonts w:ascii="Aptos Narrow" w:hAnsi="Aptos Narrow"/>
          <w:lang w:val="en-IN"/>
        </w:rPr>
        <w:t>: Amount to be received by the recipient.</w:t>
      </w:r>
    </w:p>
    <w:p w14:paraId="2C5324C0" w14:textId="77777777" w:rsidR="009552C2" w:rsidRPr="009552C2" w:rsidRDefault="009552C2" w:rsidP="00F817CF">
      <w:pPr>
        <w:numPr>
          <w:ilvl w:val="0"/>
          <w:numId w:val="32"/>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ToReferenceId</w:t>
      </w:r>
      <w:proofErr w:type="spellEnd"/>
      <w:r w:rsidRPr="009552C2">
        <w:rPr>
          <w:rFonts w:ascii="Aptos Narrow" w:hAnsi="Aptos Narrow"/>
          <w:lang w:val="en-IN"/>
        </w:rPr>
        <w:t>: Unique reference ID for the recipient’s transaction.</w:t>
      </w:r>
    </w:p>
    <w:p w14:paraId="0CB5B4CB" w14:textId="77777777" w:rsidR="009552C2" w:rsidRPr="009552C2" w:rsidRDefault="009552C2" w:rsidP="00F817CF">
      <w:pPr>
        <w:numPr>
          <w:ilvl w:val="0"/>
          <w:numId w:val="32"/>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WireDeliveryMethod</w:t>
      </w:r>
      <w:proofErr w:type="spellEnd"/>
      <w:r w:rsidRPr="009552C2">
        <w:rPr>
          <w:rFonts w:ascii="Aptos Narrow" w:hAnsi="Aptos Narrow"/>
          <w:lang w:val="en-IN"/>
        </w:rPr>
        <w:t>: The method used for wire transfer (e.g., SWIFT, ACH).</w:t>
      </w:r>
    </w:p>
    <w:p w14:paraId="31E57776" w14:textId="77777777" w:rsidR="009552C2" w:rsidRPr="009552C2" w:rsidRDefault="009552C2" w:rsidP="00F817CF">
      <w:pPr>
        <w:numPr>
          <w:ilvl w:val="0"/>
          <w:numId w:val="32"/>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IsVerifyOnly</w:t>
      </w:r>
      <w:proofErr w:type="spellEnd"/>
      <w:r w:rsidRPr="009552C2">
        <w:rPr>
          <w:rFonts w:ascii="Aptos Narrow" w:hAnsi="Aptos Narrow"/>
          <w:lang w:val="en-IN"/>
        </w:rPr>
        <w:t>: Flag indicating if the transfer is verification-only or an actual transaction.</w:t>
      </w:r>
    </w:p>
    <w:p w14:paraId="4B24A7AF" w14:textId="77777777" w:rsidR="009552C2" w:rsidRPr="009552C2" w:rsidRDefault="009552C2" w:rsidP="00F817CF">
      <w:pPr>
        <w:numPr>
          <w:ilvl w:val="0"/>
          <w:numId w:val="32"/>
        </w:numPr>
        <w:shd w:val="clear" w:color="auto" w:fill="DAEEF3" w:themeFill="accent5" w:themeFillTint="33"/>
        <w:tabs>
          <w:tab w:val="num" w:pos="720"/>
        </w:tabs>
        <w:rPr>
          <w:rFonts w:ascii="Aptos Narrow" w:hAnsi="Aptos Narrow"/>
          <w:lang w:val="en-IN"/>
        </w:rPr>
      </w:pPr>
      <w:r w:rsidRPr="009552C2">
        <w:rPr>
          <w:rFonts w:ascii="Aptos Narrow" w:hAnsi="Aptos Narrow"/>
          <w:b/>
          <w:bCs/>
          <w:lang w:val="en-IN"/>
        </w:rPr>
        <w:t>Purpose</w:t>
      </w:r>
      <w:r w:rsidRPr="009552C2">
        <w:rPr>
          <w:rFonts w:ascii="Aptos Narrow" w:hAnsi="Aptos Narrow"/>
          <w:lang w:val="en-IN"/>
        </w:rPr>
        <w:t>: Purpose of the transaction (e.g., personal, business).</w:t>
      </w:r>
    </w:p>
    <w:p w14:paraId="5841B8CB" w14:textId="2F5544B3" w:rsidR="009552C2" w:rsidRDefault="009552C2" w:rsidP="00F817CF">
      <w:pPr>
        <w:numPr>
          <w:ilvl w:val="0"/>
          <w:numId w:val="32"/>
        </w:numPr>
        <w:shd w:val="clear" w:color="auto" w:fill="DAEEF3" w:themeFill="accent5" w:themeFillTint="33"/>
        <w:tabs>
          <w:tab w:val="num" w:pos="720"/>
        </w:tabs>
        <w:rPr>
          <w:rFonts w:ascii="Aptos Narrow" w:hAnsi="Aptos Narrow"/>
          <w:lang w:val="en-IN"/>
        </w:rPr>
      </w:pPr>
      <w:r w:rsidRPr="009552C2">
        <w:rPr>
          <w:rFonts w:ascii="Aptos Narrow" w:hAnsi="Aptos Narrow"/>
          <w:b/>
          <w:bCs/>
          <w:lang w:val="en-IN"/>
        </w:rPr>
        <w:t>Type</w:t>
      </w:r>
      <w:r w:rsidRPr="009552C2">
        <w:rPr>
          <w:rFonts w:ascii="Aptos Narrow" w:hAnsi="Aptos Narrow"/>
          <w:lang w:val="en-IN"/>
        </w:rPr>
        <w:t>: Type of the transfer (e.g., domestic, international).</w:t>
      </w:r>
    </w:p>
    <w:p w14:paraId="318DC442" w14:textId="1567BF56" w:rsidR="006C0554" w:rsidRPr="009552C2" w:rsidRDefault="006C0554" w:rsidP="00F817CF">
      <w:pPr>
        <w:numPr>
          <w:ilvl w:val="0"/>
          <w:numId w:val="32"/>
        </w:numPr>
        <w:shd w:val="clear" w:color="auto" w:fill="DAEEF3" w:themeFill="accent5" w:themeFillTint="33"/>
        <w:tabs>
          <w:tab w:val="num" w:pos="720"/>
        </w:tabs>
        <w:rPr>
          <w:rFonts w:ascii="Aptos Narrow" w:hAnsi="Aptos Narrow"/>
          <w:lang w:val="en-IN"/>
        </w:rPr>
      </w:pPr>
      <w:proofErr w:type="spellStart"/>
      <w:r>
        <w:rPr>
          <w:rFonts w:ascii="Aptos Narrow" w:hAnsi="Aptos Narrow"/>
          <w:b/>
          <w:bCs/>
          <w:lang w:val="en-IN"/>
        </w:rPr>
        <w:t>RecevierCurrency</w:t>
      </w:r>
      <w:proofErr w:type="spellEnd"/>
      <w:r w:rsidRPr="001F3320">
        <w:rPr>
          <w:rFonts w:ascii="Aptos Narrow" w:hAnsi="Aptos Narrow"/>
          <w:lang w:val="en-IN"/>
        </w:rPr>
        <w:t>:</w:t>
      </w:r>
      <w:r>
        <w:rPr>
          <w:rFonts w:ascii="Aptos Narrow" w:hAnsi="Aptos Narrow"/>
          <w:lang w:val="en-IN"/>
        </w:rPr>
        <w:t xml:space="preserve">  Foreign Exchange </w:t>
      </w:r>
      <w:r w:rsidR="00011136">
        <w:rPr>
          <w:rFonts w:ascii="Aptos Narrow" w:hAnsi="Aptos Narrow"/>
          <w:lang w:val="en-IN"/>
        </w:rPr>
        <w:t>Currency Code (e.g.</w:t>
      </w:r>
      <w:r w:rsidR="001770BE">
        <w:rPr>
          <w:rFonts w:ascii="Aptos Narrow" w:hAnsi="Aptos Narrow"/>
          <w:lang w:val="en-IN"/>
        </w:rPr>
        <w:t>,</w:t>
      </w:r>
      <w:r w:rsidR="00011136">
        <w:rPr>
          <w:rFonts w:ascii="Aptos Narrow" w:hAnsi="Aptos Narrow"/>
          <w:lang w:val="en-IN"/>
        </w:rPr>
        <w:t xml:space="preserve"> CNY)</w:t>
      </w:r>
    </w:p>
    <w:p w14:paraId="6C5B23E0" w14:textId="77777777" w:rsidR="009552C2" w:rsidRPr="009552C2" w:rsidRDefault="009552C2" w:rsidP="00F817CF">
      <w:pPr>
        <w:numPr>
          <w:ilvl w:val="0"/>
          <w:numId w:val="32"/>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FxRate</w:t>
      </w:r>
      <w:proofErr w:type="spellEnd"/>
      <w:r w:rsidRPr="009552C2">
        <w:rPr>
          <w:rFonts w:ascii="Aptos Narrow" w:hAnsi="Aptos Narrow"/>
          <w:lang w:val="en-IN"/>
        </w:rPr>
        <w:t>: The foreign exchange rate, if applicable.</w:t>
      </w:r>
    </w:p>
    <w:p w14:paraId="7F7C4A4C" w14:textId="77777777" w:rsidR="009552C2" w:rsidRPr="009552C2" w:rsidRDefault="009552C2" w:rsidP="00F817CF">
      <w:pPr>
        <w:numPr>
          <w:ilvl w:val="0"/>
          <w:numId w:val="32"/>
        </w:numPr>
        <w:shd w:val="clear" w:color="auto" w:fill="DAEEF3" w:themeFill="accent5" w:themeFillTint="33"/>
        <w:tabs>
          <w:tab w:val="num" w:pos="720"/>
        </w:tabs>
        <w:rPr>
          <w:rFonts w:ascii="Aptos Narrow" w:hAnsi="Aptos Narrow"/>
          <w:lang w:val="en-IN"/>
        </w:rPr>
      </w:pPr>
      <w:r w:rsidRPr="009552C2">
        <w:rPr>
          <w:rFonts w:ascii="Aptos Narrow" w:hAnsi="Aptos Narrow"/>
          <w:b/>
          <w:bCs/>
          <w:lang w:val="en-IN"/>
        </w:rPr>
        <w:t>Mode</w:t>
      </w:r>
      <w:r w:rsidRPr="009552C2">
        <w:rPr>
          <w:rFonts w:ascii="Aptos Narrow" w:hAnsi="Aptos Narrow"/>
          <w:lang w:val="en-IN"/>
        </w:rPr>
        <w:t>: Mode of transaction (e.g., online, in-person).</w:t>
      </w:r>
    </w:p>
    <w:p w14:paraId="5E3B449C" w14:textId="77777777" w:rsidR="009552C2" w:rsidRPr="009552C2" w:rsidRDefault="009552C2" w:rsidP="00F817CF">
      <w:pPr>
        <w:numPr>
          <w:ilvl w:val="0"/>
          <w:numId w:val="32"/>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TransferSpeed</w:t>
      </w:r>
      <w:proofErr w:type="spellEnd"/>
      <w:r w:rsidRPr="009552C2">
        <w:rPr>
          <w:rFonts w:ascii="Aptos Narrow" w:hAnsi="Aptos Narrow"/>
          <w:lang w:val="en-IN"/>
        </w:rPr>
        <w:t>: Speed of transfer (e.g., standard, expedited).</w:t>
      </w:r>
    </w:p>
    <w:p w14:paraId="22C41061" w14:textId="77777777" w:rsidR="009552C2" w:rsidRPr="009552C2" w:rsidRDefault="009552C2" w:rsidP="00F817CF">
      <w:pPr>
        <w:numPr>
          <w:ilvl w:val="0"/>
          <w:numId w:val="32"/>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SubPurpose</w:t>
      </w:r>
      <w:proofErr w:type="spellEnd"/>
      <w:r w:rsidRPr="009552C2">
        <w:rPr>
          <w:rFonts w:ascii="Aptos Narrow" w:hAnsi="Aptos Narrow"/>
          <w:lang w:val="en-IN"/>
        </w:rPr>
        <w:t>: Subcategory for transaction purpose.</w:t>
      </w:r>
    </w:p>
    <w:p w14:paraId="56B52ECE" w14:textId="77777777" w:rsidR="009552C2" w:rsidRPr="009552C2" w:rsidRDefault="009552C2" w:rsidP="00F817CF">
      <w:pPr>
        <w:numPr>
          <w:ilvl w:val="0"/>
          <w:numId w:val="32"/>
        </w:numPr>
        <w:shd w:val="clear" w:color="auto" w:fill="DAEEF3" w:themeFill="accent5" w:themeFillTint="33"/>
        <w:tabs>
          <w:tab w:val="num" w:pos="720"/>
        </w:tabs>
        <w:rPr>
          <w:rFonts w:ascii="Aptos Narrow" w:hAnsi="Aptos Narrow"/>
          <w:lang w:val="en-IN"/>
        </w:rPr>
      </w:pPr>
      <w:r w:rsidRPr="009552C2">
        <w:rPr>
          <w:rFonts w:ascii="Aptos Narrow" w:hAnsi="Aptos Narrow"/>
          <w:b/>
          <w:bCs/>
          <w:lang w:val="en-IN"/>
        </w:rPr>
        <w:t>Notes</w:t>
      </w:r>
      <w:r w:rsidRPr="009552C2">
        <w:rPr>
          <w:rFonts w:ascii="Aptos Narrow" w:hAnsi="Aptos Narrow"/>
          <w:lang w:val="en-IN"/>
        </w:rPr>
        <w:t>: Any additional notes or remarks related to the transfer.</w:t>
      </w:r>
    </w:p>
    <w:p w14:paraId="7FD17F4E" w14:textId="77777777" w:rsidR="009552C2" w:rsidRPr="009552C2" w:rsidRDefault="009552C2" w:rsidP="009552C2">
      <w:pPr>
        <w:shd w:val="clear" w:color="auto" w:fill="DAEEF3" w:themeFill="accent5" w:themeFillTint="33"/>
        <w:rPr>
          <w:rFonts w:ascii="Aptos Narrow" w:hAnsi="Aptos Narrow"/>
          <w:b/>
          <w:bCs/>
          <w:lang w:val="en-IN"/>
        </w:rPr>
      </w:pPr>
      <w:r w:rsidRPr="009552C2">
        <w:rPr>
          <w:rFonts w:ascii="Aptos Narrow" w:hAnsi="Aptos Narrow"/>
          <w:b/>
          <w:bCs/>
          <w:lang w:val="en-IN"/>
        </w:rPr>
        <w:t>3. Recipient Details:</w:t>
      </w:r>
    </w:p>
    <w:p w14:paraId="230DD7D0" w14:textId="77777777" w:rsidR="009552C2" w:rsidRPr="009552C2" w:rsidRDefault="009552C2" w:rsidP="00F817CF">
      <w:pPr>
        <w:numPr>
          <w:ilvl w:val="0"/>
          <w:numId w:val="33"/>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TelephoneNo</w:t>
      </w:r>
      <w:proofErr w:type="spellEnd"/>
      <w:r w:rsidRPr="009552C2">
        <w:rPr>
          <w:rFonts w:ascii="Aptos Narrow" w:hAnsi="Aptos Narrow"/>
          <w:lang w:val="en-IN"/>
        </w:rPr>
        <w:t>: Recipient's telephone number.</w:t>
      </w:r>
    </w:p>
    <w:p w14:paraId="651CFF6E" w14:textId="77777777" w:rsidR="009552C2" w:rsidRPr="009552C2" w:rsidRDefault="009552C2" w:rsidP="00F817CF">
      <w:pPr>
        <w:numPr>
          <w:ilvl w:val="0"/>
          <w:numId w:val="33"/>
        </w:numPr>
        <w:shd w:val="clear" w:color="auto" w:fill="DAEEF3" w:themeFill="accent5" w:themeFillTint="33"/>
        <w:tabs>
          <w:tab w:val="num" w:pos="720"/>
        </w:tabs>
        <w:rPr>
          <w:rFonts w:ascii="Aptos Narrow" w:hAnsi="Aptos Narrow"/>
          <w:lang w:val="en-IN"/>
        </w:rPr>
      </w:pPr>
      <w:r w:rsidRPr="009552C2">
        <w:rPr>
          <w:rFonts w:ascii="Aptos Narrow" w:hAnsi="Aptos Narrow"/>
          <w:b/>
          <w:bCs/>
          <w:lang w:val="en-IN"/>
        </w:rPr>
        <w:t>Email</w:t>
      </w:r>
      <w:r w:rsidRPr="009552C2">
        <w:rPr>
          <w:rFonts w:ascii="Aptos Narrow" w:hAnsi="Aptos Narrow"/>
          <w:lang w:val="en-IN"/>
        </w:rPr>
        <w:t>: Recipient’s email address.</w:t>
      </w:r>
    </w:p>
    <w:p w14:paraId="248019FF" w14:textId="77777777" w:rsidR="009552C2" w:rsidRPr="009552C2" w:rsidRDefault="009552C2" w:rsidP="00F817CF">
      <w:pPr>
        <w:numPr>
          <w:ilvl w:val="0"/>
          <w:numId w:val="33"/>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IsNewRecipient</w:t>
      </w:r>
      <w:proofErr w:type="spellEnd"/>
      <w:r w:rsidRPr="009552C2">
        <w:rPr>
          <w:rFonts w:ascii="Aptos Narrow" w:hAnsi="Aptos Narrow"/>
          <w:lang w:val="en-IN"/>
        </w:rPr>
        <w:t>: Flag indicating if the recipient is new.</w:t>
      </w:r>
    </w:p>
    <w:p w14:paraId="617208DA" w14:textId="77777777" w:rsidR="009552C2" w:rsidRPr="009552C2" w:rsidRDefault="009552C2" w:rsidP="00F817CF">
      <w:pPr>
        <w:numPr>
          <w:ilvl w:val="0"/>
          <w:numId w:val="33"/>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CustomerNumber</w:t>
      </w:r>
      <w:proofErr w:type="spellEnd"/>
      <w:r w:rsidRPr="009552C2">
        <w:rPr>
          <w:rFonts w:ascii="Aptos Narrow" w:hAnsi="Aptos Narrow"/>
          <w:lang w:val="en-IN"/>
        </w:rPr>
        <w:t>: Unique identifier for the recipient.</w:t>
      </w:r>
    </w:p>
    <w:p w14:paraId="6ECA7C64" w14:textId="77777777" w:rsidR="009552C2" w:rsidRPr="009552C2" w:rsidRDefault="009552C2" w:rsidP="00F817CF">
      <w:pPr>
        <w:numPr>
          <w:ilvl w:val="0"/>
          <w:numId w:val="33"/>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AccountNumber</w:t>
      </w:r>
      <w:proofErr w:type="spellEnd"/>
      <w:r w:rsidRPr="009552C2">
        <w:rPr>
          <w:rFonts w:ascii="Aptos Narrow" w:hAnsi="Aptos Narrow"/>
          <w:lang w:val="en-IN"/>
        </w:rPr>
        <w:t>: Recipient's account number.</w:t>
      </w:r>
    </w:p>
    <w:p w14:paraId="6913096D" w14:textId="77777777" w:rsidR="009552C2" w:rsidRPr="009552C2" w:rsidRDefault="009552C2" w:rsidP="00F817CF">
      <w:pPr>
        <w:numPr>
          <w:ilvl w:val="0"/>
          <w:numId w:val="33"/>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SwiftCode</w:t>
      </w:r>
      <w:proofErr w:type="spellEnd"/>
      <w:r w:rsidRPr="009552C2">
        <w:rPr>
          <w:rFonts w:ascii="Aptos Narrow" w:hAnsi="Aptos Narrow"/>
          <w:lang w:val="en-IN"/>
        </w:rPr>
        <w:t>: SWIFT/BIC code of the recipient’s bank.</w:t>
      </w:r>
    </w:p>
    <w:p w14:paraId="1A5D999B" w14:textId="77777777" w:rsidR="009552C2" w:rsidRPr="009552C2" w:rsidRDefault="009552C2" w:rsidP="00F817CF">
      <w:pPr>
        <w:numPr>
          <w:ilvl w:val="0"/>
          <w:numId w:val="33"/>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ExternalID</w:t>
      </w:r>
      <w:proofErr w:type="spellEnd"/>
      <w:r w:rsidRPr="009552C2">
        <w:rPr>
          <w:rFonts w:ascii="Aptos Narrow" w:hAnsi="Aptos Narrow"/>
          <w:lang w:val="en-IN"/>
        </w:rPr>
        <w:t>: External identifier for the recipient.</w:t>
      </w:r>
    </w:p>
    <w:p w14:paraId="13DA7E37" w14:textId="77777777" w:rsidR="009552C2" w:rsidRPr="009552C2" w:rsidRDefault="009552C2" w:rsidP="00F817CF">
      <w:pPr>
        <w:numPr>
          <w:ilvl w:val="0"/>
          <w:numId w:val="33"/>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AccountRelCode</w:t>
      </w:r>
      <w:proofErr w:type="spellEnd"/>
      <w:r w:rsidRPr="009552C2">
        <w:rPr>
          <w:rFonts w:ascii="Aptos Narrow" w:hAnsi="Aptos Narrow"/>
          <w:lang w:val="en-IN"/>
        </w:rPr>
        <w:t>: Relationship code for the recipient’s account.</w:t>
      </w:r>
    </w:p>
    <w:p w14:paraId="4028D295" w14:textId="77777777" w:rsidR="009552C2" w:rsidRPr="009552C2" w:rsidRDefault="009552C2" w:rsidP="00F817CF">
      <w:pPr>
        <w:numPr>
          <w:ilvl w:val="0"/>
          <w:numId w:val="33"/>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BankAddress</w:t>
      </w:r>
      <w:proofErr w:type="spellEnd"/>
      <w:r w:rsidRPr="009552C2">
        <w:rPr>
          <w:rFonts w:ascii="Aptos Narrow" w:hAnsi="Aptos Narrow"/>
          <w:lang w:val="en-IN"/>
        </w:rPr>
        <w:t>: Address of the recipient’s bank.</w:t>
      </w:r>
    </w:p>
    <w:p w14:paraId="7923665B" w14:textId="77777777" w:rsidR="009552C2" w:rsidRPr="009552C2" w:rsidRDefault="009552C2" w:rsidP="00F817CF">
      <w:pPr>
        <w:numPr>
          <w:ilvl w:val="0"/>
          <w:numId w:val="33"/>
        </w:numPr>
        <w:shd w:val="clear" w:color="auto" w:fill="DAEEF3" w:themeFill="accent5" w:themeFillTint="33"/>
        <w:tabs>
          <w:tab w:val="num" w:pos="720"/>
        </w:tabs>
        <w:rPr>
          <w:rFonts w:ascii="Aptos Narrow" w:hAnsi="Aptos Narrow"/>
          <w:lang w:val="en-IN"/>
        </w:rPr>
      </w:pPr>
      <w:r w:rsidRPr="009552C2">
        <w:rPr>
          <w:rFonts w:ascii="Aptos Narrow" w:hAnsi="Aptos Narrow"/>
          <w:b/>
          <w:bCs/>
          <w:lang w:val="en-IN"/>
        </w:rPr>
        <w:t>FirstName</w:t>
      </w:r>
      <w:r w:rsidRPr="009552C2">
        <w:rPr>
          <w:rFonts w:ascii="Aptos Narrow" w:hAnsi="Aptos Narrow"/>
          <w:lang w:val="en-IN"/>
        </w:rPr>
        <w:t>: Recipient's first name.</w:t>
      </w:r>
    </w:p>
    <w:p w14:paraId="5E1AB528" w14:textId="77777777" w:rsidR="009552C2" w:rsidRPr="009552C2" w:rsidRDefault="009552C2" w:rsidP="00F817CF">
      <w:pPr>
        <w:numPr>
          <w:ilvl w:val="0"/>
          <w:numId w:val="33"/>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IsMyAccount</w:t>
      </w:r>
      <w:proofErr w:type="spellEnd"/>
      <w:r w:rsidRPr="009552C2">
        <w:rPr>
          <w:rFonts w:ascii="Aptos Narrow" w:hAnsi="Aptos Narrow"/>
          <w:lang w:val="en-IN"/>
        </w:rPr>
        <w:t>: Flag indicating if the recipient is the same as the sender.</w:t>
      </w:r>
    </w:p>
    <w:p w14:paraId="41A4A25D" w14:textId="77777777" w:rsidR="009552C2" w:rsidRPr="009552C2" w:rsidRDefault="009552C2" w:rsidP="00F817CF">
      <w:pPr>
        <w:numPr>
          <w:ilvl w:val="0"/>
          <w:numId w:val="33"/>
        </w:numPr>
        <w:shd w:val="clear" w:color="auto" w:fill="DAEEF3" w:themeFill="accent5" w:themeFillTint="33"/>
        <w:tabs>
          <w:tab w:val="num" w:pos="720"/>
        </w:tabs>
        <w:rPr>
          <w:rFonts w:ascii="Aptos Narrow" w:hAnsi="Aptos Narrow"/>
          <w:lang w:val="en-IN"/>
        </w:rPr>
      </w:pPr>
      <w:r w:rsidRPr="009552C2">
        <w:rPr>
          <w:rFonts w:ascii="Aptos Narrow" w:hAnsi="Aptos Narrow"/>
          <w:b/>
          <w:bCs/>
          <w:lang w:val="en-IN"/>
        </w:rPr>
        <w:t>Address</w:t>
      </w:r>
      <w:r w:rsidRPr="009552C2">
        <w:rPr>
          <w:rFonts w:ascii="Aptos Narrow" w:hAnsi="Aptos Narrow"/>
          <w:lang w:val="en-IN"/>
        </w:rPr>
        <w:t>: Recipient's address.</w:t>
      </w:r>
    </w:p>
    <w:p w14:paraId="63F593AA" w14:textId="77777777" w:rsidR="009552C2" w:rsidRPr="009552C2" w:rsidRDefault="009552C2" w:rsidP="00F817CF">
      <w:pPr>
        <w:numPr>
          <w:ilvl w:val="0"/>
          <w:numId w:val="33"/>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ReceiverCurrency</w:t>
      </w:r>
      <w:proofErr w:type="spellEnd"/>
      <w:r w:rsidRPr="009552C2">
        <w:rPr>
          <w:rFonts w:ascii="Aptos Narrow" w:hAnsi="Aptos Narrow"/>
          <w:lang w:val="en-IN"/>
        </w:rPr>
        <w:t>: Currency in which the recipient will receive the funds.</w:t>
      </w:r>
    </w:p>
    <w:p w14:paraId="5F2EBE57" w14:textId="77777777" w:rsidR="009552C2" w:rsidRPr="009552C2" w:rsidRDefault="009552C2" w:rsidP="00F817CF">
      <w:pPr>
        <w:numPr>
          <w:ilvl w:val="0"/>
          <w:numId w:val="33"/>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lastRenderedPageBreak/>
        <w:t>AccountType</w:t>
      </w:r>
      <w:proofErr w:type="spellEnd"/>
      <w:r w:rsidRPr="009552C2">
        <w:rPr>
          <w:rFonts w:ascii="Aptos Narrow" w:hAnsi="Aptos Narrow"/>
          <w:lang w:val="en-IN"/>
        </w:rPr>
        <w:t>: Account type of the recipient.</w:t>
      </w:r>
    </w:p>
    <w:p w14:paraId="1F490ACA" w14:textId="77777777" w:rsidR="009552C2" w:rsidRPr="009552C2" w:rsidRDefault="009552C2" w:rsidP="00F817CF">
      <w:pPr>
        <w:numPr>
          <w:ilvl w:val="0"/>
          <w:numId w:val="33"/>
        </w:numPr>
        <w:shd w:val="clear" w:color="auto" w:fill="DAEEF3" w:themeFill="accent5" w:themeFillTint="33"/>
        <w:tabs>
          <w:tab w:val="num" w:pos="720"/>
        </w:tabs>
        <w:rPr>
          <w:rFonts w:ascii="Aptos Narrow" w:hAnsi="Aptos Narrow"/>
          <w:lang w:val="en-IN"/>
        </w:rPr>
      </w:pPr>
      <w:r w:rsidRPr="009552C2">
        <w:rPr>
          <w:rFonts w:ascii="Aptos Narrow" w:hAnsi="Aptos Narrow"/>
          <w:b/>
          <w:bCs/>
          <w:lang w:val="en-IN"/>
        </w:rPr>
        <w:t>Type</w:t>
      </w:r>
      <w:r w:rsidRPr="009552C2">
        <w:rPr>
          <w:rFonts w:ascii="Aptos Narrow" w:hAnsi="Aptos Narrow"/>
          <w:lang w:val="en-IN"/>
        </w:rPr>
        <w:t>: Type of the recipient’s account.</w:t>
      </w:r>
    </w:p>
    <w:p w14:paraId="502FB289" w14:textId="77777777" w:rsidR="009552C2" w:rsidRPr="009552C2" w:rsidRDefault="009552C2" w:rsidP="00F817CF">
      <w:pPr>
        <w:numPr>
          <w:ilvl w:val="0"/>
          <w:numId w:val="33"/>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BankDetails</w:t>
      </w:r>
      <w:proofErr w:type="spellEnd"/>
      <w:r w:rsidRPr="009552C2">
        <w:rPr>
          <w:rFonts w:ascii="Aptos Narrow" w:hAnsi="Aptos Narrow"/>
          <w:lang w:val="en-IN"/>
        </w:rPr>
        <w:t>: Additional details of the recipient’s bank.</w:t>
      </w:r>
    </w:p>
    <w:p w14:paraId="50E112BA" w14:textId="77777777" w:rsidR="009552C2" w:rsidRPr="009552C2" w:rsidRDefault="009552C2" w:rsidP="00F817CF">
      <w:pPr>
        <w:numPr>
          <w:ilvl w:val="0"/>
          <w:numId w:val="33"/>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IntermediaryBankDetails</w:t>
      </w:r>
      <w:proofErr w:type="spellEnd"/>
      <w:r w:rsidRPr="009552C2">
        <w:rPr>
          <w:rFonts w:ascii="Aptos Narrow" w:hAnsi="Aptos Narrow"/>
          <w:lang w:val="en-IN"/>
        </w:rPr>
        <w:t>: Details of intermediary bank if applicable.</w:t>
      </w:r>
    </w:p>
    <w:p w14:paraId="6598450E" w14:textId="77777777" w:rsidR="009552C2" w:rsidRPr="009552C2" w:rsidRDefault="009552C2" w:rsidP="00F817CF">
      <w:pPr>
        <w:numPr>
          <w:ilvl w:val="0"/>
          <w:numId w:val="33"/>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PhoneCountryCode</w:t>
      </w:r>
      <w:proofErr w:type="spellEnd"/>
      <w:r w:rsidRPr="009552C2">
        <w:rPr>
          <w:rFonts w:ascii="Aptos Narrow" w:hAnsi="Aptos Narrow"/>
          <w:lang w:val="en-IN"/>
        </w:rPr>
        <w:t>: Country code of recipient’s phone number.</w:t>
      </w:r>
    </w:p>
    <w:p w14:paraId="1D9E21F9" w14:textId="77777777" w:rsidR="009552C2" w:rsidRPr="009552C2" w:rsidRDefault="009552C2" w:rsidP="00F817CF">
      <w:pPr>
        <w:numPr>
          <w:ilvl w:val="0"/>
          <w:numId w:val="33"/>
        </w:numPr>
        <w:shd w:val="clear" w:color="auto" w:fill="DAEEF3" w:themeFill="accent5" w:themeFillTint="33"/>
        <w:tabs>
          <w:tab w:val="num" w:pos="720"/>
        </w:tabs>
        <w:rPr>
          <w:rFonts w:ascii="Aptos Narrow" w:hAnsi="Aptos Narrow"/>
          <w:lang w:val="en-IN"/>
        </w:rPr>
      </w:pPr>
      <w:r w:rsidRPr="009552C2">
        <w:rPr>
          <w:rFonts w:ascii="Aptos Narrow" w:hAnsi="Aptos Narrow"/>
          <w:b/>
          <w:bCs/>
          <w:lang w:val="en-IN"/>
        </w:rPr>
        <w:t>LastName</w:t>
      </w:r>
      <w:r w:rsidRPr="009552C2">
        <w:rPr>
          <w:rFonts w:ascii="Aptos Narrow" w:hAnsi="Aptos Narrow"/>
          <w:lang w:val="en-IN"/>
        </w:rPr>
        <w:t>: Recipient’s last name.</w:t>
      </w:r>
    </w:p>
    <w:p w14:paraId="568A18E9" w14:textId="77777777" w:rsidR="009552C2" w:rsidRPr="009552C2" w:rsidRDefault="009552C2" w:rsidP="00F817CF">
      <w:pPr>
        <w:numPr>
          <w:ilvl w:val="0"/>
          <w:numId w:val="33"/>
        </w:numPr>
        <w:shd w:val="clear" w:color="auto" w:fill="DAEEF3" w:themeFill="accent5" w:themeFillTint="33"/>
        <w:tabs>
          <w:tab w:val="num" w:pos="720"/>
        </w:tabs>
        <w:rPr>
          <w:rFonts w:ascii="Aptos Narrow" w:hAnsi="Aptos Narrow"/>
          <w:lang w:val="en-IN"/>
        </w:rPr>
      </w:pPr>
      <w:proofErr w:type="spellStart"/>
      <w:r w:rsidRPr="009552C2">
        <w:rPr>
          <w:rFonts w:ascii="Aptos Narrow" w:hAnsi="Aptos Narrow"/>
          <w:b/>
          <w:bCs/>
          <w:lang w:val="en-IN"/>
        </w:rPr>
        <w:t>RecipientID</w:t>
      </w:r>
      <w:proofErr w:type="spellEnd"/>
      <w:r w:rsidRPr="009552C2">
        <w:rPr>
          <w:rFonts w:ascii="Aptos Narrow" w:hAnsi="Aptos Narrow"/>
          <w:lang w:val="en-IN"/>
        </w:rPr>
        <w:t>: Unique ID for the recipient.</w:t>
      </w:r>
    </w:p>
    <w:p w14:paraId="71CC60B5" w14:textId="77777777" w:rsidR="009552C2" w:rsidRDefault="009552C2" w:rsidP="009552C2">
      <w:pPr>
        <w:shd w:val="clear" w:color="auto" w:fill="DAEEF3" w:themeFill="accent5" w:themeFillTint="33"/>
        <w:rPr>
          <w:rFonts w:ascii="Aptos Narrow" w:hAnsi="Aptos Narrow"/>
          <w:b/>
          <w:bCs/>
          <w:lang w:val="en-IN"/>
        </w:rPr>
      </w:pPr>
    </w:p>
    <w:p w14:paraId="0AEA791E" w14:textId="4A246891" w:rsidR="009552C2" w:rsidRPr="009552C2" w:rsidRDefault="009552C2" w:rsidP="0042112B">
      <w:pPr>
        <w:shd w:val="clear" w:color="auto" w:fill="DAEEF3" w:themeFill="accent5" w:themeFillTint="33"/>
        <w:jc w:val="both"/>
        <w:rPr>
          <w:rFonts w:ascii="Aptos Narrow" w:hAnsi="Aptos Narrow"/>
          <w:b/>
          <w:bCs/>
          <w:lang w:val="en-IN"/>
        </w:rPr>
      </w:pPr>
      <w:r w:rsidRPr="009552C2">
        <w:rPr>
          <w:rFonts w:ascii="Aptos Narrow" w:hAnsi="Aptos Narrow"/>
          <w:b/>
          <w:bCs/>
          <w:lang w:val="en-IN"/>
        </w:rPr>
        <w:t>Data Processing Rules:</w:t>
      </w:r>
    </w:p>
    <w:p w14:paraId="60351889" w14:textId="77777777" w:rsidR="009552C2" w:rsidRPr="009552C2" w:rsidRDefault="009552C2" w:rsidP="0042112B">
      <w:pPr>
        <w:shd w:val="clear" w:color="auto" w:fill="DAEEF3" w:themeFill="accent5" w:themeFillTint="33"/>
        <w:jc w:val="both"/>
        <w:rPr>
          <w:rFonts w:ascii="Aptos Narrow" w:hAnsi="Aptos Narrow"/>
          <w:lang w:val="en-IN"/>
        </w:rPr>
      </w:pPr>
      <w:r w:rsidRPr="009552C2">
        <w:rPr>
          <w:rFonts w:ascii="Aptos Narrow" w:hAnsi="Aptos Narrow"/>
          <w:lang w:val="en-IN"/>
        </w:rPr>
        <w:t>The specific data processing rules related to the handling and validation of transaction payloads, including any filtering, in-filling, or substitution practices, are proprietary to the vendor and cannot be disclosed.</w:t>
      </w:r>
    </w:p>
    <w:p w14:paraId="6FFB3927" w14:textId="77777777" w:rsidR="009552C2" w:rsidRPr="009552C2" w:rsidRDefault="009552C2" w:rsidP="0042112B">
      <w:pPr>
        <w:shd w:val="clear" w:color="auto" w:fill="DAEEF3" w:themeFill="accent5" w:themeFillTint="33"/>
        <w:jc w:val="both"/>
        <w:rPr>
          <w:rFonts w:ascii="Aptos Narrow" w:hAnsi="Aptos Narrow"/>
          <w:lang w:val="en-IN"/>
        </w:rPr>
      </w:pPr>
      <w:r w:rsidRPr="009552C2">
        <w:rPr>
          <w:rFonts w:ascii="Aptos Narrow" w:hAnsi="Aptos Narrow"/>
          <w:lang w:val="en-IN"/>
        </w:rPr>
        <w:t>This payload, provided by EWB to Alipay, serves as a sample of the data used in the fraud detection process.</w:t>
      </w:r>
    </w:p>
    <w:p w14:paraId="312AAC61" w14:textId="2582F0AE" w:rsidR="009052BD" w:rsidRDefault="00A84132" w:rsidP="009052BD">
      <w:pPr>
        <w:shd w:val="clear" w:color="auto" w:fill="DAEEF3" w:themeFill="accent5" w:themeFillTint="33"/>
        <w:rPr>
          <w:rFonts w:ascii="Aptos Narrow" w:hAnsi="Aptos Narrow"/>
        </w:rPr>
      </w:pPr>
      <w:r w:rsidRPr="00701254">
        <w:rPr>
          <w:rFonts w:ascii="Arial Narrow" w:hAnsi="Arial Narrow"/>
          <w:sz w:val="20"/>
          <w:szCs w:val="20"/>
        </w:rPr>
        <w:object w:dxaOrig="1814" w:dyaOrig="1174" w14:anchorId="0E531CC2">
          <v:shape id="_x0000_i1026" type="#_x0000_t75" style="width:90.75pt;height:58.5pt" o:ole="">
            <v:imagedata r:id="rId15" o:title=""/>
          </v:shape>
          <o:OLEObject Type="Embed" ProgID="Package" ShapeID="_x0000_i1026" DrawAspect="Icon" ObjectID="_1803495316" r:id="rId17"/>
        </w:object>
      </w:r>
    </w:p>
    <w:p w14:paraId="4D23D317" w14:textId="77777777" w:rsidR="009052BD" w:rsidRDefault="009052BD" w:rsidP="009052BD">
      <w:pPr>
        <w:shd w:val="clear" w:color="auto" w:fill="DAEEF3" w:themeFill="accent5" w:themeFillTint="33"/>
        <w:rPr>
          <w:rFonts w:ascii="Aptos Narrow" w:hAnsi="Aptos Narrow"/>
        </w:rPr>
      </w:pPr>
    </w:p>
    <w:p w14:paraId="7265E8A0" w14:textId="77777777" w:rsidR="009052BD" w:rsidRDefault="009052BD" w:rsidP="009052BD"/>
    <w:p w14:paraId="57F209AF" w14:textId="77777777" w:rsidR="004F5D88" w:rsidRDefault="004F5D88" w:rsidP="00C65F28">
      <w:pPr>
        <w:pStyle w:val="Heading3"/>
      </w:pPr>
      <w:bookmarkStart w:id="900" w:name="_Toc191977211"/>
      <w:bookmarkEnd w:id="899"/>
      <w:r>
        <w:rPr>
          <w:rFonts w:hint="eastAsia"/>
        </w:rPr>
        <w:t>Model Formulas / Algorithms</w:t>
      </w:r>
      <w:bookmarkEnd w:id="900"/>
    </w:p>
    <w:p w14:paraId="1ECD7492" w14:textId="25AC8047" w:rsidR="004F5D88" w:rsidRDefault="004F5D88" w:rsidP="004F5D88">
      <w:pPr>
        <w:rPr>
          <w:rStyle w:val="SubtleEmphasis"/>
        </w:rPr>
      </w:pPr>
      <w:bookmarkStart w:id="901" w:name="OLE_LINK25"/>
      <w:r>
        <w:rPr>
          <w:rStyle w:val="SubtleEmphasis"/>
        </w:rPr>
        <w:t>Describe detailed model formulas, algorithms, and numerical techniques</w:t>
      </w:r>
      <w:r w:rsidR="003B1F59">
        <w:rPr>
          <w:rStyle w:val="SubtleEmphasis"/>
        </w:rPr>
        <w:t>, if possible</w:t>
      </w:r>
      <w:r>
        <w:rPr>
          <w:rStyle w:val="SubtleEmphasis"/>
        </w:rPr>
        <w:t>.</w:t>
      </w:r>
      <w:bookmarkEnd w:id="901"/>
    </w:p>
    <w:p w14:paraId="33243EE3" w14:textId="77777777" w:rsidR="004F5D88" w:rsidRDefault="004F5D88" w:rsidP="004F5D88">
      <w:pPr>
        <w:rPr>
          <w:rStyle w:val="SubtleEmphasis"/>
        </w:rPr>
      </w:pPr>
      <w:bookmarkStart w:id="902" w:name="OLE_LINK36"/>
    </w:p>
    <w:p w14:paraId="1BC97073" w14:textId="11908103" w:rsidR="004F5D88" w:rsidRDefault="004F5D88" w:rsidP="004F5D88">
      <w:pPr>
        <w:shd w:val="clear" w:color="auto" w:fill="DAEEF3" w:themeFill="accent5" w:themeFillTint="33"/>
        <w:rPr>
          <w:rFonts w:ascii="Aptos Narrow" w:hAnsi="Aptos Narrow"/>
        </w:rPr>
      </w:pPr>
      <w:r>
        <w:rPr>
          <w:rFonts w:ascii="Aptos Narrow" w:hAnsi="Aptos Narrow"/>
        </w:rPr>
        <w:t xml:space="preserve">Model Owner: </w:t>
      </w:r>
    </w:p>
    <w:p w14:paraId="3666AABF" w14:textId="67C2022E" w:rsidR="00634132" w:rsidRPr="00634132" w:rsidRDefault="00634132" w:rsidP="001028FF">
      <w:pPr>
        <w:shd w:val="clear" w:color="auto" w:fill="DAEEF3" w:themeFill="accent5" w:themeFillTint="33"/>
        <w:jc w:val="both"/>
        <w:rPr>
          <w:rFonts w:ascii="Aptos Narrow" w:hAnsi="Aptos Narrow"/>
        </w:rPr>
      </w:pPr>
      <w:r w:rsidRPr="00634132">
        <w:rPr>
          <w:rFonts w:ascii="Aptos Narrow" w:hAnsi="Aptos Narrow"/>
        </w:rPr>
        <w:t xml:space="preserve">The Alipay </w:t>
      </w:r>
      <w:r>
        <w:rPr>
          <w:rFonts w:ascii="Aptos Narrow" w:hAnsi="Aptos Narrow"/>
        </w:rPr>
        <w:t xml:space="preserve">fraud detection </w:t>
      </w:r>
      <w:r w:rsidRPr="00634132">
        <w:rPr>
          <w:rFonts w:ascii="Aptos Narrow" w:hAnsi="Aptos Narrow"/>
        </w:rPr>
        <w:t>system is a rule-based model that does not rely on traditional numerical algorithms or formulas. The model utilizes predefined business rules rather than standard machine learning or statistical algorithms for fraud risk assessment.</w:t>
      </w:r>
    </w:p>
    <w:p w14:paraId="1BB121E7" w14:textId="77777777" w:rsidR="00634132" w:rsidRPr="00634132" w:rsidRDefault="00634132" w:rsidP="001028FF">
      <w:pPr>
        <w:shd w:val="clear" w:color="auto" w:fill="DAEEF3" w:themeFill="accent5" w:themeFillTint="33"/>
        <w:jc w:val="both"/>
        <w:rPr>
          <w:rFonts w:ascii="Aptos Narrow" w:hAnsi="Aptos Narrow"/>
        </w:rPr>
      </w:pPr>
    </w:p>
    <w:p w14:paraId="756E5D74" w14:textId="40246CD8" w:rsidR="00634132" w:rsidRPr="00634132" w:rsidRDefault="00634132" w:rsidP="001028FF">
      <w:pPr>
        <w:shd w:val="clear" w:color="auto" w:fill="DAEEF3" w:themeFill="accent5" w:themeFillTint="33"/>
        <w:jc w:val="both"/>
        <w:rPr>
          <w:rFonts w:ascii="Aptos Narrow" w:hAnsi="Aptos Narrow"/>
        </w:rPr>
      </w:pPr>
      <w:r w:rsidRPr="00634132">
        <w:rPr>
          <w:rFonts w:ascii="Aptos Narrow" w:hAnsi="Aptos Narrow"/>
        </w:rPr>
        <w:t xml:space="preserve">While the vendor has not disclosed the specific internal </w:t>
      </w:r>
      <w:r>
        <w:rPr>
          <w:rFonts w:ascii="Aptos Narrow" w:hAnsi="Aptos Narrow"/>
        </w:rPr>
        <w:t>logics</w:t>
      </w:r>
      <w:r w:rsidRPr="00634132">
        <w:rPr>
          <w:rFonts w:ascii="Aptos Narrow" w:hAnsi="Aptos Narrow"/>
        </w:rPr>
        <w:t xml:space="preserve"> due to proprietary concerns, the core mechanism involves applying transaction rules based on transaction details such as sender, recipient, amount, currency, exchange rate, and other attributes. These rules are designed to identify potentially fraudulent activities by assessing transaction patterns, historical transaction behavior, and other predefined risk factors.</w:t>
      </w:r>
    </w:p>
    <w:p w14:paraId="2604105F" w14:textId="77777777" w:rsidR="00634132" w:rsidRPr="00634132" w:rsidRDefault="00634132" w:rsidP="001028FF">
      <w:pPr>
        <w:shd w:val="clear" w:color="auto" w:fill="DAEEF3" w:themeFill="accent5" w:themeFillTint="33"/>
        <w:jc w:val="both"/>
        <w:rPr>
          <w:rFonts w:ascii="Aptos Narrow" w:hAnsi="Aptos Narrow"/>
        </w:rPr>
      </w:pPr>
    </w:p>
    <w:p w14:paraId="016899D9" w14:textId="04F4CF47" w:rsidR="004F5D88" w:rsidRDefault="00634132" w:rsidP="001028FF">
      <w:pPr>
        <w:shd w:val="clear" w:color="auto" w:fill="DAEEF3" w:themeFill="accent5" w:themeFillTint="33"/>
        <w:jc w:val="both"/>
        <w:rPr>
          <w:rFonts w:ascii="Aptos Narrow" w:hAnsi="Aptos Narrow"/>
        </w:rPr>
      </w:pPr>
      <w:r w:rsidRPr="00634132">
        <w:rPr>
          <w:rFonts w:ascii="Aptos Narrow" w:hAnsi="Aptos Narrow"/>
        </w:rPr>
        <w:t>The model’s output is based on these risk rules, which continuously adapt based on operational feedback, rather than being driven by complex mathematical formulas or algorithmic calculations.</w:t>
      </w:r>
    </w:p>
    <w:p w14:paraId="0402B9B2" w14:textId="77777777" w:rsidR="00634132" w:rsidRDefault="00634132" w:rsidP="00634132">
      <w:pPr>
        <w:shd w:val="clear" w:color="auto" w:fill="DAEEF3" w:themeFill="accent5" w:themeFillTint="33"/>
        <w:rPr>
          <w:rFonts w:ascii="Aptos Narrow" w:hAnsi="Aptos Narrow"/>
        </w:rPr>
      </w:pPr>
    </w:p>
    <w:p w14:paraId="24E2C13F" w14:textId="77777777" w:rsidR="004F5D88" w:rsidRDefault="004F5D88" w:rsidP="004F5D88"/>
    <w:p w14:paraId="0BCE9129" w14:textId="6E7604B7" w:rsidR="004F5D88" w:rsidRDefault="004F5D88" w:rsidP="00C65F28">
      <w:pPr>
        <w:pStyle w:val="Heading3"/>
      </w:pPr>
      <w:bookmarkStart w:id="903" w:name="_Toc191977212"/>
      <w:bookmarkEnd w:id="902"/>
      <w:r>
        <w:rPr>
          <w:rFonts w:hint="eastAsia"/>
        </w:rPr>
        <w:t>Model Parameter</w:t>
      </w:r>
      <w:r w:rsidR="003B1F59">
        <w:rPr>
          <w:rFonts w:hint="eastAsia"/>
        </w:rPr>
        <w:t>s and Settings</w:t>
      </w:r>
      <w:r>
        <w:rPr>
          <w:rFonts w:hint="eastAsia"/>
        </w:rPr>
        <w:t xml:space="preserve"> Values</w:t>
      </w:r>
      <w:bookmarkEnd w:id="903"/>
    </w:p>
    <w:p w14:paraId="799C9A27" w14:textId="68D16372" w:rsidR="003B1F59" w:rsidRDefault="004F5D88" w:rsidP="003B1F59">
      <w:pPr>
        <w:rPr>
          <w:rStyle w:val="SubtleEmphasis"/>
        </w:rPr>
      </w:pPr>
      <w:r>
        <w:rPr>
          <w:rStyle w:val="SubtleEmphasis"/>
        </w:rPr>
        <w:t xml:space="preserve">Provide the values for all parameters and other input </w:t>
      </w:r>
      <w:r w:rsidR="00136089">
        <w:rPr>
          <w:rStyle w:val="SubtleEmphasis"/>
        </w:rPr>
        <w:t>assumptions</w:t>
      </w:r>
      <w:r w:rsidR="00136089" w:rsidRPr="003B1F59">
        <w:t>,</w:t>
      </w:r>
      <w:r w:rsidR="003B1F59">
        <w:rPr>
          <w:rStyle w:val="SubtleEmphasis"/>
        </w:rPr>
        <w:t xml:space="preserve"> including hyper-parameters for machine learning models. </w:t>
      </w:r>
    </w:p>
    <w:p w14:paraId="21049FDA" w14:textId="77777777" w:rsidR="003B1F59" w:rsidRDefault="003B1F59" w:rsidP="003B1F59">
      <w:pPr>
        <w:rPr>
          <w:rStyle w:val="SubtleEmphasis"/>
        </w:rPr>
      </w:pPr>
    </w:p>
    <w:p w14:paraId="42CE11C6" w14:textId="43E10AF8" w:rsidR="004F5D88" w:rsidRDefault="003B1F59" w:rsidP="003B1F59">
      <w:pPr>
        <w:rPr>
          <w:rStyle w:val="SubtleEmphasis"/>
        </w:rPr>
      </w:pPr>
      <w:r>
        <w:rPr>
          <w:rStyle w:val="SubtleEmphasis"/>
        </w:rPr>
        <w:t>For vendor models, specify values of user-selectable settings</w:t>
      </w:r>
      <w:r w:rsidR="004F5D88">
        <w:rPr>
          <w:rStyle w:val="SubtleEmphasis"/>
        </w:rPr>
        <w:t>.</w:t>
      </w:r>
    </w:p>
    <w:p w14:paraId="050A1F47" w14:textId="77777777" w:rsidR="004F5D88" w:rsidRDefault="004F5D88" w:rsidP="004F5D88">
      <w:pPr>
        <w:rPr>
          <w:rStyle w:val="SubtleEmphasis"/>
        </w:rPr>
      </w:pPr>
      <w:bookmarkStart w:id="904" w:name="OLE_LINK38"/>
    </w:p>
    <w:p w14:paraId="79902C61" w14:textId="1EEE78EE" w:rsidR="004F5D88" w:rsidRDefault="004F5D88" w:rsidP="004F5D88">
      <w:pPr>
        <w:shd w:val="clear" w:color="auto" w:fill="DAEEF3" w:themeFill="accent5" w:themeFillTint="33"/>
        <w:rPr>
          <w:rFonts w:ascii="Aptos Narrow" w:hAnsi="Aptos Narrow"/>
        </w:rPr>
      </w:pPr>
      <w:r>
        <w:rPr>
          <w:rFonts w:ascii="Aptos Narrow" w:hAnsi="Aptos Narrow"/>
        </w:rPr>
        <w:t xml:space="preserve">Model Owner: </w:t>
      </w:r>
    </w:p>
    <w:p w14:paraId="7DE58DD7" w14:textId="77777777" w:rsidR="00910990" w:rsidRDefault="00634132" w:rsidP="001028FF">
      <w:pPr>
        <w:shd w:val="clear" w:color="auto" w:fill="DAEEF3" w:themeFill="accent5" w:themeFillTint="33"/>
        <w:jc w:val="both"/>
        <w:rPr>
          <w:rFonts w:ascii="Aptos Narrow" w:hAnsi="Aptos Narrow"/>
        </w:rPr>
      </w:pPr>
      <w:r w:rsidRPr="00634132">
        <w:rPr>
          <w:rFonts w:ascii="Aptos Narrow" w:hAnsi="Aptos Narrow"/>
        </w:rPr>
        <w:t xml:space="preserve">For the Alipay </w:t>
      </w:r>
      <w:r>
        <w:rPr>
          <w:rFonts w:ascii="Aptos Narrow" w:hAnsi="Aptos Narrow"/>
        </w:rPr>
        <w:t xml:space="preserve">fraud detection </w:t>
      </w:r>
      <w:r w:rsidRPr="00634132">
        <w:rPr>
          <w:rFonts w:ascii="Aptos Narrow" w:hAnsi="Aptos Narrow"/>
        </w:rPr>
        <w:t xml:space="preserve">system is a rule-based model, there are no traditional machine learning hyperparameters or machine learning model settings like in an AI-based model. The model operates on predefined, static rules that are based on historical transaction data patterns and aligned with </w:t>
      </w:r>
      <w:r>
        <w:rPr>
          <w:rFonts w:ascii="Aptos Narrow" w:hAnsi="Aptos Narrow"/>
        </w:rPr>
        <w:t>acceptable</w:t>
      </w:r>
      <w:r w:rsidRPr="00634132">
        <w:rPr>
          <w:rFonts w:ascii="Aptos Narrow" w:hAnsi="Aptos Narrow"/>
        </w:rPr>
        <w:t xml:space="preserve"> risk appetite. These rules assess the likelihood of fraud based on factors such as transaction amounts, recipient details, transfer speeds, and other parameters, but specific values for thresholds are proprietary and not disclosed by the vendor.</w:t>
      </w:r>
    </w:p>
    <w:p w14:paraId="374A9DEA" w14:textId="77777777" w:rsidR="00910990" w:rsidRPr="00634132" w:rsidRDefault="00910990" w:rsidP="001028FF">
      <w:pPr>
        <w:shd w:val="clear" w:color="auto" w:fill="DAEEF3" w:themeFill="accent5" w:themeFillTint="33"/>
        <w:jc w:val="both"/>
        <w:rPr>
          <w:rFonts w:ascii="Aptos Narrow" w:hAnsi="Aptos Narrow"/>
        </w:rPr>
      </w:pPr>
    </w:p>
    <w:p w14:paraId="2B0387FD" w14:textId="4B4921E3" w:rsidR="004F5D88" w:rsidRDefault="00634132" w:rsidP="001028FF">
      <w:pPr>
        <w:shd w:val="clear" w:color="auto" w:fill="DAEEF3" w:themeFill="accent5" w:themeFillTint="33"/>
        <w:jc w:val="both"/>
        <w:rPr>
          <w:rFonts w:ascii="Aptos Narrow" w:hAnsi="Aptos Narrow"/>
        </w:rPr>
      </w:pPr>
      <w:r w:rsidRPr="00634132">
        <w:rPr>
          <w:rFonts w:ascii="Aptos Narrow" w:hAnsi="Aptos Narrow"/>
        </w:rPr>
        <w:t xml:space="preserve">There </w:t>
      </w:r>
      <w:r w:rsidR="00910990" w:rsidRPr="00634132">
        <w:rPr>
          <w:rFonts w:ascii="Aptos Narrow" w:hAnsi="Aptos Narrow"/>
        </w:rPr>
        <w:t>is</w:t>
      </w:r>
      <w:r w:rsidRPr="00634132">
        <w:rPr>
          <w:rFonts w:ascii="Aptos Narrow" w:hAnsi="Aptos Narrow"/>
        </w:rPr>
        <w:t xml:space="preserve"> no machine learning models or user-selectable settings in this rule-based system, and as a result, no hyper-parameters or model parameters are available for external review. The system is continuously adjusted to adapt to changing fraud patterns and operational needs, but the exact configurations remain confidential.</w:t>
      </w:r>
    </w:p>
    <w:p w14:paraId="4184CD67" w14:textId="77777777" w:rsidR="004F5D88" w:rsidRDefault="004F5D88" w:rsidP="004F5D88">
      <w:pPr>
        <w:shd w:val="clear" w:color="auto" w:fill="DAEEF3" w:themeFill="accent5" w:themeFillTint="33"/>
        <w:rPr>
          <w:rFonts w:ascii="Aptos Narrow" w:hAnsi="Aptos Narrow"/>
        </w:rPr>
      </w:pPr>
    </w:p>
    <w:bookmarkEnd w:id="904"/>
    <w:p w14:paraId="3D65E5CA" w14:textId="77777777" w:rsidR="004F5D88" w:rsidRDefault="004F5D88" w:rsidP="004F5D88"/>
    <w:p w14:paraId="1E814BA5" w14:textId="77777777" w:rsidR="004F5D88" w:rsidRDefault="004F5D88" w:rsidP="00C65F28">
      <w:pPr>
        <w:pStyle w:val="Heading3"/>
      </w:pPr>
      <w:bookmarkStart w:id="905" w:name="_Toc191977213"/>
      <w:r>
        <w:rPr>
          <w:rFonts w:hint="eastAsia"/>
        </w:rPr>
        <w:t>Model Outputs</w:t>
      </w:r>
      <w:bookmarkEnd w:id="905"/>
    </w:p>
    <w:p w14:paraId="3B367AAA" w14:textId="77777777" w:rsidR="004F5D88" w:rsidRDefault="004F5D88" w:rsidP="004F5D88">
      <w:pPr>
        <w:rPr>
          <w:rStyle w:val="SubtleEmphasis"/>
        </w:rPr>
      </w:pPr>
      <w:r>
        <w:rPr>
          <w:rStyle w:val="SubtleEmphasis"/>
        </w:rPr>
        <w:t>Provide a list of all model outputs, including expected values or ranges.</w:t>
      </w:r>
    </w:p>
    <w:p w14:paraId="7EC5C1A5" w14:textId="77777777" w:rsidR="004F5D88" w:rsidRDefault="004F5D88" w:rsidP="004F5D88">
      <w:pPr>
        <w:rPr>
          <w:rStyle w:val="SubtleEmphasis"/>
        </w:rPr>
      </w:pPr>
    </w:p>
    <w:p w14:paraId="196C54E2" w14:textId="0DC017AF" w:rsidR="004F5D88" w:rsidRDefault="004F5D88" w:rsidP="004F5D88">
      <w:pPr>
        <w:shd w:val="clear" w:color="auto" w:fill="DAEEF3" w:themeFill="accent5" w:themeFillTint="33"/>
        <w:rPr>
          <w:rFonts w:ascii="Aptos Narrow" w:hAnsi="Aptos Narrow"/>
        </w:rPr>
      </w:pPr>
      <w:r>
        <w:rPr>
          <w:rFonts w:ascii="Aptos Narrow" w:hAnsi="Aptos Narrow"/>
        </w:rPr>
        <w:t xml:space="preserve">Model Owner: </w:t>
      </w:r>
    </w:p>
    <w:p w14:paraId="6C012130" w14:textId="3841CE97" w:rsidR="004F5D88" w:rsidRDefault="00C202D7" w:rsidP="001028FF">
      <w:pPr>
        <w:shd w:val="clear" w:color="auto" w:fill="DAEEF3" w:themeFill="accent5" w:themeFillTint="33"/>
        <w:jc w:val="both"/>
        <w:rPr>
          <w:rFonts w:ascii="Aptos Narrow" w:hAnsi="Aptos Narrow"/>
        </w:rPr>
      </w:pPr>
      <w:r>
        <w:rPr>
          <w:rFonts w:ascii="Aptos Narrow" w:hAnsi="Aptos Narrow"/>
        </w:rPr>
        <w:t>T</w:t>
      </w:r>
      <w:r w:rsidRPr="00C202D7">
        <w:rPr>
          <w:rFonts w:ascii="Aptos Narrow" w:hAnsi="Aptos Narrow"/>
        </w:rPr>
        <w:t>he output of the Alipay fraud detection system is based on whether a transaction meets the predefined rules in the model. If the transaction passes all the fraud detection rules, it is approved for processing. However, if the transaction does not comply with the rules, it is flagged as suspicious and moved to manual review by the fraud detection team. The decision-making process is binary: the transaction is either approved or flagged for manual review, depending on whether it adheres to the model's fraud detection criteria. This ensures that suspicious transactions are further investigated before being processed.</w:t>
      </w:r>
    </w:p>
    <w:p w14:paraId="02632C65" w14:textId="77777777" w:rsidR="004F5D88" w:rsidRDefault="004F5D88" w:rsidP="004F5D88">
      <w:pPr>
        <w:shd w:val="clear" w:color="auto" w:fill="DAEEF3" w:themeFill="accent5" w:themeFillTint="33"/>
        <w:rPr>
          <w:rFonts w:ascii="Aptos Narrow" w:hAnsi="Aptos Narrow"/>
        </w:rPr>
      </w:pPr>
    </w:p>
    <w:p w14:paraId="4D36EBC5" w14:textId="77777777" w:rsidR="004F5D88" w:rsidRDefault="004F5D88" w:rsidP="004F5D88">
      <w:pPr>
        <w:rPr>
          <w:rStyle w:val="SubtleEmphasis"/>
        </w:rPr>
      </w:pPr>
    </w:p>
    <w:p w14:paraId="5560AF84" w14:textId="77777777" w:rsidR="004F5D88" w:rsidRDefault="004F5D88" w:rsidP="00C65F28">
      <w:pPr>
        <w:pStyle w:val="Heading3"/>
      </w:pPr>
      <w:bookmarkStart w:id="906" w:name="_Toc191977214"/>
      <w:r>
        <w:rPr>
          <w:rFonts w:hint="eastAsia"/>
        </w:rPr>
        <w:t>Reports</w:t>
      </w:r>
      <w:bookmarkEnd w:id="906"/>
    </w:p>
    <w:p w14:paraId="5A642FFB" w14:textId="77777777" w:rsidR="004F5D88" w:rsidRDefault="004F5D88" w:rsidP="004F5D88">
      <w:pPr>
        <w:rPr>
          <w:rStyle w:val="SubtleEmphasis"/>
        </w:rPr>
      </w:pPr>
      <w:r>
        <w:rPr>
          <w:rStyle w:val="SubtleEmphasis"/>
        </w:rPr>
        <w:t>Provide a list of all standard output files or reports and describe how they are used in the business.</w:t>
      </w:r>
    </w:p>
    <w:p w14:paraId="25498E82" w14:textId="77777777" w:rsidR="004F5D88" w:rsidRDefault="004F5D88" w:rsidP="004F5D88">
      <w:pPr>
        <w:rPr>
          <w:rStyle w:val="SubtleEmphasis"/>
        </w:rPr>
      </w:pPr>
      <w:bookmarkStart w:id="907" w:name="OLE_LINK53"/>
      <w:bookmarkStart w:id="908" w:name="OLE_LINK51"/>
    </w:p>
    <w:p w14:paraId="44A76F07" w14:textId="06F417F7" w:rsidR="004F5D88" w:rsidRDefault="004F5D88" w:rsidP="004F5D88">
      <w:pPr>
        <w:shd w:val="clear" w:color="auto" w:fill="DAEEF3" w:themeFill="accent5" w:themeFillTint="33"/>
        <w:rPr>
          <w:rFonts w:ascii="Aptos Narrow" w:hAnsi="Aptos Narrow"/>
        </w:rPr>
      </w:pPr>
      <w:bookmarkStart w:id="909" w:name="OLE_LINK50"/>
      <w:r>
        <w:rPr>
          <w:rFonts w:ascii="Aptos Narrow" w:hAnsi="Aptos Narrow"/>
        </w:rPr>
        <w:t xml:space="preserve">Model Owner: </w:t>
      </w:r>
    </w:p>
    <w:p w14:paraId="665B2CA4" w14:textId="677B687A" w:rsidR="004F5D88" w:rsidRDefault="00C202D7" w:rsidP="001028FF">
      <w:pPr>
        <w:shd w:val="clear" w:color="auto" w:fill="DAEEF3" w:themeFill="accent5" w:themeFillTint="33"/>
        <w:jc w:val="both"/>
        <w:rPr>
          <w:rFonts w:ascii="Aptos Narrow" w:hAnsi="Aptos Narrow"/>
        </w:rPr>
      </w:pPr>
      <w:r w:rsidRPr="00C202D7">
        <w:rPr>
          <w:rFonts w:ascii="Aptos Narrow" w:hAnsi="Aptos Narrow"/>
        </w:rPr>
        <w:t>The Alipay fraud detection system generates reports that include transaction approval or flagging status. If a transaction matches the defined fraud rules, it is approved; if not, it is flagged as suspicious and moved to manual review. These reports help the fraud detection team prioritize and investigate flagged transactions. The system ensures that flagged transactions are closely monitored to detect potential fraud. The reports are crucial for tracking transaction outcomes and supporting manual fraud investigation.</w:t>
      </w:r>
    </w:p>
    <w:p w14:paraId="52CC8C42" w14:textId="77777777" w:rsidR="004F5D88" w:rsidRDefault="004F5D88" w:rsidP="004F5D88">
      <w:pPr>
        <w:shd w:val="clear" w:color="auto" w:fill="DAEEF3" w:themeFill="accent5" w:themeFillTint="33"/>
        <w:rPr>
          <w:rFonts w:ascii="Aptos Narrow" w:hAnsi="Aptos Narrow"/>
        </w:rPr>
      </w:pPr>
    </w:p>
    <w:bookmarkEnd w:id="907"/>
    <w:p w14:paraId="6CBB9586" w14:textId="77777777" w:rsidR="00F5605C" w:rsidRDefault="00F5605C" w:rsidP="004F5D88"/>
    <w:bookmarkEnd w:id="908"/>
    <w:bookmarkEnd w:id="909"/>
    <w:p w14:paraId="2362C257" w14:textId="77777777" w:rsidR="00F5605C" w:rsidRDefault="00F5605C" w:rsidP="004F5D88"/>
    <w:p w14:paraId="77E1591A" w14:textId="77777777" w:rsidR="00F5605C" w:rsidRDefault="00F5605C" w:rsidP="004F5D88"/>
    <w:p w14:paraId="2DECF168" w14:textId="77777777" w:rsidR="003B1F59" w:rsidRDefault="003B1F59" w:rsidP="004F5D88"/>
    <w:p w14:paraId="4BCA353D" w14:textId="12121DDC" w:rsidR="00F5605C" w:rsidRPr="00F5605C" w:rsidRDefault="00F5605C" w:rsidP="0056016F">
      <w:pPr>
        <w:pStyle w:val="Heading2"/>
        <w:pBdr>
          <w:bottom w:val="single" w:sz="6" w:space="1" w:color="auto"/>
        </w:pBdr>
        <w:shd w:val="clear" w:color="auto" w:fill="C6D9F1" w:themeFill="text2" w:themeFillTint="33"/>
        <w:spacing w:before="0"/>
        <w:ind w:left="720" w:hanging="720"/>
        <w:rPr>
          <w:rFonts w:cs="Arial"/>
          <w:szCs w:val="24"/>
        </w:rPr>
      </w:pPr>
      <w:bookmarkStart w:id="910" w:name="_Toc191977215"/>
      <w:r w:rsidRPr="00F5605C">
        <w:rPr>
          <w:rFonts w:cs="Arial" w:hint="eastAsia"/>
          <w:szCs w:val="24"/>
        </w:rPr>
        <w:lastRenderedPageBreak/>
        <w:t>Operational Controls</w:t>
      </w:r>
      <w:bookmarkEnd w:id="910"/>
    </w:p>
    <w:p w14:paraId="21536D0F" w14:textId="688EFF4D" w:rsidR="00F5605C" w:rsidRDefault="00F5605C" w:rsidP="004F5D88">
      <w:r>
        <w:rPr>
          <w:rStyle w:val="SubtleEmphasis"/>
        </w:rPr>
        <w:t>Operational controls related to the model should be in place prior to the production deployment of the model.</w:t>
      </w:r>
    </w:p>
    <w:p w14:paraId="124DB405" w14:textId="77777777" w:rsidR="00F5605C" w:rsidRDefault="00F5605C" w:rsidP="004F5D88"/>
    <w:p w14:paraId="76385DD3" w14:textId="3A718DC3" w:rsidR="00F5605C" w:rsidRDefault="00F5605C" w:rsidP="00C65F28">
      <w:pPr>
        <w:pStyle w:val="Heading3"/>
      </w:pPr>
      <w:bookmarkStart w:id="911" w:name="_Toc191977216"/>
      <w:r>
        <w:rPr>
          <w:rFonts w:hint="eastAsia"/>
        </w:rPr>
        <w:t>Model Access and Security</w:t>
      </w:r>
      <w:bookmarkEnd w:id="911"/>
    </w:p>
    <w:p w14:paraId="496F07E4" w14:textId="77777777" w:rsidR="00F5605C" w:rsidRDefault="00F5605C" w:rsidP="00F5605C">
      <w:pPr>
        <w:rPr>
          <w:rStyle w:val="SubtleEmphasis"/>
        </w:rPr>
      </w:pPr>
      <w:r>
        <w:rPr>
          <w:rStyle w:val="SubtleEmphasis"/>
        </w:rPr>
        <w:t xml:space="preserve">Access controls prevent unauthorized changes to the production code and unauthorized operation of the model in production. Describe who has “write access” to the model and can make changes to the underlying code of the model in development and in production, who has access to run the model in production, and who controls model access rights. If there is a formal access monitoring and review process in place, describe it here. Indicate whether any model files are password protected. </w:t>
      </w:r>
    </w:p>
    <w:p w14:paraId="0F9ACD31" w14:textId="77777777" w:rsidR="00F5605C" w:rsidRDefault="00F5605C" w:rsidP="00F5605C">
      <w:pPr>
        <w:rPr>
          <w:rStyle w:val="SubtleEmphasis"/>
        </w:rPr>
      </w:pPr>
    </w:p>
    <w:p w14:paraId="68099909" w14:textId="21D9AFA7" w:rsidR="00F5605C" w:rsidRDefault="00F5605C" w:rsidP="00F5605C">
      <w:r>
        <w:rPr>
          <w:rStyle w:val="SubtleEmphasis"/>
        </w:rPr>
        <w:t xml:space="preserve">If there is no technical mechanism to prevent changes to the model in production (e.g., if the model is implemented using </w:t>
      </w:r>
      <w:r w:rsidR="00136089">
        <w:rPr>
          <w:rStyle w:val="SubtleEmphasis"/>
        </w:rPr>
        <w:t xml:space="preserve">Python </w:t>
      </w:r>
      <w:r>
        <w:rPr>
          <w:rStyle w:val="SubtleEmphasis"/>
        </w:rPr>
        <w:t>code), describe any checks performed to verify that no unauthorized changes have been made since the last approved update or use of the model (such as code comparisons).</w:t>
      </w:r>
    </w:p>
    <w:p w14:paraId="2A664128" w14:textId="77777777" w:rsidR="00B73CA5" w:rsidRDefault="00B73CA5" w:rsidP="00B73CA5">
      <w:pPr>
        <w:rPr>
          <w:rStyle w:val="SubtleEmphasis"/>
        </w:rPr>
      </w:pPr>
    </w:p>
    <w:p w14:paraId="17D01AE7" w14:textId="77777777" w:rsidR="00B838AC" w:rsidRDefault="00B73CA5" w:rsidP="00B838AC">
      <w:pPr>
        <w:shd w:val="clear" w:color="auto" w:fill="DAEEF3" w:themeFill="accent5" w:themeFillTint="33"/>
        <w:rPr>
          <w:rFonts w:ascii="Aptos Narrow" w:hAnsi="Aptos Narrow"/>
        </w:rPr>
      </w:pPr>
      <w:r>
        <w:rPr>
          <w:rFonts w:ascii="Aptos Narrow" w:hAnsi="Aptos Narrow"/>
        </w:rPr>
        <w:t xml:space="preserve">Model Owner: </w:t>
      </w:r>
    </w:p>
    <w:p w14:paraId="499BF823" w14:textId="77777777" w:rsidR="00734BE9" w:rsidRPr="00734BE9" w:rsidRDefault="00734BE9" w:rsidP="001028FF">
      <w:pPr>
        <w:shd w:val="clear" w:color="auto" w:fill="DAEEF3" w:themeFill="accent5" w:themeFillTint="33"/>
        <w:jc w:val="both"/>
        <w:rPr>
          <w:rFonts w:ascii="Aptos Narrow" w:hAnsi="Aptos Narrow"/>
        </w:rPr>
      </w:pPr>
      <w:r w:rsidRPr="00734BE9">
        <w:rPr>
          <w:rFonts w:ascii="Aptos Narrow" w:hAnsi="Aptos Narrow"/>
        </w:rPr>
        <w:t xml:space="preserve">Alipay's fraud detection system utilizes robust access controls to ensure that unauthorized changes to the production code are prevented. Only authorized personnel have “write access” to the model during both the development and production stages. The access rights to modify the model or make updates are managed by a designated access control team within Alipay. The fraud detection team, who </w:t>
      </w:r>
      <w:proofErr w:type="gramStart"/>
      <w:r w:rsidRPr="00734BE9">
        <w:rPr>
          <w:rFonts w:ascii="Aptos Narrow" w:hAnsi="Aptos Narrow"/>
        </w:rPr>
        <w:t>is</w:t>
      </w:r>
      <w:proofErr w:type="gramEnd"/>
      <w:r w:rsidRPr="00734BE9">
        <w:rPr>
          <w:rFonts w:ascii="Aptos Narrow" w:hAnsi="Aptos Narrow"/>
        </w:rPr>
        <w:t xml:space="preserve"> responsible for operating the model in production, does not have access to alter its underlying code.</w:t>
      </w:r>
    </w:p>
    <w:p w14:paraId="7F8B3C2A" w14:textId="77777777" w:rsidR="00734BE9" w:rsidRPr="00734BE9" w:rsidRDefault="00734BE9" w:rsidP="001028FF">
      <w:pPr>
        <w:shd w:val="clear" w:color="auto" w:fill="DAEEF3" w:themeFill="accent5" w:themeFillTint="33"/>
        <w:jc w:val="both"/>
        <w:rPr>
          <w:rFonts w:ascii="Aptos Narrow" w:hAnsi="Aptos Narrow"/>
        </w:rPr>
      </w:pPr>
    </w:p>
    <w:p w14:paraId="1B901537" w14:textId="325AAD48" w:rsidR="00734BE9" w:rsidRPr="00734BE9" w:rsidRDefault="00734BE9" w:rsidP="001028FF">
      <w:pPr>
        <w:shd w:val="clear" w:color="auto" w:fill="DAEEF3" w:themeFill="accent5" w:themeFillTint="33"/>
        <w:jc w:val="both"/>
        <w:rPr>
          <w:rFonts w:ascii="Aptos Narrow" w:hAnsi="Aptos Narrow"/>
        </w:rPr>
      </w:pPr>
      <w:r w:rsidRPr="00734BE9">
        <w:rPr>
          <w:rFonts w:ascii="Aptos Narrow" w:hAnsi="Aptos Narrow"/>
        </w:rPr>
        <w:t xml:space="preserve">Model access rights are controlled by the internal team at Alipay, and any changes are subject to strict internal procedures. The company has </w:t>
      </w:r>
      <w:r w:rsidR="001028FF" w:rsidRPr="00734BE9">
        <w:rPr>
          <w:rFonts w:ascii="Aptos Narrow" w:hAnsi="Aptos Narrow"/>
        </w:rPr>
        <w:t>formal</w:t>
      </w:r>
      <w:r w:rsidRPr="00734BE9">
        <w:rPr>
          <w:rFonts w:ascii="Aptos Narrow" w:hAnsi="Aptos Narrow"/>
        </w:rPr>
        <w:t xml:space="preserve"> access monitoring and review process in place to ensure that no unauthorized changes occur. Any potential modifications to the model are carefully monitored and reviewed.</w:t>
      </w:r>
    </w:p>
    <w:p w14:paraId="018A9F7F" w14:textId="77777777" w:rsidR="00734BE9" w:rsidRPr="00734BE9" w:rsidRDefault="00734BE9" w:rsidP="001028FF">
      <w:pPr>
        <w:shd w:val="clear" w:color="auto" w:fill="DAEEF3" w:themeFill="accent5" w:themeFillTint="33"/>
        <w:jc w:val="both"/>
        <w:rPr>
          <w:rFonts w:ascii="Aptos Narrow" w:hAnsi="Aptos Narrow"/>
        </w:rPr>
      </w:pPr>
    </w:p>
    <w:p w14:paraId="39CE6B20" w14:textId="23C9484D" w:rsidR="00B34586" w:rsidRDefault="00734BE9" w:rsidP="001028FF">
      <w:pPr>
        <w:shd w:val="clear" w:color="auto" w:fill="DAEEF3" w:themeFill="accent5" w:themeFillTint="33"/>
        <w:jc w:val="both"/>
        <w:rPr>
          <w:rFonts w:ascii="Aptos Narrow" w:hAnsi="Aptos Narrow"/>
        </w:rPr>
      </w:pPr>
      <w:r w:rsidRPr="00734BE9">
        <w:rPr>
          <w:rFonts w:ascii="Aptos Narrow" w:hAnsi="Aptos Narrow"/>
        </w:rPr>
        <w:t>Although the specific details of the system</w:t>
      </w:r>
      <w:r>
        <w:rPr>
          <w:rFonts w:ascii="Aptos Narrow" w:hAnsi="Aptos Narrow"/>
        </w:rPr>
        <w:t xml:space="preserve"> protection</w:t>
      </w:r>
      <w:r w:rsidRPr="00734BE9">
        <w:rPr>
          <w:rFonts w:ascii="Aptos Narrow" w:hAnsi="Aptos Narrow"/>
        </w:rPr>
        <w:t xml:space="preserve"> are not disclosed, security protocols ensure that unauthorized access is prevented. If any technical mechanisms, such as manual checks, are in place to verify model integrity, these are closely managed to ensure that the model runs as intended without unauthorized alterations.</w:t>
      </w:r>
    </w:p>
    <w:p w14:paraId="7AB535B5" w14:textId="77777777" w:rsidR="00734BE9" w:rsidRDefault="00734BE9" w:rsidP="00734BE9">
      <w:pPr>
        <w:shd w:val="clear" w:color="auto" w:fill="DAEEF3" w:themeFill="accent5" w:themeFillTint="33"/>
        <w:rPr>
          <w:rFonts w:ascii="Aptos Narrow" w:hAnsi="Aptos Narrow"/>
        </w:rPr>
      </w:pPr>
    </w:p>
    <w:p w14:paraId="7A6E87A1" w14:textId="77777777" w:rsidR="00F5605C" w:rsidRDefault="00F5605C" w:rsidP="004F5D88"/>
    <w:p w14:paraId="6D52BCFE" w14:textId="400C375A" w:rsidR="00F5605C" w:rsidRDefault="00F5605C" w:rsidP="00C65F28">
      <w:pPr>
        <w:pStyle w:val="Heading3"/>
      </w:pPr>
      <w:bookmarkStart w:id="912" w:name="_Toc191977217"/>
      <w:r>
        <w:rPr>
          <w:rFonts w:hint="eastAsia"/>
        </w:rPr>
        <w:t>Production Deployment</w:t>
      </w:r>
      <w:bookmarkEnd w:id="912"/>
    </w:p>
    <w:p w14:paraId="16465D28" w14:textId="1A2AA9EF" w:rsidR="00F5605C" w:rsidRPr="00F5605C" w:rsidRDefault="00F5605C" w:rsidP="00F5605C">
      <w:r>
        <w:rPr>
          <w:rStyle w:val="SubtleEmphasis"/>
        </w:rPr>
        <w:t>Describe the production deployment process for the new model or changed model, including related controls.</w:t>
      </w:r>
    </w:p>
    <w:p w14:paraId="7D69D4C7" w14:textId="77777777" w:rsidR="00B73CA5" w:rsidRDefault="00B73CA5" w:rsidP="00B73CA5">
      <w:pPr>
        <w:rPr>
          <w:rStyle w:val="SubtleEmphasis"/>
        </w:rPr>
      </w:pPr>
    </w:p>
    <w:p w14:paraId="6014E09C" w14:textId="7E5AC17C" w:rsidR="00B73CA5" w:rsidRDefault="00B73CA5" w:rsidP="00B73CA5">
      <w:pPr>
        <w:shd w:val="clear" w:color="auto" w:fill="DAEEF3" w:themeFill="accent5" w:themeFillTint="33"/>
        <w:rPr>
          <w:rFonts w:ascii="Aptos Narrow" w:hAnsi="Aptos Narrow"/>
        </w:rPr>
      </w:pPr>
      <w:r>
        <w:rPr>
          <w:rFonts w:ascii="Aptos Narrow" w:hAnsi="Aptos Narrow"/>
        </w:rPr>
        <w:t xml:space="preserve">Model Owner: </w:t>
      </w:r>
    </w:p>
    <w:p w14:paraId="3211C220" w14:textId="77777777" w:rsidR="00734BE9" w:rsidRPr="00734BE9" w:rsidRDefault="00734BE9" w:rsidP="001028FF">
      <w:pPr>
        <w:shd w:val="clear" w:color="auto" w:fill="DAEEF3" w:themeFill="accent5" w:themeFillTint="33"/>
        <w:jc w:val="both"/>
        <w:rPr>
          <w:rFonts w:ascii="Aptos Narrow" w:hAnsi="Aptos Narrow"/>
        </w:rPr>
      </w:pPr>
      <w:r w:rsidRPr="00734BE9">
        <w:rPr>
          <w:rFonts w:ascii="Aptos Narrow" w:hAnsi="Aptos Narrow"/>
        </w:rPr>
        <w:t>The production deployment process for the Alipay fraud detection system follows a structured and controlled approach. Before any model changes are deployed to production, thorough testing is conducted to ensure the model functions as intended within the production environment. This includes reviewing and validating the new or updated rules against historical data or sample transactions, followed by a period of gray testing to observe performance under real-world conditions.</w:t>
      </w:r>
    </w:p>
    <w:p w14:paraId="6E511BCA" w14:textId="77777777" w:rsidR="00734BE9" w:rsidRPr="00734BE9" w:rsidRDefault="00734BE9" w:rsidP="001028FF">
      <w:pPr>
        <w:shd w:val="clear" w:color="auto" w:fill="DAEEF3" w:themeFill="accent5" w:themeFillTint="33"/>
        <w:jc w:val="both"/>
        <w:rPr>
          <w:rFonts w:ascii="Aptos Narrow" w:hAnsi="Aptos Narrow"/>
        </w:rPr>
      </w:pPr>
    </w:p>
    <w:p w14:paraId="38A4103D" w14:textId="77777777" w:rsidR="00734BE9" w:rsidRPr="00734BE9" w:rsidRDefault="00734BE9" w:rsidP="001028FF">
      <w:pPr>
        <w:shd w:val="clear" w:color="auto" w:fill="DAEEF3" w:themeFill="accent5" w:themeFillTint="33"/>
        <w:jc w:val="both"/>
        <w:rPr>
          <w:rFonts w:ascii="Aptos Narrow" w:hAnsi="Aptos Narrow"/>
        </w:rPr>
      </w:pPr>
      <w:r w:rsidRPr="00734BE9">
        <w:rPr>
          <w:rFonts w:ascii="Aptos Narrow" w:hAnsi="Aptos Narrow"/>
        </w:rPr>
        <w:lastRenderedPageBreak/>
        <w:t>Once testing is complete and all necessary approvals are obtained, the updated model or rule set is deployed incrementally, often affecting a limited portion of online traffic initially. This gradual rollout helps ensure that any unforeseen issues are detected early and can be mitigated before full deployment. The deployment process includes detailed monitoring to track the system's performance and detect any anomalies or unexpected behavior.</w:t>
      </w:r>
    </w:p>
    <w:p w14:paraId="090FD7BE" w14:textId="77777777" w:rsidR="00734BE9" w:rsidRPr="00734BE9" w:rsidRDefault="00734BE9" w:rsidP="001028FF">
      <w:pPr>
        <w:shd w:val="clear" w:color="auto" w:fill="DAEEF3" w:themeFill="accent5" w:themeFillTint="33"/>
        <w:jc w:val="both"/>
        <w:rPr>
          <w:rFonts w:ascii="Aptos Narrow" w:hAnsi="Aptos Narrow"/>
        </w:rPr>
      </w:pPr>
    </w:p>
    <w:p w14:paraId="56A0C33C" w14:textId="3FD456DC" w:rsidR="00B73CA5" w:rsidRDefault="00734BE9" w:rsidP="001028FF">
      <w:pPr>
        <w:shd w:val="clear" w:color="auto" w:fill="DAEEF3" w:themeFill="accent5" w:themeFillTint="33"/>
        <w:jc w:val="both"/>
        <w:rPr>
          <w:rFonts w:ascii="Aptos Narrow" w:hAnsi="Aptos Narrow"/>
        </w:rPr>
      </w:pPr>
      <w:r w:rsidRPr="00734BE9">
        <w:rPr>
          <w:rFonts w:ascii="Aptos Narrow" w:hAnsi="Aptos Narrow"/>
        </w:rPr>
        <w:t>Furthermore, access to the production environment is tightly controlled, with changes only made by authorized personnel. Any changes or updates to the model are documented, and production deployment is only finalized after all steps have been completed successfully and reviewed for compliance with internal standards.</w:t>
      </w:r>
    </w:p>
    <w:p w14:paraId="532CFBF5" w14:textId="77777777" w:rsidR="00734BE9" w:rsidRDefault="00734BE9" w:rsidP="00734BE9">
      <w:pPr>
        <w:shd w:val="clear" w:color="auto" w:fill="DAEEF3" w:themeFill="accent5" w:themeFillTint="33"/>
        <w:rPr>
          <w:rFonts w:ascii="Aptos Narrow" w:hAnsi="Aptos Narrow"/>
        </w:rPr>
      </w:pPr>
    </w:p>
    <w:p w14:paraId="40743E91" w14:textId="77777777" w:rsidR="00F5605C" w:rsidRDefault="00F5605C" w:rsidP="004F5D88"/>
    <w:p w14:paraId="4759EFA2" w14:textId="5FF10665" w:rsidR="00F5605C" w:rsidRDefault="00B73CA5" w:rsidP="00C65F28">
      <w:pPr>
        <w:pStyle w:val="Heading3"/>
      </w:pPr>
      <w:bookmarkStart w:id="913" w:name="_Toc191977218"/>
      <w:r>
        <w:rPr>
          <w:rFonts w:hint="eastAsia"/>
        </w:rPr>
        <w:t>Model Usage C</w:t>
      </w:r>
      <w:r>
        <w:t>o</w:t>
      </w:r>
      <w:r>
        <w:rPr>
          <w:rFonts w:hint="eastAsia"/>
        </w:rPr>
        <w:t>ntrols</w:t>
      </w:r>
      <w:bookmarkEnd w:id="913"/>
    </w:p>
    <w:p w14:paraId="76C3A790" w14:textId="5D140AA7" w:rsidR="00B73CA5" w:rsidRPr="00B73CA5" w:rsidRDefault="00B73CA5" w:rsidP="00B73CA5">
      <w:r>
        <w:rPr>
          <w:rStyle w:val="SubtleEmphasis"/>
        </w:rPr>
        <w:t>Describe the controls related to model usage, such as verification of inputs (including reconciliation to the general ledger or other reference data, as applicable), confirmation of successful model execution (e.g., all input records were processed, output values are within valid ranges), completion of hand-offs to downstream users of the model’s outputs, etc.</w:t>
      </w:r>
    </w:p>
    <w:p w14:paraId="2BCF0AF4" w14:textId="77777777" w:rsidR="00B73CA5" w:rsidRDefault="00B73CA5" w:rsidP="00B73CA5">
      <w:pPr>
        <w:rPr>
          <w:rStyle w:val="SubtleEmphasis"/>
        </w:rPr>
      </w:pPr>
    </w:p>
    <w:p w14:paraId="0C180460" w14:textId="41D41FD6" w:rsidR="00B73CA5" w:rsidRDefault="00B73CA5" w:rsidP="00B73CA5">
      <w:pPr>
        <w:shd w:val="clear" w:color="auto" w:fill="DAEEF3" w:themeFill="accent5" w:themeFillTint="33"/>
        <w:rPr>
          <w:rFonts w:ascii="Aptos Narrow" w:hAnsi="Aptos Narrow"/>
        </w:rPr>
      </w:pPr>
      <w:r>
        <w:rPr>
          <w:rFonts w:ascii="Aptos Narrow" w:hAnsi="Aptos Narrow"/>
        </w:rPr>
        <w:t xml:space="preserve">Model Owner: </w:t>
      </w:r>
    </w:p>
    <w:p w14:paraId="37CE640A" w14:textId="77777777" w:rsidR="00961E79" w:rsidRPr="00961E79" w:rsidRDefault="00961E79" w:rsidP="001028FF">
      <w:pPr>
        <w:shd w:val="clear" w:color="auto" w:fill="DAEEF3" w:themeFill="accent5" w:themeFillTint="33"/>
        <w:jc w:val="both"/>
        <w:rPr>
          <w:rFonts w:ascii="Aptos Narrow" w:hAnsi="Aptos Narrow"/>
        </w:rPr>
      </w:pPr>
      <w:r w:rsidRPr="00961E79">
        <w:rPr>
          <w:rFonts w:ascii="Aptos Narrow" w:hAnsi="Aptos Narrow"/>
        </w:rPr>
        <w:t>The model usage controls for the Alipay fraud detection system include several key measures to ensure the accuracy and integrity of the model's inputs, execution, and outputs. First, inputs to the model, such as transaction data, are verified for completeness and accuracy before being processed. This includes validation checks to confirm that the necessary transaction details, like sender and recipient information, are provided and within expected formats.</w:t>
      </w:r>
    </w:p>
    <w:p w14:paraId="03E0B0EC" w14:textId="77777777" w:rsidR="00961E79" w:rsidRPr="00961E79" w:rsidRDefault="00961E79" w:rsidP="001028FF">
      <w:pPr>
        <w:shd w:val="clear" w:color="auto" w:fill="DAEEF3" w:themeFill="accent5" w:themeFillTint="33"/>
        <w:jc w:val="both"/>
        <w:rPr>
          <w:rFonts w:ascii="Aptos Narrow" w:hAnsi="Aptos Narrow"/>
        </w:rPr>
      </w:pPr>
    </w:p>
    <w:p w14:paraId="5DF006AE" w14:textId="77777777" w:rsidR="00961E79" w:rsidRPr="00961E79" w:rsidRDefault="00961E79" w:rsidP="001028FF">
      <w:pPr>
        <w:shd w:val="clear" w:color="auto" w:fill="DAEEF3" w:themeFill="accent5" w:themeFillTint="33"/>
        <w:jc w:val="both"/>
        <w:rPr>
          <w:rFonts w:ascii="Aptos Narrow" w:hAnsi="Aptos Narrow"/>
        </w:rPr>
      </w:pPr>
      <w:r w:rsidRPr="00961E79">
        <w:rPr>
          <w:rFonts w:ascii="Aptos Narrow" w:hAnsi="Aptos Narrow"/>
        </w:rPr>
        <w:t>Once the model executes, verification procedures ensure that all input records have been processed and that the output values, such as transaction approval or flagging, fall within valid and expected ranges. Any discrepancies or failures in execution trigger alerts for review by authorized personnel, ensuring that the system remains reliable and consistent.</w:t>
      </w:r>
    </w:p>
    <w:p w14:paraId="5C3D1CD9" w14:textId="77777777" w:rsidR="00961E79" w:rsidRPr="00961E79" w:rsidRDefault="00961E79" w:rsidP="001028FF">
      <w:pPr>
        <w:shd w:val="clear" w:color="auto" w:fill="DAEEF3" w:themeFill="accent5" w:themeFillTint="33"/>
        <w:jc w:val="both"/>
        <w:rPr>
          <w:rFonts w:ascii="Aptos Narrow" w:hAnsi="Aptos Narrow"/>
        </w:rPr>
      </w:pPr>
    </w:p>
    <w:p w14:paraId="106C85DC" w14:textId="2F88904B" w:rsidR="00B73CA5" w:rsidRDefault="00961E79" w:rsidP="001028FF">
      <w:pPr>
        <w:shd w:val="clear" w:color="auto" w:fill="DAEEF3" w:themeFill="accent5" w:themeFillTint="33"/>
        <w:jc w:val="both"/>
        <w:rPr>
          <w:rFonts w:ascii="Aptos Narrow" w:hAnsi="Aptos Narrow"/>
        </w:rPr>
      </w:pPr>
      <w:r w:rsidRPr="00961E79">
        <w:rPr>
          <w:rFonts w:ascii="Aptos Narrow" w:hAnsi="Aptos Narrow"/>
        </w:rPr>
        <w:t>For hand-offs to downstream users, such as the fraud detection team, clear and documented procedures are in place. This ensures that flagged transactions are properly transferred for manual review and that any necessary follow-up actions are taken promptly. Additionally, there is an established process for reporting on model performance and outputs, which helps stakeholders stay informed and take corrective actions when required.</w:t>
      </w:r>
    </w:p>
    <w:p w14:paraId="175F6FB9" w14:textId="77777777" w:rsidR="00961E79" w:rsidRDefault="00961E79" w:rsidP="00961E79">
      <w:pPr>
        <w:shd w:val="clear" w:color="auto" w:fill="DAEEF3" w:themeFill="accent5" w:themeFillTint="33"/>
        <w:rPr>
          <w:rFonts w:ascii="Aptos Narrow" w:hAnsi="Aptos Narrow"/>
        </w:rPr>
      </w:pPr>
    </w:p>
    <w:p w14:paraId="0680571D" w14:textId="77777777" w:rsidR="00F5605C" w:rsidRDefault="00F5605C" w:rsidP="004F5D88"/>
    <w:p w14:paraId="3A20259E" w14:textId="114EDD83" w:rsidR="00F5605C" w:rsidRDefault="00B73CA5" w:rsidP="00C65F28">
      <w:pPr>
        <w:pStyle w:val="Heading3"/>
      </w:pPr>
      <w:bookmarkStart w:id="914" w:name="_Toc191977219"/>
      <w:r>
        <w:rPr>
          <w:rFonts w:hint="eastAsia"/>
        </w:rPr>
        <w:t>Model Backup</w:t>
      </w:r>
      <w:bookmarkEnd w:id="914"/>
    </w:p>
    <w:p w14:paraId="5DC4E464" w14:textId="523791EF" w:rsidR="00F5605C" w:rsidRDefault="00B73CA5" w:rsidP="004F5D88">
      <w:r>
        <w:rPr>
          <w:rStyle w:val="SubtleEmphasis"/>
        </w:rPr>
        <w:t>Provide the model backup procedures, including parties involved and frequency, and describe how the model owner has determined that the procedures are functioning correctly.</w:t>
      </w:r>
    </w:p>
    <w:p w14:paraId="3BCC091D" w14:textId="77777777" w:rsidR="00B73CA5" w:rsidRDefault="00B73CA5" w:rsidP="00B73CA5">
      <w:pPr>
        <w:rPr>
          <w:rStyle w:val="SubtleEmphasis"/>
        </w:rPr>
      </w:pPr>
      <w:bookmarkStart w:id="915" w:name="OLE_LINK57"/>
    </w:p>
    <w:p w14:paraId="5E7E365C" w14:textId="0C0D4CBD" w:rsidR="00B73CA5" w:rsidRDefault="00B73CA5" w:rsidP="00B73CA5">
      <w:pPr>
        <w:shd w:val="clear" w:color="auto" w:fill="DAEEF3" w:themeFill="accent5" w:themeFillTint="33"/>
        <w:rPr>
          <w:rFonts w:ascii="Aptos Narrow" w:hAnsi="Aptos Narrow"/>
        </w:rPr>
      </w:pPr>
      <w:r>
        <w:rPr>
          <w:rFonts w:ascii="Aptos Narrow" w:hAnsi="Aptos Narrow"/>
        </w:rPr>
        <w:t xml:space="preserve">Model Owner: </w:t>
      </w:r>
    </w:p>
    <w:p w14:paraId="56CED089" w14:textId="77777777" w:rsidR="00B838AC" w:rsidRPr="00B838AC" w:rsidRDefault="00B838AC" w:rsidP="001028FF">
      <w:pPr>
        <w:shd w:val="clear" w:color="auto" w:fill="DAEEF3" w:themeFill="accent5" w:themeFillTint="33"/>
        <w:jc w:val="both"/>
        <w:rPr>
          <w:rFonts w:ascii="Aptos Narrow" w:hAnsi="Aptos Narrow"/>
        </w:rPr>
      </w:pPr>
      <w:r w:rsidRPr="00B838AC">
        <w:rPr>
          <w:rFonts w:ascii="Aptos Narrow" w:hAnsi="Aptos Narrow"/>
        </w:rPr>
        <w:lastRenderedPageBreak/>
        <w:t>The vendor has not explicitly provided details regarding the model backup procedures. As part of the overall deployment process, the model undergoes a review and acceptance process before being deployed. However, specific information on backup procedures, such as frequency, location, and recovery processes in case of system failure, has not been shared.</w:t>
      </w:r>
    </w:p>
    <w:p w14:paraId="57230610" w14:textId="77777777" w:rsidR="00B838AC" w:rsidRPr="00B838AC" w:rsidRDefault="00B838AC" w:rsidP="001028FF">
      <w:pPr>
        <w:shd w:val="clear" w:color="auto" w:fill="DAEEF3" w:themeFill="accent5" w:themeFillTint="33"/>
        <w:jc w:val="both"/>
        <w:rPr>
          <w:rFonts w:ascii="Aptos Narrow" w:hAnsi="Aptos Narrow"/>
        </w:rPr>
      </w:pPr>
    </w:p>
    <w:p w14:paraId="0DB45002" w14:textId="75AC7C09" w:rsidR="00B838AC" w:rsidRDefault="00B838AC" w:rsidP="001028FF">
      <w:pPr>
        <w:shd w:val="clear" w:color="auto" w:fill="DAEEF3" w:themeFill="accent5" w:themeFillTint="33"/>
        <w:jc w:val="both"/>
        <w:rPr>
          <w:rFonts w:ascii="Aptos Narrow" w:hAnsi="Aptos Narrow"/>
        </w:rPr>
      </w:pPr>
      <w:r w:rsidRPr="00B838AC">
        <w:rPr>
          <w:rFonts w:ascii="Aptos Narrow" w:hAnsi="Aptos Narrow"/>
        </w:rPr>
        <w:t>Given the vendor's control over the model execution environment, it is assumed that backup procedures are part of the standard operational practices, but no detailed information on the specifics of backup and disaster recovery planning was disclosed.</w:t>
      </w:r>
    </w:p>
    <w:p w14:paraId="2AF84D40" w14:textId="77777777" w:rsidR="00B73CA5" w:rsidRDefault="00B73CA5" w:rsidP="00B73CA5">
      <w:pPr>
        <w:shd w:val="clear" w:color="auto" w:fill="DAEEF3" w:themeFill="accent5" w:themeFillTint="33"/>
        <w:rPr>
          <w:rFonts w:ascii="Aptos Narrow" w:hAnsi="Aptos Narrow"/>
        </w:rPr>
      </w:pPr>
    </w:p>
    <w:bookmarkEnd w:id="915"/>
    <w:p w14:paraId="2EB97B77" w14:textId="77777777" w:rsidR="00F5605C" w:rsidRDefault="00F5605C" w:rsidP="004F5D88"/>
    <w:p w14:paraId="50696514" w14:textId="77777777" w:rsidR="00971E12" w:rsidRDefault="00971E12" w:rsidP="004F5D88"/>
    <w:p w14:paraId="669CF5D9" w14:textId="77777777" w:rsidR="00F5605C" w:rsidRDefault="00F5605C" w:rsidP="004F5D88"/>
    <w:p w14:paraId="48AABE2A" w14:textId="67D94BA6" w:rsidR="00F5605C" w:rsidRPr="00FA351E" w:rsidRDefault="00FA351E" w:rsidP="0056016F">
      <w:pPr>
        <w:pStyle w:val="Heading2"/>
        <w:pBdr>
          <w:bottom w:val="single" w:sz="6" w:space="1" w:color="auto"/>
        </w:pBdr>
        <w:shd w:val="clear" w:color="auto" w:fill="C6D9F1" w:themeFill="text2" w:themeFillTint="33"/>
        <w:spacing w:before="0"/>
        <w:ind w:left="720" w:hanging="720"/>
        <w:rPr>
          <w:rFonts w:cs="Arial"/>
          <w:szCs w:val="24"/>
        </w:rPr>
      </w:pPr>
      <w:bookmarkStart w:id="916" w:name="_Toc191977220"/>
      <w:r w:rsidRPr="00FA351E">
        <w:rPr>
          <w:rFonts w:cs="Arial"/>
          <w:szCs w:val="24"/>
        </w:rPr>
        <w:t>Contingency</w:t>
      </w:r>
      <w:r w:rsidRPr="00FA351E">
        <w:rPr>
          <w:rFonts w:cs="Arial" w:hint="eastAsia"/>
          <w:szCs w:val="24"/>
        </w:rPr>
        <w:t xml:space="preserve"> Plans</w:t>
      </w:r>
      <w:bookmarkEnd w:id="916"/>
    </w:p>
    <w:p w14:paraId="26AFF191" w14:textId="185599FD" w:rsidR="00F5605C" w:rsidRDefault="00FA351E" w:rsidP="003B201F">
      <w:pPr>
        <w:pStyle w:val="Heading3"/>
        <w:ind w:left="1440"/>
      </w:pPr>
      <w:bookmarkStart w:id="917" w:name="_Toc191977221"/>
      <w:r>
        <w:rPr>
          <w:rFonts w:hint="eastAsia"/>
        </w:rPr>
        <w:t>Disaster Recovery Plan</w:t>
      </w:r>
      <w:bookmarkEnd w:id="917"/>
    </w:p>
    <w:p w14:paraId="03F3B834" w14:textId="4AC70A7A" w:rsidR="00FA351E" w:rsidRDefault="00FA351E" w:rsidP="003B201F">
      <w:pPr>
        <w:ind w:left="720"/>
        <w:rPr>
          <w:rStyle w:val="SubtleEmphasis"/>
        </w:rPr>
      </w:pPr>
      <w:r>
        <w:rPr>
          <w:rStyle w:val="SubtleEmphasis"/>
        </w:rPr>
        <w:t>Provide a reference to the disaster recovery plan or describe the plan here.</w:t>
      </w:r>
    </w:p>
    <w:p w14:paraId="423CF311" w14:textId="77777777" w:rsidR="00FA351E" w:rsidRDefault="00FA351E" w:rsidP="00FA351E">
      <w:pPr>
        <w:rPr>
          <w:rStyle w:val="SubtleEmphasis"/>
        </w:rPr>
      </w:pPr>
    </w:p>
    <w:p w14:paraId="2F0064AB" w14:textId="2A4B6ADD" w:rsidR="00FA351E" w:rsidRDefault="00FA351E" w:rsidP="00FA351E">
      <w:pPr>
        <w:shd w:val="clear" w:color="auto" w:fill="DAEEF3" w:themeFill="accent5" w:themeFillTint="33"/>
        <w:rPr>
          <w:rFonts w:ascii="Aptos Narrow" w:hAnsi="Aptos Narrow"/>
        </w:rPr>
      </w:pPr>
      <w:r>
        <w:rPr>
          <w:rFonts w:ascii="Aptos Narrow" w:hAnsi="Aptos Narrow"/>
        </w:rPr>
        <w:t xml:space="preserve">Model Owner: </w:t>
      </w:r>
    </w:p>
    <w:p w14:paraId="7BC63348" w14:textId="77777777" w:rsidR="002C4EE3" w:rsidRDefault="002C4EE3" w:rsidP="002C4EE3">
      <w:pPr>
        <w:shd w:val="clear" w:color="auto" w:fill="DAEEF3" w:themeFill="accent5" w:themeFillTint="33"/>
        <w:rPr>
          <w:rFonts w:ascii="Aptos Narrow" w:hAnsi="Aptos Narrow"/>
        </w:rPr>
      </w:pPr>
      <w:r w:rsidRPr="002C4EE3">
        <w:rPr>
          <w:rFonts w:ascii="Aptos Narrow" w:hAnsi="Aptos Narrow"/>
        </w:rPr>
        <w:t>The East West Bank (EWB) Digital Banking Disaster Recovery Plan (DRP) defines procedures for restoring IT systems, data, and infrastructure following a disruption. The DRP focuses on minimizing downtime and ensuring that critical banking services are restored promptly.</w:t>
      </w:r>
    </w:p>
    <w:p w14:paraId="6109EE4A" w14:textId="77777777" w:rsidR="002C4EE3" w:rsidRPr="002C4EE3" w:rsidRDefault="002C4EE3" w:rsidP="002C4EE3">
      <w:pPr>
        <w:shd w:val="clear" w:color="auto" w:fill="DAEEF3" w:themeFill="accent5" w:themeFillTint="33"/>
        <w:rPr>
          <w:rFonts w:ascii="Aptos Narrow" w:hAnsi="Aptos Narrow"/>
        </w:rPr>
      </w:pPr>
    </w:p>
    <w:p w14:paraId="7DAA54A7" w14:textId="77777777" w:rsidR="002C4EE3" w:rsidRPr="002C4EE3" w:rsidRDefault="002C4EE3" w:rsidP="002C4EE3">
      <w:pPr>
        <w:shd w:val="clear" w:color="auto" w:fill="DAEEF3" w:themeFill="accent5" w:themeFillTint="33"/>
        <w:rPr>
          <w:rFonts w:ascii="Aptos Narrow" w:hAnsi="Aptos Narrow"/>
        </w:rPr>
      </w:pPr>
      <w:r w:rsidRPr="002C4EE3">
        <w:rPr>
          <w:rFonts w:ascii="Aptos Narrow" w:hAnsi="Aptos Narrow"/>
        </w:rPr>
        <w:t>The DRP includes specific Recovery Time Objectives (RTOs) for different systems, with Tier 1 systems requiring recovery within 4 hours, Tier 2 within 1 day, Tier 3 within 3 days, and Tier 4 exceeding 3 days.</w:t>
      </w:r>
    </w:p>
    <w:p w14:paraId="257AEB6C" w14:textId="77777777" w:rsidR="002C4EE3" w:rsidRDefault="002C4EE3" w:rsidP="002C4EE3">
      <w:pPr>
        <w:shd w:val="clear" w:color="auto" w:fill="DAEEF3" w:themeFill="accent5" w:themeFillTint="33"/>
        <w:rPr>
          <w:rFonts w:ascii="Aptos Narrow" w:hAnsi="Aptos Narrow"/>
        </w:rPr>
      </w:pPr>
    </w:p>
    <w:p w14:paraId="0A7E827B" w14:textId="6844764A" w:rsidR="002C4EE3" w:rsidRPr="002C4EE3" w:rsidRDefault="002C4EE3" w:rsidP="002C4EE3">
      <w:pPr>
        <w:shd w:val="clear" w:color="auto" w:fill="DAEEF3" w:themeFill="accent5" w:themeFillTint="33"/>
        <w:rPr>
          <w:rFonts w:ascii="Aptos Narrow" w:hAnsi="Aptos Narrow"/>
        </w:rPr>
      </w:pPr>
      <w:r w:rsidRPr="002C4EE3">
        <w:rPr>
          <w:rFonts w:ascii="Aptos Narrow" w:hAnsi="Aptos Narrow"/>
        </w:rPr>
        <w:t>Key aspects of the DRP include:</w:t>
      </w:r>
    </w:p>
    <w:p w14:paraId="73A48645" w14:textId="77777777" w:rsidR="002C4EE3" w:rsidRDefault="002C4EE3" w:rsidP="002C4EE3">
      <w:pPr>
        <w:pStyle w:val="ListParagraph"/>
        <w:numPr>
          <w:ilvl w:val="0"/>
          <w:numId w:val="44"/>
        </w:numPr>
        <w:shd w:val="clear" w:color="auto" w:fill="DAEEF3" w:themeFill="accent5" w:themeFillTint="33"/>
        <w:rPr>
          <w:rFonts w:ascii="Aptos Narrow" w:hAnsi="Aptos Narrow"/>
        </w:rPr>
      </w:pPr>
      <w:r w:rsidRPr="002C4EE3">
        <w:rPr>
          <w:rFonts w:ascii="Aptos Narrow" w:hAnsi="Aptos Narrow"/>
        </w:rPr>
        <w:t>Application Recovery: The IT team assesses system disruptions, identifies affected applications, and coordinates recovery efforts. Tier 1 systems, including customer-facing websites and fraud detection tools, are prioritized for rapid restoration.</w:t>
      </w:r>
    </w:p>
    <w:p w14:paraId="6F75D312" w14:textId="62DAEF25" w:rsidR="002C4EE3" w:rsidRDefault="002C4EE3" w:rsidP="002C4EE3">
      <w:pPr>
        <w:pStyle w:val="ListParagraph"/>
        <w:numPr>
          <w:ilvl w:val="0"/>
          <w:numId w:val="44"/>
        </w:numPr>
        <w:shd w:val="clear" w:color="auto" w:fill="DAEEF3" w:themeFill="accent5" w:themeFillTint="33"/>
        <w:rPr>
          <w:rFonts w:ascii="Aptos Narrow" w:hAnsi="Aptos Narrow"/>
        </w:rPr>
      </w:pPr>
      <w:r w:rsidRPr="002C4EE3">
        <w:rPr>
          <w:rFonts w:ascii="Aptos Narrow" w:hAnsi="Aptos Narrow"/>
        </w:rPr>
        <w:t xml:space="preserve">Data Backup and Restoration: Digital banking applications rely on AWS, Azure, and </w:t>
      </w:r>
      <w:r w:rsidR="00714C41" w:rsidRPr="002C4EE3">
        <w:rPr>
          <w:rFonts w:ascii="Aptos Narrow" w:hAnsi="Aptos Narrow"/>
        </w:rPr>
        <w:t>on-premises</w:t>
      </w:r>
      <w:r w:rsidRPr="002C4EE3">
        <w:rPr>
          <w:rFonts w:ascii="Aptos Narrow" w:hAnsi="Aptos Narrow"/>
        </w:rPr>
        <w:t xml:space="preserve"> data centers. Backups are maintained, and recovery plans include procedures for data restoration and loss mitigation.</w:t>
      </w:r>
    </w:p>
    <w:p w14:paraId="5A330828" w14:textId="77777777" w:rsidR="002C4EE3" w:rsidRDefault="002C4EE3" w:rsidP="002C4EE3">
      <w:pPr>
        <w:pStyle w:val="ListParagraph"/>
        <w:numPr>
          <w:ilvl w:val="0"/>
          <w:numId w:val="44"/>
        </w:numPr>
        <w:shd w:val="clear" w:color="auto" w:fill="DAEEF3" w:themeFill="accent5" w:themeFillTint="33"/>
        <w:rPr>
          <w:rFonts w:ascii="Aptos Narrow" w:hAnsi="Aptos Narrow"/>
        </w:rPr>
      </w:pPr>
      <w:r w:rsidRPr="002C4EE3">
        <w:rPr>
          <w:rFonts w:ascii="Aptos Narrow" w:hAnsi="Aptos Narrow"/>
        </w:rPr>
        <w:t>Failover Mechanisms: Critical applications have automatic failover to backup systems or alternative cloud environments. AWS and Azure services can be redeployed in different locations if needed.</w:t>
      </w:r>
    </w:p>
    <w:p w14:paraId="56FDDD68" w14:textId="77777777" w:rsidR="002C4EE3" w:rsidRDefault="002C4EE3" w:rsidP="002C4EE3">
      <w:pPr>
        <w:pStyle w:val="ListParagraph"/>
        <w:numPr>
          <w:ilvl w:val="0"/>
          <w:numId w:val="44"/>
        </w:numPr>
        <w:shd w:val="clear" w:color="auto" w:fill="DAEEF3" w:themeFill="accent5" w:themeFillTint="33"/>
        <w:rPr>
          <w:rFonts w:ascii="Aptos Narrow" w:hAnsi="Aptos Narrow"/>
        </w:rPr>
      </w:pPr>
      <w:r w:rsidRPr="002C4EE3">
        <w:rPr>
          <w:rFonts w:ascii="Aptos Narrow" w:hAnsi="Aptos Narrow"/>
        </w:rPr>
        <w:t>Incident Response &amp; Communication: The Network Operations Center (NOC) monitors IT systems 24/7, troubleshoots issues, and coordinates with subject matter experts. Disruptions are escalated based on severity, and affected departments are notified through the Business Continuity Incident Hotline.</w:t>
      </w:r>
    </w:p>
    <w:p w14:paraId="763CCE70" w14:textId="2C1FB209" w:rsidR="00245939" w:rsidRPr="002C4EE3" w:rsidRDefault="002C4EE3" w:rsidP="002C4EE3">
      <w:pPr>
        <w:pStyle w:val="ListParagraph"/>
        <w:numPr>
          <w:ilvl w:val="0"/>
          <w:numId w:val="44"/>
        </w:numPr>
        <w:shd w:val="clear" w:color="auto" w:fill="DAEEF3" w:themeFill="accent5" w:themeFillTint="33"/>
        <w:rPr>
          <w:rFonts w:ascii="Aptos Narrow" w:hAnsi="Aptos Narrow"/>
        </w:rPr>
      </w:pPr>
      <w:r w:rsidRPr="002C4EE3">
        <w:rPr>
          <w:rFonts w:ascii="Aptos Narrow" w:hAnsi="Aptos Narrow"/>
        </w:rPr>
        <w:t>Third-Party Dependencies: The DRP addresses recovery strategies for third-party services such as LexisNexis, FIS, and Alipay, which support fraud detection and payment processing. If a third-party service is disrupted, EWB escalates issues with vendors and applies manual workarounds when applicable.</w:t>
      </w:r>
    </w:p>
    <w:p w14:paraId="6F191CFD" w14:textId="77777777" w:rsidR="002C4EE3" w:rsidRDefault="002C4EE3" w:rsidP="002C4EE3">
      <w:pPr>
        <w:shd w:val="clear" w:color="auto" w:fill="DAEEF3" w:themeFill="accent5" w:themeFillTint="33"/>
        <w:rPr>
          <w:rFonts w:ascii="Aptos Narrow" w:hAnsi="Aptos Narrow"/>
        </w:rPr>
      </w:pPr>
    </w:p>
    <w:p w14:paraId="6D5CD645" w14:textId="0A368102" w:rsidR="002C4EE3" w:rsidRDefault="002C4EE3" w:rsidP="002C4EE3">
      <w:pPr>
        <w:shd w:val="clear" w:color="auto" w:fill="DAEEF3" w:themeFill="accent5" w:themeFillTint="33"/>
        <w:rPr>
          <w:rFonts w:ascii="Aptos Narrow" w:hAnsi="Aptos Narrow"/>
        </w:rPr>
      </w:pPr>
      <w:r w:rsidRPr="002C4EE3">
        <w:rPr>
          <w:rFonts w:ascii="Aptos Narrow" w:hAnsi="Aptos Narrow"/>
        </w:rPr>
        <w:lastRenderedPageBreak/>
        <w:t>This DRP framework ensures that East West Bank’s digital banking services, including fraud detection models like Alipay, remain resilient and operational in the face of disruptions.</w:t>
      </w:r>
      <w:r>
        <w:rPr>
          <w:rFonts w:ascii="Aptos Narrow" w:hAnsi="Aptos Narrow"/>
        </w:rPr>
        <w:t xml:space="preserve"> For detailed information, please refer to the attached document. </w:t>
      </w:r>
    </w:p>
    <w:p w14:paraId="29CCF4BD" w14:textId="78980A18" w:rsidR="002C4EE3" w:rsidRDefault="002C4EE3" w:rsidP="002C4EE3">
      <w:pPr>
        <w:shd w:val="clear" w:color="auto" w:fill="DAEEF3" w:themeFill="accent5" w:themeFillTint="33"/>
        <w:rPr>
          <w:rFonts w:ascii="Aptos Narrow" w:hAnsi="Aptos Narrow"/>
        </w:rPr>
      </w:pPr>
      <w:r>
        <w:rPr>
          <w:rFonts w:ascii="Aptos Narrow" w:hAnsi="Aptos Narrow"/>
        </w:rPr>
        <w:object w:dxaOrig="1538" w:dyaOrig="993" w14:anchorId="7BC840C3">
          <v:shape id="_x0000_i1027" type="#_x0000_t75" style="width:77.25pt;height:49.5pt" o:ole="">
            <v:imagedata r:id="rId18" o:title=""/>
          </v:shape>
          <o:OLEObject Type="Embed" ProgID="AcroExch.Document.DC" ShapeID="_x0000_i1027" DrawAspect="Icon" ObjectID="_1803495317" r:id="rId19"/>
        </w:object>
      </w:r>
    </w:p>
    <w:p w14:paraId="05162F98" w14:textId="77777777" w:rsidR="002C4EE3" w:rsidRDefault="002C4EE3" w:rsidP="002C4EE3">
      <w:pPr>
        <w:shd w:val="clear" w:color="auto" w:fill="DAEEF3" w:themeFill="accent5" w:themeFillTint="33"/>
        <w:rPr>
          <w:rFonts w:ascii="Aptos Narrow" w:hAnsi="Aptos Narrow"/>
        </w:rPr>
      </w:pPr>
    </w:p>
    <w:p w14:paraId="1DF91FE3" w14:textId="33EE58BB" w:rsidR="00FA351E" w:rsidRDefault="00FA351E" w:rsidP="00C65F28">
      <w:pPr>
        <w:pStyle w:val="Heading3"/>
      </w:pPr>
      <w:bookmarkStart w:id="918" w:name="_Toc191977222"/>
      <w:r>
        <w:rPr>
          <w:rFonts w:hint="eastAsia"/>
        </w:rPr>
        <w:t>Business Continuity Plan</w:t>
      </w:r>
      <w:bookmarkEnd w:id="918"/>
    </w:p>
    <w:p w14:paraId="35373AC6" w14:textId="106B1DAC" w:rsidR="00FA351E" w:rsidRPr="00FA351E" w:rsidRDefault="00FA351E" w:rsidP="00FA351E">
      <w:r>
        <w:rPr>
          <w:rStyle w:val="SubtleEmphasis"/>
        </w:rPr>
        <w:t xml:space="preserve">Provide a reference to the business continuity plan or describe the plan here. For a vendor model, provide </w:t>
      </w:r>
      <w:proofErr w:type="gramStart"/>
      <w:r>
        <w:rPr>
          <w:rStyle w:val="SubtleEmphasis"/>
        </w:rPr>
        <w:t>the</w:t>
      </w:r>
      <w:proofErr w:type="gramEnd"/>
      <w:r>
        <w:rPr>
          <w:rStyle w:val="SubtleEmphasis"/>
        </w:rPr>
        <w:t xml:space="preserve"> plan for how the model will be supported or replaced if the external vendor is no longer available to support the model or the vendor’s level of service is unsatisfactory.</w:t>
      </w:r>
    </w:p>
    <w:p w14:paraId="70F12134" w14:textId="77777777" w:rsidR="00FA351E" w:rsidRDefault="00FA351E" w:rsidP="00FA351E">
      <w:pPr>
        <w:rPr>
          <w:rStyle w:val="SubtleEmphasis"/>
        </w:rPr>
      </w:pPr>
      <w:bookmarkStart w:id="919" w:name="OLE_LINK72"/>
      <w:bookmarkStart w:id="920" w:name="OLE_LINK60"/>
    </w:p>
    <w:p w14:paraId="6D93CAF0" w14:textId="50FC1D4B" w:rsidR="00FA351E" w:rsidRDefault="00FA351E" w:rsidP="00FA351E">
      <w:pPr>
        <w:shd w:val="clear" w:color="auto" w:fill="DAEEF3" w:themeFill="accent5" w:themeFillTint="33"/>
        <w:rPr>
          <w:rFonts w:ascii="Aptos Narrow" w:hAnsi="Aptos Narrow"/>
        </w:rPr>
      </w:pPr>
      <w:r>
        <w:rPr>
          <w:rFonts w:ascii="Aptos Narrow" w:hAnsi="Aptos Narrow"/>
        </w:rPr>
        <w:t xml:space="preserve">Model Owner: </w:t>
      </w:r>
    </w:p>
    <w:p w14:paraId="60801FB4" w14:textId="33B3C936" w:rsidR="002C4EE3" w:rsidRDefault="002C4EE3" w:rsidP="002C4EE3">
      <w:pPr>
        <w:shd w:val="clear" w:color="auto" w:fill="DAEEF3" w:themeFill="accent5" w:themeFillTint="33"/>
        <w:rPr>
          <w:rFonts w:ascii="Aptos Narrow" w:hAnsi="Aptos Narrow"/>
        </w:rPr>
      </w:pPr>
      <w:r w:rsidRPr="002C4EE3">
        <w:rPr>
          <w:rFonts w:ascii="Aptos Narrow" w:hAnsi="Aptos Narrow"/>
        </w:rPr>
        <w:t>The EWB Digital Banking Business Continuity Plan (BCP) provides a structured approach to maintaining essential business functions before, during, and after a disruption. BCP is designed to protect critical banking operations, minimize risk exposure, and ensure compliance with regulatory requirements.</w:t>
      </w:r>
    </w:p>
    <w:p w14:paraId="57A91CB3" w14:textId="77777777" w:rsidR="002C4EE3" w:rsidRPr="002C4EE3" w:rsidRDefault="002C4EE3" w:rsidP="002C4EE3">
      <w:pPr>
        <w:shd w:val="clear" w:color="auto" w:fill="DAEEF3" w:themeFill="accent5" w:themeFillTint="33"/>
        <w:rPr>
          <w:rFonts w:ascii="Aptos Narrow" w:hAnsi="Aptos Narrow"/>
        </w:rPr>
      </w:pPr>
    </w:p>
    <w:p w14:paraId="2E4D1C3A" w14:textId="77777777" w:rsidR="002C4EE3" w:rsidRPr="002C4EE3" w:rsidRDefault="002C4EE3" w:rsidP="002C4EE3">
      <w:pPr>
        <w:shd w:val="clear" w:color="auto" w:fill="DAEEF3" w:themeFill="accent5" w:themeFillTint="33"/>
        <w:rPr>
          <w:rFonts w:ascii="Aptos Narrow" w:hAnsi="Aptos Narrow"/>
        </w:rPr>
      </w:pPr>
      <w:r w:rsidRPr="002C4EE3">
        <w:rPr>
          <w:rFonts w:ascii="Aptos Narrow" w:hAnsi="Aptos Narrow"/>
        </w:rPr>
        <w:t>The plan outlines specific strategies for:</w:t>
      </w:r>
    </w:p>
    <w:p w14:paraId="36E926A2" w14:textId="77777777" w:rsidR="002C4EE3" w:rsidRDefault="002C4EE3" w:rsidP="002C4EE3">
      <w:pPr>
        <w:pStyle w:val="ListParagraph"/>
        <w:numPr>
          <w:ilvl w:val="0"/>
          <w:numId w:val="45"/>
        </w:numPr>
        <w:shd w:val="clear" w:color="auto" w:fill="DAEEF3" w:themeFill="accent5" w:themeFillTint="33"/>
        <w:rPr>
          <w:rFonts w:ascii="Aptos Narrow" w:hAnsi="Aptos Narrow"/>
        </w:rPr>
      </w:pPr>
      <w:r w:rsidRPr="002C4EE3">
        <w:rPr>
          <w:rFonts w:ascii="Aptos Narrow" w:hAnsi="Aptos Narrow"/>
        </w:rPr>
        <w:t>Incident Response &amp; Reporting: Employees must report business continuity incidents through the BCP Hotline. The Crisis Management Team (CMT) is activated for significant disruptions. Life safety measures take priority in emergencies.</w:t>
      </w:r>
    </w:p>
    <w:p w14:paraId="12A3D46F" w14:textId="77777777" w:rsidR="002C4EE3" w:rsidRDefault="002C4EE3" w:rsidP="002C4EE3">
      <w:pPr>
        <w:pStyle w:val="ListParagraph"/>
        <w:numPr>
          <w:ilvl w:val="0"/>
          <w:numId w:val="45"/>
        </w:numPr>
        <w:shd w:val="clear" w:color="auto" w:fill="DAEEF3" w:themeFill="accent5" w:themeFillTint="33"/>
        <w:rPr>
          <w:rFonts w:ascii="Aptos Narrow" w:hAnsi="Aptos Narrow"/>
        </w:rPr>
      </w:pPr>
      <w:r w:rsidRPr="002C4EE3">
        <w:rPr>
          <w:rFonts w:ascii="Aptos Narrow" w:hAnsi="Aptos Narrow"/>
        </w:rPr>
        <w:t xml:space="preserve">Workforce Recovery: If critical personnel become unavailable, staffing priorities are reassessed. HR is notified to initiate the replacement process in case of extended workforce disruptions. This may involve internal role-reassignments or external hiring. HR receives details </w:t>
      </w:r>
      <w:proofErr w:type="gramStart"/>
      <w:r w:rsidRPr="002C4EE3">
        <w:rPr>
          <w:rFonts w:ascii="Aptos Narrow" w:hAnsi="Aptos Narrow"/>
        </w:rPr>
        <w:t>on</w:t>
      </w:r>
      <w:proofErr w:type="gramEnd"/>
      <w:r w:rsidRPr="002C4EE3">
        <w:rPr>
          <w:rFonts w:ascii="Aptos Narrow" w:hAnsi="Aptos Narrow"/>
        </w:rPr>
        <w:t xml:space="preserve"> role descriptions, required experience, and system access needs.</w:t>
      </w:r>
    </w:p>
    <w:p w14:paraId="122D3BDB" w14:textId="323127B5" w:rsidR="002C4EE3" w:rsidRDefault="002C4EE3" w:rsidP="002C4EE3">
      <w:pPr>
        <w:pStyle w:val="ListParagraph"/>
        <w:numPr>
          <w:ilvl w:val="0"/>
          <w:numId w:val="45"/>
        </w:numPr>
        <w:shd w:val="clear" w:color="auto" w:fill="DAEEF3" w:themeFill="accent5" w:themeFillTint="33"/>
        <w:rPr>
          <w:rFonts w:ascii="Aptos Narrow" w:hAnsi="Aptos Narrow"/>
        </w:rPr>
      </w:pPr>
      <w:r w:rsidRPr="002C4EE3">
        <w:rPr>
          <w:rFonts w:ascii="Aptos Narrow" w:hAnsi="Aptos Narrow"/>
        </w:rPr>
        <w:t xml:space="preserve">Technology &amp; Location Dependencies: Digital banking services depend on AWS, Azure, and </w:t>
      </w:r>
      <w:r w:rsidR="00714C41" w:rsidRPr="002C4EE3">
        <w:rPr>
          <w:rFonts w:ascii="Aptos Narrow" w:hAnsi="Aptos Narrow"/>
        </w:rPr>
        <w:t>on-premises</w:t>
      </w:r>
      <w:r w:rsidRPr="002C4EE3">
        <w:rPr>
          <w:rFonts w:ascii="Aptos Narrow" w:hAnsi="Aptos Narrow"/>
        </w:rPr>
        <w:t xml:space="preserve"> data centers. If a location becomes inaccessible, employees work remotely or relocate to an alternate EWB facility.</w:t>
      </w:r>
    </w:p>
    <w:p w14:paraId="447DDB17" w14:textId="77777777" w:rsidR="002C4EE3" w:rsidRDefault="002C4EE3" w:rsidP="002C4EE3">
      <w:pPr>
        <w:pStyle w:val="ListParagraph"/>
        <w:numPr>
          <w:ilvl w:val="0"/>
          <w:numId w:val="45"/>
        </w:numPr>
        <w:shd w:val="clear" w:color="auto" w:fill="DAEEF3" w:themeFill="accent5" w:themeFillTint="33"/>
        <w:rPr>
          <w:rFonts w:ascii="Aptos Narrow" w:hAnsi="Aptos Narrow"/>
        </w:rPr>
      </w:pPr>
      <w:r w:rsidRPr="002C4EE3">
        <w:rPr>
          <w:rFonts w:ascii="Aptos Narrow" w:hAnsi="Aptos Narrow"/>
        </w:rPr>
        <w:t>Third-Party Dependencies: The BCP acknowledges reliance on external vendors, including Alipay, LexisNexis, and Salesforce, for fraud detection, identity verification, and customer service. If a vendor service is disrupted, EWB applies alternative solutions or escalates the issue.</w:t>
      </w:r>
    </w:p>
    <w:p w14:paraId="65C81589" w14:textId="28404402" w:rsidR="00FA351E" w:rsidRPr="002C4EE3" w:rsidRDefault="002C4EE3" w:rsidP="002C4EE3">
      <w:pPr>
        <w:pStyle w:val="ListParagraph"/>
        <w:numPr>
          <w:ilvl w:val="0"/>
          <w:numId w:val="45"/>
        </w:numPr>
        <w:shd w:val="clear" w:color="auto" w:fill="DAEEF3" w:themeFill="accent5" w:themeFillTint="33"/>
        <w:rPr>
          <w:rFonts w:ascii="Aptos Narrow" w:hAnsi="Aptos Narrow"/>
        </w:rPr>
      </w:pPr>
      <w:r w:rsidRPr="002C4EE3">
        <w:rPr>
          <w:rFonts w:ascii="Aptos Narrow" w:hAnsi="Aptos Narrow"/>
        </w:rPr>
        <w:t>Return to Business as Usual (BAU): Once recovery objectives are met, the Department Recovery Team conducts an after-action review to document lessons learned and improve the BCP for future incidents.</w:t>
      </w:r>
    </w:p>
    <w:p w14:paraId="2FCD89D4" w14:textId="77777777" w:rsidR="002C4EE3" w:rsidRDefault="002C4EE3" w:rsidP="00FA351E">
      <w:pPr>
        <w:shd w:val="clear" w:color="auto" w:fill="DAEEF3" w:themeFill="accent5" w:themeFillTint="33"/>
        <w:rPr>
          <w:rFonts w:ascii="Aptos Narrow" w:hAnsi="Aptos Narrow"/>
        </w:rPr>
      </w:pPr>
    </w:p>
    <w:p w14:paraId="28EE7EB5" w14:textId="67FFF2B4" w:rsidR="002C4EE3" w:rsidRDefault="002C4EE3" w:rsidP="002C4EE3">
      <w:pPr>
        <w:shd w:val="clear" w:color="auto" w:fill="DAEEF3" w:themeFill="accent5" w:themeFillTint="33"/>
        <w:rPr>
          <w:rFonts w:ascii="Aptos Narrow" w:hAnsi="Aptos Narrow"/>
        </w:rPr>
      </w:pPr>
      <w:r w:rsidRPr="002C4EE3">
        <w:rPr>
          <w:rFonts w:ascii="Aptos Narrow" w:hAnsi="Aptos Narrow"/>
        </w:rPr>
        <w:t xml:space="preserve">This </w:t>
      </w:r>
      <w:r>
        <w:rPr>
          <w:rFonts w:ascii="Aptos Narrow" w:hAnsi="Aptos Narrow"/>
        </w:rPr>
        <w:t>BCP</w:t>
      </w:r>
      <w:r w:rsidRPr="002C4EE3">
        <w:rPr>
          <w:rFonts w:ascii="Aptos Narrow" w:hAnsi="Aptos Narrow"/>
        </w:rPr>
        <w:t xml:space="preserve"> framework ensures that East West Bank’s digital banking services, including fraud detection models like Alipay, remain resilient and operational in the face of disruptions.</w:t>
      </w:r>
      <w:r>
        <w:rPr>
          <w:rFonts w:ascii="Aptos Narrow" w:hAnsi="Aptos Narrow"/>
        </w:rPr>
        <w:t xml:space="preserve"> For detailed information, please refer to the attached document. </w:t>
      </w:r>
    </w:p>
    <w:p w14:paraId="607FC0CA" w14:textId="77777777" w:rsidR="002C4EE3" w:rsidRDefault="002C4EE3" w:rsidP="002C4EE3">
      <w:pPr>
        <w:shd w:val="clear" w:color="auto" w:fill="DAEEF3" w:themeFill="accent5" w:themeFillTint="33"/>
        <w:rPr>
          <w:rFonts w:ascii="Aptos Narrow" w:hAnsi="Aptos Narrow"/>
        </w:rPr>
      </w:pPr>
      <w:r>
        <w:rPr>
          <w:rFonts w:ascii="Aptos Narrow" w:hAnsi="Aptos Narrow"/>
        </w:rPr>
        <w:object w:dxaOrig="1538" w:dyaOrig="993" w14:anchorId="20DF1327">
          <v:shape id="_x0000_i1028" type="#_x0000_t75" style="width:77.25pt;height:49.5pt" o:ole="">
            <v:imagedata r:id="rId18" o:title=""/>
          </v:shape>
          <o:OLEObject Type="Embed" ProgID="AcroExch.Document.DC" ShapeID="_x0000_i1028" DrawAspect="Icon" ObjectID="_1803495318" r:id="rId20"/>
        </w:object>
      </w:r>
    </w:p>
    <w:p w14:paraId="68C03AE0" w14:textId="77777777" w:rsidR="002C4EE3" w:rsidRDefault="002C4EE3" w:rsidP="00FA351E">
      <w:pPr>
        <w:shd w:val="clear" w:color="auto" w:fill="DAEEF3" w:themeFill="accent5" w:themeFillTint="33"/>
        <w:rPr>
          <w:rFonts w:ascii="Aptos Narrow" w:hAnsi="Aptos Narrow"/>
        </w:rPr>
      </w:pPr>
    </w:p>
    <w:bookmarkEnd w:id="919"/>
    <w:p w14:paraId="29CE3840" w14:textId="77777777" w:rsidR="00F5605C" w:rsidRDefault="00F5605C" w:rsidP="004F5D88"/>
    <w:bookmarkEnd w:id="920"/>
    <w:p w14:paraId="20C68E76" w14:textId="77777777" w:rsidR="00F5605C" w:rsidRDefault="00F5605C" w:rsidP="004F5D88"/>
    <w:p w14:paraId="3F4AF889" w14:textId="0728417D" w:rsidR="00F5605C" w:rsidRPr="00410146" w:rsidRDefault="00410146" w:rsidP="0056016F">
      <w:pPr>
        <w:pStyle w:val="Heading2"/>
        <w:pBdr>
          <w:bottom w:val="single" w:sz="6" w:space="1" w:color="auto"/>
        </w:pBdr>
        <w:shd w:val="clear" w:color="auto" w:fill="C6D9F1" w:themeFill="text2" w:themeFillTint="33"/>
        <w:spacing w:before="0"/>
        <w:ind w:left="720" w:hanging="720"/>
        <w:rPr>
          <w:rFonts w:cs="Arial"/>
          <w:szCs w:val="24"/>
        </w:rPr>
      </w:pPr>
      <w:bookmarkStart w:id="921" w:name="_Toc191977223"/>
      <w:r w:rsidRPr="00410146">
        <w:rPr>
          <w:rFonts w:cs="Arial" w:hint="eastAsia"/>
          <w:szCs w:val="24"/>
        </w:rPr>
        <w:t>Operating Procedures / User</w:t>
      </w:r>
      <w:r w:rsidRPr="00410146">
        <w:rPr>
          <w:rFonts w:cs="Arial"/>
          <w:szCs w:val="24"/>
        </w:rPr>
        <w:t>’</w:t>
      </w:r>
      <w:r w:rsidRPr="00410146">
        <w:rPr>
          <w:rFonts w:cs="Arial" w:hint="eastAsia"/>
          <w:szCs w:val="24"/>
        </w:rPr>
        <w:t>s Guide</w:t>
      </w:r>
      <w:bookmarkEnd w:id="921"/>
    </w:p>
    <w:p w14:paraId="793BF2BE" w14:textId="77777777" w:rsidR="00410146" w:rsidRDefault="00410146" w:rsidP="00701055">
      <w:pPr>
        <w:spacing w:afterLines="60" w:after="144"/>
        <w:rPr>
          <w:rStyle w:val="SubtleEmphasis"/>
        </w:rPr>
      </w:pPr>
      <w:r>
        <w:rPr>
          <w:rStyle w:val="SubtleEmphasis"/>
        </w:rPr>
        <w:t>Provide step-by-step procedures for running the model, which may include:</w:t>
      </w:r>
    </w:p>
    <w:p w14:paraId="0BDC6A33" w14:textId="77777777" w:rsidR="00410146" w:rsidRDefault="00410146" w:rsidP="00A53660">
      <w:pPr>
        <w:pStyle w:val="ListParagraph"/>
        <w:numPr>
          <w:ilvl w:val="0"/>
          <w:numId w:val="10"/>
        </w:numPr>
        <w:spacing w:after="60" w:line="240" w:lineRule="auto"/>
        <w:ind w:left="432" w:hanging="432"/>
        <w:contextualSpacing w:val="0"/>
        <w:rPr>
          <w:rStyle w:val="SubtleEmphasis"/>
        </w:rPr>
      </w:pPr>
      <w:r>
        <w:rPr>
          <w:rStyle w:val="SubtleEmphasis"/>
        </w:rPr>
        <w:t>Input data extraction and preparation, including data cleaning and transformations.</w:t>
      </w:r>
    </w:p>
    <w:p w14:paraId="21E2CDB8" w14:textId="77777777" w:rsidR="00410146" w:rsidRDefault="00410146" w:rsidP="00A53660">
      <w:pPr>
        <w:pStyle w:val="ListParagraph"/>
        <w:numPr>
          <w:ilvl w:val="0"/>
          <w:numId w:val="10"/>
        </w:numPr>
        <w:spacing w:after="60" w:line="240" w:lineRule="auto"/>
        <w:ind w:left="432" w:hanging="432"/>
        <w:contextualSpacing w:val="0"/>
        <w:rPr>
          <w:rStyle w:val="SubtleEmphasis"/>
        </w:rPr>
      </w:pPr>
      <w:r>
        <w:rPr>
          <w:rStyle w:val="SubtleEmphasis"/>
        </w:rPr>
        <w:t>Checking the correctness of input data.</w:t>
      </w:r>
    </w:p>
    <w:p w14:paraId="14FABF3F" w14:textId="77777777" w:rsidR="00410146" w:rsidRDefault="00410146" w:rsidP="00A53660">
      <w:pPr>
        <w:pStyle w:val="ListParagraph"/>
        <w:numPr>
          <w:ilvl w:val="0"/>
          <w:numId w:val="10"/>
        </w:numPr>
        <w:spacing w:after="60" w:line="240" w:lineRule="auto"/>
        <w:ind w:left="432" w:hanging="432"/>
        <w:contextualSpacing w:val="0"/>
        <w:rPr>
          <w:rStyle w:val="SubtleEmphasis"/>
        </w:rPr>
      </w:pPr>
      <w:r>
        <w:rPr>
          <w:rStyle w:val="SubtleEmphasis"/>
        </w:rPr>
        <w:t>Setting/updating/checking model settings, assumptions, and parameter values.</w:t>
      </w:r>
    </w:p>
    <w:p w14:paraId="72879E96" w14:textId="77777777" w:rsidR="00410146" w:rsidRDefault="00410146" w:rsidP="00A53660">
      <w:pPr>
        <w:pStyle w:val="ListParagraph"/>
        <w:numPr>
          <w:ilvl w:val="0"/>
          <w:numId w:val="10"/>
        </w:numPr>
        <w:spacing w:after="60" w:line="240" w:lineRule="auto"/>
        <w:ind w:left="432" w:hanging="432"/>
        <w:contextualSpacing w:val="0"/>
        <w:rPr>
          <w:rStyle w:val="SubtleEmphasis"/>
        </w:rPr>
      </w:pPr>
      <w:r>
        <w:rPr>
          <w:rStyle w:val="SubtleEmphasis"/>
        </w:rPr>
        <w:t>Checking the correctness of the settings, assumptions, and parameter values.</w:t>
      </w:r>
    </w:p>
    <w:p w14:paraId="57DBE45D" w14:textId="77777777" w:rsidR="00410146" w:rsidRDefault="00410146" w:rsidP="00A53660">
      <w:pPr>
        <w:pStyle w:val="ListParagraph"/>
        <w:numPr>
          <w:ilvl w:val="0"/>
          <w:numId w:val="10"/>
        </w:numPr>
        <w:spacing w:after="60" w:line="240" w:lineRule="auto"/>
        <w:ind w:left="432" w:hanging="432"/>
        <w:contextualSpacing w:val="0"/>
        <w:rPr>
          <w:rStyle w:val="SubtleEmphasis"/>
        </w:rPr>
      </w:pPr>
      <w:r>
        <w:rPr>
          <w:rStyle w:val="SubtleEmphasis"/>
        </w:rPr>
        <w:t>Initiating the processing component of the model.</w:t>
      </w:r>
    </w:p>
    <w:p w14:paraId="29D4B800" w14:textId="77777777" w:rsidR="00410146" w:rsidRDefault="00410146" w:rsidP="00A53660">
      <w:pPr>
        <w:pStyle w:val="ListParagraph"/>
        <w:numPr>
          <w:ilvl w:val="0"/>
          <w:numId w:val="10"/>
        </w:numPr>
        <w:spacing w:after="60" w:line="240" w:lineRule="auto"/>
        <w:ind w:left="432" w:hanging="432"/>
        <w:contextualSpacing w:val="0"/>
        <w:rPr>
          <w:rStyle w:val="SubtleEmphasis"/>
        </w:rPr>
      </w:pPr>
      <w:r>
        <w:rPr>
          <w:rStyle w:val="SubtleEmphasis"/>
        </w:rPr>
        <w:t>Checking successful completion of the model execution.</w:t>
      </w:r>
    </w:p>
    <w:p w14:paraId="60A3A746" w14:textId="77777777" w:rsidR="00410146" w:rsidRDefault="00410146" w:rsidP="00A53660">
      <w:pPr>
        <w:pStyle w:val="ListParagraph"/>
        <w:numPr>
          <w:ilvl w:val="0"/>
          <w:numId w:val="10"/>
        </w:numPr>
        <w:spacing w:after="60" w:line="240" w:lineRule="auto"/>
        <w:ind w:left="432" w:hanging="432"/>
        <w:contextualSpacing w:val="0"/>
        <w:rPr>
          <w:rStyle w:val="SubtleEmphasis"/>
        </w:rPr>
      </w:pPr>
      <w:r>
        <w:rPr>
          <w:rStyle w:val="SubtleEmphasis"/>
        </w:rPr>
        <w:t>Extracting model outputs.</w:t>
      </w:r>
    </w:p>
    <w:p w14:paraId="01550904" w14:textId="77777777" w:rsidR="00410146" w:rsidRDefault="00410146" w:rsidP="00A53660">
      <w:pPr>
        <w:pStyle w:val="ListParagraph"/>
        <w:numPr>
          <w:ilvl w:val="0"/>
          <w:numId w:val="10"/>
        </w:numPr>
        <w:spacing w:after="60" w:line="240" w:lineRule="auto"/>
        <w:ind w:left="432" w:hanging="432"/>
        <w:contextualSpacing w:val="0"/>
        <w:rPr>
          <w:rStyle w:val="SubtleEmphasis"/>
        </w:rPr>
      </w:pPr>
      <w:r>
        <w:rPr>
          <w:rStyle w:val="SubtleEmphasis"/>
        </w:rPr>
        <w:t>Checking that model outputs are valid.</w:t>
      </w:r>
    </w:p>
    <w:p w14:paraId="168EDF21" w14:textId="77777777" w:rsidR="00410146" w:rsidRDefault="00410146" w:rsidP="00A53660">
      <w:pPr>
        <w:pStyle w:val="ListParagraph"/>
        <w:numPr>
          <w:ilvl w:val="0"/>
          <w:numId w:val="10"/>
        </w:numPr>
        <w:spacing w:after="60" w:line="240" w:lineRule="auto"/>
        <w:ind w:left="432" w:hanging="432"/>
        <w:contextualSpacing w:val="0"/>
        <w:rPr>
          <w:rStyle w:val="SubtleEmphasis"/>
        </w:rPr>
      </w:pPr>
      <w:r>
        <w:rPr>
          <w:rStyle w:val="SubtleEmphasis"/>
        </w:rPr>
        <w:t>Producing standard reports.</w:t>
      </w:r>
    </w:p>
    <w:p w14:paraId="7AB3C8F7" w14:textId="5F713F1B" w:rsidR="00F5605C" w:rsidRPr="00701055" w:rsidRDefault="00410146" w:rsidP="00A53660">
      <w:pPr>
        <w:pStyle w:val="ListParagraph"/>
        <w:numPr>
          <w:ilvl w:val="0"/>
          <w:numId w:val="10"/>
        </w:numPr>
        <w:spacing w:after="60" w:line="240" w:lineRule="auto"/>
        <w:ind w:left="432" w:hanging="432"/>
        <w:contextualSpacing w:val="0"/>
        <w:rPr>
          <w:i/>
          <w:iCs/>
          <w:color w:val="595959" w:themeColor="text1" w:themeTint="A6"/>
        </w:rPr>
      </w:pPr>
      <w:r>
        <w:rPr>
          <w:rStyle w:val="SubtleEmphasis"/>
        </w:rPr>
        <w:t>Distributing standard reports.</w:t>
      </w:r>
    </w:p>
    <w:p w14:paraId="214CBC49" w14:textId="77777777" w:rsidR="00410146" w:rsidRDefault="00410146" w:rsidP="00410146">
      <w:pPr>
        <w:rPr>
          <w:rStyle w:val="SubtleEmphasis"/>
        </w:rPr>
      </w:pPr>
    </w:p>
    <w:p w14:paraId="6E5F1060" w14:textId="6B57CF85" w:rsidR="008468B5" w:rsidRDefault="008468B5" w:rsidP="00410146">
      <w:pPr>
        <w:rPr>
          <w:rStyle w:val="SubtleEmphasis"/>
        </w:rPr>
      </w:pPr>
      <w:bookmarkStart w:id="922" w:name="OLE_LINK10"/>
      <w:r>
        <w:rPr>
          <w:rStyle w:val="SubtleEmphasis"/>
          <w:rFonts w:hint="eastAsia"/>
        </w:rPr>
        <w:t xml:space="preserve">Note: if there is a </w:t>
      </w:r>
      <w:r>
        <w:rPr>
          <w:rStyle w:val="SubtleEmphasis"/>
        </w:rPr>
        <w:t>separate</w:t>
      </w:r>
      <w:r>
        <w:rPr>
          <w:rStyle w:val="SubtleEmphasis"/>
          <w:rFonts w:hint="eastAsia"/>
        </w:rPr>
        <w:t xml:space="preserve"> operating procedural document (or User</w:t>
      </w:r>
      <w:r>
        <w:rPr>
          <w:rStyle w:val="SubtleEmphasis"/>
        </w:rPr>
        <w:t>’</w:t>
      </w:r>
      <w:r>
        <w:rPr>
          <w:rStyle w:val="SubtleEmphasis"/>
          <w:rFonts w:hint="eastAsia"/>
        </w:rPr>
        <w:t>s Guide), please list the document name below and share the document with MRM.</w:t>
      </w:r>
    </w:p>
    <w:bookmarkEnd w:id="922"/>
    <w:p w14:paraId="7B478715" w14:textId="750C27C8" w:rsidR="008468B5" w:rsidRPr="008468B5" w:rsidRDefault="008468B5" w:rsidP="00410146">
      <w:pPr>
        <w:rPr>
          <w:rStyle w:val="SubtleEmphasis"/>
        </w:rPr>
      </w:pPr>
      <w:r>
        <w:rPr>
          <w:rStyle w:val="SubtleEmphasis"/>
          <w:rFonts w:hint="eastAsia"/>
        </w:rPr>
        <w:t xml:space="preserve"> </w:t>
      </w:r>
    </w:p>
    <w:p w14:paraId="17E00461" w14:textId="198945DC" w:rsidR="00410146" w:rsidRDefault="00410146" w:rsidP="00410146">
      <w:pPr>
        <w:shd w:val="clear" w:color="auto" w:fill="DAEEF3" w:themeFill="accent5" w:themeFillTint="33"/>
        <w:rPr>
          <w:rFonts w:ascii="Aptos Narrow" w:hAnsi="Aptos Narrow"/>
        </w:rPr>
      </w:pPr>
      <w:bookmarkStart w:id="923" w:name="OLE_LINK62"/>
      <w:r>
        <w:rPr>
          <w:rFonts w:ascii="Aptos Narrow" w:hAnsi="Aptos Narrow"/>
        </w:rPr>
        <w:t xml:space="preserve">Model Owner: </w:t>
      </w:r>
    </w:p>
    <w:p w14:paraId="58FD5B26" w14:textId="77777777" w:rsidR="00961E79" w:rsidRDefault="00961E79" w:rsidP="001028FF">
      <w:pPr>
        <w:shd w:val="clear" w:color="auto" w:fill="DAEEF3" w:themeFill="accent5" w:themeFillTint="33"/>
        <w:jc w:val="both"/>
        <w:rPr>
          <w:rFonts w:ascii="Aptos Narrow" w:hAnsi="Aptos Narrow"/>
          <w:lang w:val="en-IN"/>
        </w:rPr>
      </w:pPr>
      <w:r w:rsidRPr="00961E79">
        <w:rPr>
          <w:rFonts w:ascii="Aptos Narrow" w:hAnsi="Aptos Narrow"/>
          <w:lang w:val="en-IN"/>
        </w:rPr>
        <w:t>The Alipay fraud detection system operates as a rule-based, real-time model. The model's execution follows a structured process to ensure accuracy and reliability.</w:t>
      </w:r>
    </w:p>
    <w:p w14:paraId="079949E4" w14:textId="77777777" w:rsidR="00961E79" w:rsidRPr="00961E79" w:rsidRDefault="00961E79" w:rsidP="001028FF">
      <w:pPr>
        <w:shd w:val="clear" w:color="auto" w:fill="DAEEF3" w:themeFill="accent5" w:themeFillTint="33"/>
        <w:jc w:val="both"/>
        <w:rPr>
          <w:rFonts w:ascii="Aptos Narrow" w:hAnsi="Aptos Narrow"/>
          <w:lang w:val="en-IN"/>
        </w:rPr>
      </w:pPr>
    </w:p>
    <w:p w14:paraId="0A9EAE0E" w14:textId="77777777" w:rsidR="00961E79" w:rsidRPr="00961E79" w:rsidRDefault="00961E79" w:rsidP="001028FF">
      <w:pPr>
        <w:numPr>
          <w:ilvl w:val="0"/>
          <w:numId w:val="36"/>
        </w:numPr>
        <w:shd w:val="clear" w:color="auto" w:fill="DAEEF3" w:themeFill="accent5" w:themeFillTint="33"/>
        <w:tabs>
          <w:tab w:val="num" w:pos="720"/>
        </w:tabs>
        <w:jc w:val="both"/>
        <w:rPr>
          <w:rFonts w:ascii="Aptos Narrow" w:hAnsi="Aptos Narrow"/>
          <w:lang w:val="en-IN"/>
        </w:rPr>
      </w:pPr>
      <w:r w:rsidRPr="00961E79">
        <w:rPr>
          <w:rFonts w:ascii="Aptos Narrow" w:hAnsi="Aptos Narrow"/>
          <w:b/>
          <w:bCs/>
          <w:lang w:val="en-IN"/>
        </w:rPr>
        <w:t>Input Data Handling</w:t>
      </w:r>
      <w:r w:rsidRPr="00961E79">
        <w:rPr>
          <w:rFonts w:ascii="Aptos Narrow" w:hAnsi="Aptos Narrow"/>
          <w:lang w:val="en-IN"/>
        </w:rPr>
        <w:t>: Transaction data is received and verified for completeness, ensuring that required fields such as sender and recipient details, transaction amount, and account information are provided.</w:t>
      </w:r>
    </w:p>
    <w:p w14:paraId="0487FC1F" w14:textId="77777777" w:rsidR="00961E79" w:rsidRPr="00961E79" w:rsidRDefault="00961E79" w:rsidP="001028FF">
      <w:pPr>
        <w:numPr>
          <w:ilvl w:val="0"/>
          <w:numId w:val="36"/>
        </w:numPr>
        <w:shd w:val="clear" w:color="auto" w:fill="DAEEF3" w:themeFill="accent5" w:themeFillTint="33"/>
        <w:tabs>
          <w:tab w:val="num" w:pos="720"/>
        </w:tabs>
        <w:jc w:val="both"/>
        <w:rPr>
          <w:rFonts w:ascii="Aptos Narrow" w:hAnsi="Aptos Narrow"/>
          <w:lang w:val="en-IN"/>
        </w:rPr>
      </w:pPr>
      <w:r w:rsidRPr="00961E79">
        <w:rPr>
          <w:rFonts w:ascii="Aptos Narrow" w:hAnsi="Aptos Narrow"/>
          <w:b/>
          <w:bCs/>
          <w:lang w:val="en-IN"/>
        </w:rPr>
        <w:t>Validation Checks</w:t>
      </w:r>
      <w:r w:rsidRPr="00961E79">
        <w:rPr>
          <w:rFonts w:ascii="Aptos Narrow" w:hAnsi="Aptos Narrow"/>
          <w:lang w:val="en-IN"/>
        </w:rPr>
        <w:t>: The system performs automated checks to confirm the correctness of input data, ensuring all values conform to expected formats.</w:t>
      </w:r>
    </w:p>
    <w:p w14:paraId="6FDFEB1B" w14:textId="77777777" w:rsidR="00961E79" w:rsidRPr="00961E79" w:rsidRDefault="00961E79" w:rsidP="001028FF">
      <w:pPr>
        <w:numPr>
          <w:ilvl w:val="0"/>
          <w:numId w:val="36"/>
        </w:numPr>
        <w:shd w:val="clear" w:color="auto" w:fill="DAEEF3" w:themeFill="accent5" w:themeFillTint="33"/>
        <w:tabs>
          <w:tab w:val="num" w:pos="720"/>
        </w:tabs>
        <w:jc w:val="both"/>
        <w:rPr>
          <w:rFonts w:ascii="Aptos Narrow" w:hAnsi="Aptos Narrow"/>
          <w:lang w:val="en-IN"/>
        </w:rPr>
      </w:pPr>
      <w:r w:rsidRPr="00961E79">
        <w:rPr>
          <w:rFonts w:ascii="Aptos Narrow" w:hAnsi="Aptos Narrow"/>
          <w:b/>
          <w:bCs/>
          <w:lang w:val="en-IN"/>
        </w:rPr>
        <w:t>Model Execution</w:t>
      </w:r>
      <w:r w:rsidRPr="00961E79">
        <w:rPr>
          <w:rFonts w:ascii="Aptos Narrow" w:hAnsi="Aptos Narrow"/>
          <w:lang w:val="en-IN"/>
        </w:rPr>
        <w:t>: The model applies predefined fraud detection rules to the transaction data in real time.</w:t>
      </w:r>
    </w:p>
    <w:p w14:paraId="7C4B4D56" w14:textId="6BDC06B3" w:rsidR="00961E79" w:rsidRPr="00961E79" w:rsidRDefault="00961E79" w:rsidP="001028FF">
      <w:pPr>
        <w:numPr>
          <w:ilvl w:val="0"/>
          <w:numId w:val="36"/>
        </w:numPr>
        <w:shd w:val="clear" w:color="auto" w:fill="DAEEF3" w:themeFill="accent5" w:themeFillTint="33"/>
        <w:tabs>
          <w:tab w:val="num" w:pos="720"/>
        </w:tabs>
        <w:jc w:val="both"/>
        <w:rPr>
          <w:rFonts w:ascii="Aptos Narrow" w:hAnsi="Aptos Narrow"/>
          <w:lang w:val="en-IN"/>
        </w:rPr>
      </w:pPr>
      <w:r w:rsidRPr="00961E79">
        <w:rPr>
          <w:rFonts w:ascii="Aptos Narrow" w:hAnsi="Aptos Narrow"/>
          <w:b/>
          <w:bCs/>
          <w:lang w:val="en-IN"/>
        </w:rPr>
        <w:t>Processing and Decisioning</w:t>
      </w:r>
      <w:r w:rsidRPr="00961E79">
        <w:rPr>
          <w:rFonts w:ascii="Aptos Narrow" w:hAnsi="Aptos Narrow"/>
          <w:lang w:val="en-IN"/>
        </w:rPr>
        <w:t xml:space="preserve">: If the transaction </w:t>
      </w:r>
      <w:proofErr w:type="gramStart"/>
      <w:r w:rsidR="00714C41" w:rsidRPr="00961E79">
        <w:rPr>
          <w:rFonts w:ascii="Aptos Narrow" w:hAnsi="Aptos Narrow"/>
          <w:lang w:val="en-IN"/>
        </w:rPr>
        <w:t>meet</w:t>
      </w:r>
      <w:proofErr w:type="gramEnd"/>
      <w:r w:rsidRPr="00961E79">
        <w:rPr>
          <w:rFonts w:ascii="Aptos Narrow" w:hAnsi="Aptos Narrow"/>
          <w:lang w:val="en-IN"/>
        </w:rPr>
        <w:t xml:space="preserve"> the approval criteria, it proceeds. If any fraud indicators are triggered, the transaction is flagged as suspicious and routed for manual review by the fraud detection team.</w:t>
      </w:r>
    </w:p>
    <w:p w14:paraId="6FE2D70C" w14:textId="77777777" w:rsidR="00961E79" w:rsidRPr="00961E79" w:rsidRDefault="00961E79" w:rsidP="001028FF">
      <w:pPr>
        <w:numPr>
          <w:ilvl w:val="0"/>
          <w:numId w:val="36"/>
        </w:numPr>
        <w:shd w:val="clear" w:color="auto" w:fill="DAEEF3" w:themeFill="accent5" w:themeFillTint="33"/>
        <w:tabs>
          <w:tab w:val="num" w:pos="720"/>
        </w:tabs>
        <w:jc w:val="both"/>
        <w:rPr>
          <w:rFonts w:ascii="Aptos Narrow" w:hAnsi="Aptos Narrow"/>
          <w:lang w:val="en-IN"/>
        </w:rPr>
      </w:pPr>
      <w:r w:rsidRPr="00961E79">
        <w:rPr>
          <w:rFonts w:ascii="Aptos Narrow" w:hAnsi="Aptos Narrow"/>
          <w:b/>
          <w:bCs/>
          <w:lang w:val="en-IN"/>
        </w:rPr>
        <w:t>Output Validation</w:t>
      </w:r>
      <w:r w:rsidRPr="00961E79">
        <w:rPr>
          <w:rFonts w:ascii="Aptos Narrow" w:hAnsi="Aptos Narrow"/>
          <w:lang w:val="en-IN"/>
        </w:rPr>
        <w:t>: The system verifies that all transactions have been processed and that flagged transactions are appropriately identified.</w:t>
      </w:r>
    </w:p>
    <w:p w14:paraId="6C60DC78" w14:textId="77777777" w:rsidR="00961E79" w:rsidRPr="00961E79" w:rsidRDefault="00961E79" w:rsidP="001028FF">
      <w:pPr>
        <w:numPr>
          <w:ilvl w:val="0"/>
          <w:numId w:val="36"/>
        </w:numPr>
        <w:shd w:val="clear" w:color="auto" w:fill="DAEEF3" w:themeFill="accent5" w:themeFillTint="33"/>
        <w:tabs>
          <w:tab w:val="num" w:pos="720"/>
        </w:tabs>
        <w:jc w:val="both"/>
        <w:rPr>
          <w:rFonts w:ascii="Aptos Narrow" w:hAnsi="Aptos Narrow"/>
          <w:lang w:val="en-IN"/>
        </w:rPr>
      </w:pPr>
      <w:r w:rsidRPr="00961E79">
        <w:rPr>
          <w:rFonts w:ascii="Aptos Narrow" w:hAnsi="Aptos Narrow"/>
          <w:b/>
          <w:bCs/>
          <w:lang w:val="en-IN"/>
        </w:rPr>
        <w:t>Reporting and Distribution</w:t>
      </w:r>
      <w:r w:rsidRPr="00961E79">
        <w:rPr>
          <w:rFonts w:ascii="Aptos Narrow" w:hAnsi="Aptos Narrow"/>
          <w:lang w:val="en-IN"/>
        </w:rPr>
        <w:t>: The results are logged, and flagged transactions are made available to the fraud detection team for further analysis. Any standard reports generated are distributed to relevant stakeholders.</w:t>
      </w:r>
    </w:p>
    <w:p w14:paraId="7542E2CD" w14:textId="77777777" w:rsidR="00961E79" w:rsidRDefault="00961E79" w:rsidP="001028FF">
      <w:pPr>
        <w:shd w:val="clear" w:color="auto" w:fill="DAEEF3" w:themeFill="accent5" w:themeFillTint="33"/>
        <w:jc w:val="both"/>
        <w:rPr>
          <w:rFonts w:ascii="Aptos Narrow" w:hAnsi="Aptos Narrow"/>
        </w:rPr>
      </w:pPr>
    </w:p>
    <w:p w14:paraId="7B7529C0" w14:textId="0AC2FBCF" w:rsidR="00410146" w:rsidRDefault="00961E79" w:rsidP="001028FF">
      <w:pPr>
        <w:shd w:val="clear" w:color="auto" w:fill="DAEEF3" w:themeFill="accent5" w:themeFillTint="33"/>
        <w:jc w:val="both"/>
        <w:rPr>
          <w:rFonts w:ascii="Aptos Narrow" w:hAnsi="Aptos Narrow"/>
        </w:rPr>
      </w:pPr>
      <w:r w:rsidRPr="00961E79">
        <w:rPr>
          <w:rFonts w:ascii="Aptos Narrow" w:hAnsi="Aptos Narrow"/>
        </w:rPr>
        <w:t>The vendor has not shared a separate operating procedures document due to proprietary concerns.</w:t>
      </w:r>
    </w:p>
    <w:p w14:paraId="331B7222" w14:textId="77777777" w:rsidR="00942CE4" w:rsidRDefault="00942CE4" w:rsidP="00410146">
      <w:pPr>
        <w:shd w:val="clear" w:color="auto" w:fill="DAEEF3" w:themeFill="accent5" w:themeFillTint="33"/>
        <w:rPr>
          <w:rFonts w:ascii="Aptos Narrow" w:hAnsi="Aptos Narrow"/>
        </w:rPr>
      </w:pPr>
    </w:p>
    <w:bookmarkEnd w:id="923"/>
    <w:p w14:paraId="3C220C94" w14:textId="77777777" w:rsidR="00812022" w:rsidRDefault="00812022" w:rsidP="004F5D88"/>
    <w:p w14:paraId="166519C7" w14:textId="1C08C06F" w:rsidR="00812022" w:rsidRPr="00AC7AB4" w:rsidRDefault="00891D3B" w:rsidP="002C503F">
      <w:pPr>
        <w:pStyle w:val="Heading1"/>
        <w:rPr>
          <w:rFonts w:ascii="Arial" w:hAnsi="Arial" w:cs="Arial"/>
          <w:sz w:val="36"/>
          <w:szCs w:val="36"/>
        </w:rPr>
      </w:pPr>
      <w:r w:rsidRPr="00AC7AB4">
        <w:rPr>
          <w:rFonts w:ascii="Arial" w:hAnsi="Arial" w:cs="Arial"/>
          <w:sz w:val="36"/>
          <w:szCs w:val="36"/>
        </w:rPr>
        <w:br w:type="page"/>
      </w:r>
      <w:bookmarkStart w:id="924" w:name="_Toc191977224"/>
      <w:r w:rsidRPr="00AC7AB4">
        <w:rPr>
          <w:rFonts w:ascii="Arial" w:hAnsi="Arial" w:cs="Arial"/>
          <w:noProof/>
          <w:color w:val="FFFFFF" w:themeColor="background1"/>
          <w:sz w:val="36"/>
          <w:szCs w:val="36"/>
        </w:rPr>
        <w:lastRenderedPageBreak/>
        <mc:AlternateContent>
          <mc:Choice Requires="wps">
            <w:drawing>
              <wp:anchor distT="0" distB="0" distL="114300" distR="114300" simplePos="0" relativeHeight="251658241" behindDoc="1" locked="0" layoutInCell="1" allowOverlap="1" wp14:anchorId="7EB58D0B" wp14:editId="0A635A8B">
                <wp:simplePos x="0" y="0"/>
                <wp:positionH relativeFrom="column">
                  <wp:posOffset>-9525</wp:posOffset>
                </wp:positionH>
                <wp:positionV relativeFrom="paragraph">
                  <wp:posOffset>-19051</wp:posOffset>
                </wp:positionV>
                <wp:extent cx="6417310" cy="638175"/>
                <wp:effectExtent l="0" t="0" r="2540" b="9525"/>
                <wp:wrapNone/>
                <wp:docPr id="42376858" name="Rectangle 1"/>
                <wp:cNvGraphicFramePr/>
                <a:graphic xmlns:a="http://schemas.openxmlformats.org/drawingml/2006/main">
                  <a:graphicData uri="http://schemas.microsoft.com/office/word/2010/wordprocessingShape">
                    <wps:wsp>
                      <wps:cNvSpPr/>
                      <wps:spPr>
                        <a:xfrm>
                          <a:off x="0" y="0"/>
                          <a:ext cx="6417310" cy="638175"/>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30FDB2" id="Rectangle 1" o:spid="_x0000_s1026" style="position:absolute;margin-left:-.75pt;margin-top:-1.5pt;width:505.3pt;height:50.25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" fillcolor="#c00000" stroked="f" strokeweight="2pt"/>
            </w:pict>
          </mc:Fallback>
        </mc:AlternateContent>
      </w:r>
      <w:r w:rsidRPr="00AC7AB4">
        <w:rPr>
          <w:rFonts w:ascii="Arial" w:hAnsi="Arial" w:cs="Arial"/>
          <w:color w:val="FFFFFF" w:themeColor="background1"/>
          <w:sz w:val="36"/>
          <w:szCs w:val="36"/>
        </w:rPr>
        <w:t>O</w:t>
      </w:r>
      <w:r w:rsidR="008D7BA5" w:rsidRPr="00AC7AB4">
        <w:rPr>
          <w:rFonts w:ascii="Arial" w:hAnsi="Arial" w:cs="Arial"/>
          <w:color w:val="FFFFFF" w:themeColor="background1"/>
          <w:sz w:val="36"/>
          <w:szCs w:val="36"/>
        </w:rPr>
        <w:t>NGOING</w:t>
      </w:r>
      <w:r w:rsidRPr="00AC7AB4">
        <w:rPr>
          <w:rFonts w:ascii="Arial" w:hAnsi="Arial" w:cs="Arial"/>
          <w:color w:val="FFFFFF" w:themeColor="background1"/>
          <w:sz w:val="36"/>
          <w:szCs w:val="36"/>
        </w:rPr>
        <w:t xml:space="preserve"> M</w:t>
      </w:r>
      <w:r w:rsidR="008D7BA5" w:rsidRPr="00AC7AB4">
        <w:rPr>
          <w:rFonts w:ascii="Arial" w:hAnsi="Arial" w:cs="Arial"/>
          <w:color w:val="FFFFFF" w:themeColor="background1"/>
          <w:sz w:val="36"/>
          <w:szCs w:val="36"/>
        </w:rPr>
        <w:t>ODEL</w:t>
      </w:r>
      <w:r w:rsidRPr="00AC7AB4">
        <w:rPr>
          <w:rFonts w:ascii="Arial" w:hAnsi="Arial" w:cs="Arial"/>
          <w:color w:val="FFFFFF" w:themeColor="background1"/>
          <w:sz w:val="36"/>
          <w:szCs w:val="36"/>
        </w:rPr>
        <w:t xml:space="preserve"> G</w:t>
      </w:r>
      <w:r w:rsidR="008D7BA5" w:rsidRPr="00AC7AB4">
        <w:rPr>
          <w:rFonts w:ascii="Arial" w:hAnsi="Arial" w:cs="Arial"/>
          <w:color w:val="FFFFFF" w:themeColor="background1"/>
          <w:sz w:val="36"/>
          <w:szCs w:val="36"/>
        </w:rPr>
        <w:t>OVERNANCE</w:t>
      </w:r>
      <w:r w:rsidR="00A53660" w:rsidRPr="00AC7AB4">
        <w:rPr>
          <w:rFonts w:ascii="Arial" w:hAnsi="Arial" w:cs="Arial"/>
          <w:color w:val="FFFFFF" w:themeColor="background1"/>
          <w:sz w:val="36"/>
          <w:szCs w:val="36"/>
        </w:rPr>
        <w:t xml:space="preserve"> &amp; OUTCOME ANALYSIS</w:t>
      </w:r>
      <w:bookmarkEnd w:id="924"/>
    </w:p>
    <w:p w14:paraId="518CB5F5" w14:textId="77777777" w:rsidR="00971E12" w:rsidRDefault="00971E12" w:rsidP="00971E12">
      <w:pPr>
        <w:rPr>
          <w:rFonts w:ascii="Arial" w:eastAsia="SimSun" w:hAnsi="Arial" w:cs="Arial"/>
          <w:b/>
          <w:bCs/>
          <w:color w:val="0070C0"/>
        </w:rPr>
      </w:pPr>
    </w:p>
    <w:p w14:paraId="39894E3C" w14:textId="77777777" w:rsidR="009150F2" w:rsidRDefault="009150F2" w:rsidP="00701055">
      <w:pPr>
        <w:rPr>
          <w:rFonts w:ascii="Arial" w:eastAsia="SimSun" w:hAnsi="Arial" w:cs="Arial"/>
          <w:b/>
          <w:bCs/>
          <w:color w:val="0070C0"/>
        </w:rPr>
      </w:pPr>
    </w:p>
    <w:p w14:paraId="6D96558E" w14:textId="77777777" w:rsidR="009150F2" w:rsidRDefault="009150F2" w:rsidP="00701055">
      <w:pPr>
        <w:rPr>
          <w:rFonts w:ascii="Arial" w:eastAsia="SimSun" w:hAnsi="Arial" w:cs="Arial"/>
          <w:b/>
          <w:bCs/>
          <w:color w:val="0070C0"/>
        </w:rPr>
      </w:pPr>
    </w:p>
    <w:p w14:paraId="38464C79" w14:textId="638B2EFC" w:rsidR="00971E12" w:rsidRPr="009150F2" w:rsidRDefault="00971E12" w:rsidP="00701055">
      <w:pPr>
        <w:rPr>
          <w:rFonts w:ascii="Arial" w:eastAsia="SimSun" w:hAnsi="Arial" w:cs="Arial"/>
          <w:b/>
          <w:bCs/>
          <w:color w:val="0070C0"/>
        </w:rPr>
      </w:pPr>
      <w:r w:rsidRPr="009150F2">
        <w:rPr>
          <w:rFonts w:ascii="Arial" w:eastAsia="SimSun" w:hAnsi="Arial" w:cs="Arial"/>
          <w:b/>
          <w:bCs/>
          <w:color w:val="0070C0"/>
        </w:rPr>
        <w:t>Reference Document List</w:t>
      </w:r>
    </w:p>
    <w:p w14:paraId="58D994D2" w14:textId="0A80B586" w:rsidR="00971E12" w:rsidRDefault="00971E12" w:rsidP="00971E12">
      <w:pPr>
        <w:rPr>
          <w:rStyle w:val="SubtleEmphasis"/>
        </w:rPr>
      </w:pPr>
      <w:r w:rsidRPr="00701055">
        <w:rPr>
          <w:rStyle w:val="SubtleEmphasis"/>
        </w:rPr>
        <w:t>Please list all the documents referred to in this section.</w:t>
      </w:r>
    </w:p>
    <w:p w14:paraId="2E2F31B4" w14:textId="77777777" w:rsidR="00971E12" w:rsidRDefault="00971E12" w:rsidP="00971E12">
      <w:pPr>
        <w:rPr>
          <w:rFonts w:ascii="Arial Narrow" w:hAnsi="Arial Narrow"/>
          <w:color w:val="00B0F0"/>
        </w:rPr>
      </w:pPr>
    </w:p>
    <w:tbl>
      <w:tblPr>
        <w:tblStyle w:val="TableGrid"/>
        <w:tblW w:w="0" w:type="auto"/>
        <w:tblLook w:val="04A0" w:firstRow="1" w:lastRow="0" w:firstColumn="1" w:lastColumn="0" w:noHBand="0" w:noVBand="1"/>
      </w:tblPr>
      <w:tblGrid>
        <w:gridCol w:w="721"/>
        <w:gridCol w:w="4076"/>
        <w:gridCol w:w="5273"/>
      </w:tblGrid>
      <w:tr w:rsidR="00971E12" w14:paraId="3A823E6E" w14:textId="77777777" w:rsidTr="001028FF">
        <w:tc>
          <w:tcPr>
            <w:tcW w:w="721"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63929211" w14:textId="77777777" w:rsidR="00971E12" w:rsidRDefault="00971E12">
            <w:pPr>
              <w:rPr>
                <w:rFonts w:ascii="Aptos Narrow" w:hAnsi="Aptos Narrow"/>
                <w:b/>
                <w:bCs/>
              </w:rPr>
            </w:pPr>
            <w:r>
              <w:rPr>
                <w:rFonts w:ascii="Aptos Narrow" w:hAnsi="Aptos Narrow"/>
                <w:b/>
                <w:bCs/>
              </w:rPr>
              <w:t>#</w:t>
            </w:r>
          </w:p>
        </w:tc>
        <w:tc>
          <w:tcPr>
            <w:tcW w:w="4076"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08FA818D" w14:textId="77777777" w:rsidR="00971E12" w:rsidRDefault="00971E12">
            <w:pPr>
              <w:rPr>
                <w:rFonts w:ascii="Aptos Narrow" w:hAnsi="Aptos Narrow"/>
                <w:b/>
                <w:bCs/>
              </w:rPr>
            </w:pPr>
            <w:r>
              <w:rPr>
                <w:rFonts w:ascii="Aptos Narrow" w:hAnsi="Aptos Narrow"/>
                <w:b/>
                <w:bCs/>
              </w:rPr>
              <w:t>Reference Document Name</w:t>
            </w:r>
          </w:p>
        </w:tc>
        <w:tc>
          <w:tcPr>
            <w:tcW w:w="5273"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0D48BCDE" w14:textId="77777777" w:rsidR="00971E12" w:rsidRDefault="00971E12">
            <w:pPr>
              <w:rPr>
                <w:rFonts w:ascii="Aptos Narrow" w:hAnsi="Aptos Narrow"/>
                <w:b/>
                <w:bCs/>
              </w:rPr>
            </w:pPr>
            <w:r>
              <w:rPr>
                <w:rFonts w:ascii="Aptos Narrow" w:hAnsi="Aptos Narrow"/>
                <w:b/>
                <w:bCs/>
              </w:rPr>
              <w:t>High Level Description and purpose of the Document</w:t>
            </w:r>
          </w:p>
        </w:tc>
      </w:tr>
      <w:tr w:rsidR="001028FF" w14:paraId="6A56DCC7" w14:textId="77777777" w:rsidTr="001028FF">
        <w:tc>
          <w:tcPr>
            <w:tcW w:w="721" w:type="dxa"/>
            <w:tcBorders>
              <w:top w:val="single" w:sz="4" w:space="0" w:color="auto"/>
              <w:left w:val="single" w:sz="4" w:space="0" w:color="auto"/>
              <w:bottom w:val="single" w:sz="4" w:space="0" w:color="auto"/>
              <w:right w:val="single" w:sz="4" w:space="0" w:color="auto"/>
            </w:tcBorders>
            <w:vAlign w:val="center"/>
            <w:hideMark/>
          </w:tcPr>
          <w:p w14:paraId="31A1DB20" w14:textId="1A1D1EC2" w:rsidR="001028FF" w:rsidRDefault="001028FF" w:rsidP="001028FF">
            <w:pPr>
              <w:rPr>
                <w:rFonts w:ascii="Aptos Narrow" w:hAnsi="Aptos Narrow"/>
              </w:rPr>
            </w:pPr>
            <w:r>
              <w:rPr>
                <w:rFonts w:ascii="Aptos Narrow" w:hAnsi="Aptos Narrow"/>
              </w:rPr>
              <w:t>1</w:t>
            </w:r>
          </w:p>
        </w:tc>
        <w:tc>
          <w:tcPr>
            <w:tcW w:w="4076" w:type="dxa"/>
            <w:tcBorders>
              <w:top w:val="single" w:sz="4" w:space="0" w:color="auto"/>
              <w:left w:val="single" w:sz="4" w:space="0" w:color="auto"/>
              <w:bottom w:val="single" w:sz="4" w:space="0" w:color="auto"/>
              <w:right w:val="single" w:sz="4" w:space="0" w:color="auto"/>
            </w:tcBorders>
            <w:vAlign w:val="center"/>
          </w:tcPr>
          <w:p w14:paraId="29603A4F" w14:textId="6A31C713" w:rsidR="001028FF" w:rsidRDefault="001028FF" w:rsidP="001028FF">
            <w:pPr>
              <w:rPr>
                <w:rFonts w:ascii="Aptos Narrow" w:hAnsi="Aptos Narrow"/>
              </w:rPr>
            </w:pPr>
            <w:r w:rsidRPr="00E373EC">
              <w:rPr>
                <w:rFonts w:ascii="Aptos Narrow" w:hAnsi="Aptos Narrow"/>
              </w:rPr>
              <w:t xml:space="preserve">f02 MRM-CONTROL01 - </w:t>
            </w:r>
            <w:proofErr w:type="spellStart"/>
            <w:r w:rsidRPr="00E373EC">
              <w:rPr>
                <w:rFonts w:ascii="Aptos Narrow" w:hAnsi="Aptos Narrow"/>
              </w:rPr>
              <w:t>y&amp;n</w:t>
            </w:r>
            <w:proofErr w:type="spellEnd"/>
            <w:r w:rsidRPr="00E373EC">
              <w:rPr>
                <w:rFonts w:ascii="Aptos Narrow" w:hAnsi="Aptos Narrow"/>
              </w:rPr>
              <w:t xml:space="preserve"> Model </w:t>
            </w:r>
            <w:proofErr w:type="spellStart"/>
            <w:r w:rsidRPr="00E373EC">
              <w:rPr>
                <w:rFonts w:ascii="Aptos Narrow" w:hAnsi="Aptos Narrow"/>
              </w:rPr>
              <w:t>Assmt</w:t>
            </w:r>
            <w:proofErr w:type="spellEnd"/>
            <w:r w:rsidRPr="00E373EC">
              <w:rPr>
                <w:rFonts w:ascii="Aptos Narrow" w:hAnsi="Aptos Narrow"/>
              </w:rPr>
              <w:t xml:space="preserve"> Fraud 059- Charles Lin </w:t>
            </w:r>
            <w:proofErr w:type="spellStart"/>
            <w:r w:rsidRPr="00E373EC">
              <w:rPr>
                <w:rFonts w:ascii="Aptos Narrow" w:hAnsi="Aptos Narrow"/>
              </w:rPr>
              <w:t>YesM</w:t>
            </w:r>
            <w:proofErr w:type="spellEnd"/>
            <w:r w:rsidRPr="00E373EC">
              <w:rPr>
                <w:rFonts w:ascii="Aptos Narrow" w:hAnsi="Aptos Narrow"/>
              </w:rPr>
              <w:t>- Alipay</w:t>
            </w:r>
          </w:p>
        </w:tc>
        <w:tc>
          <w:tcPr>
            <w:tcW w:w="5273" w:type="dxa"/>
            <w:tcBorders>
              <w:top w:val="single" w:sz="4" w:space="0" w:color="auto"/>
              <w:left w:val="single" w:sz="4" w:space="0" w:color="auto"/>
              <w:bottom w:val="single" w:sz="4" w:space="0" w:color="auto"/>
              <w:right w:val="single" w:sz="4" w:space="0" w:color="auto"/>
            </w:tcBorders>
            <w:vAlign w:val="center"/>
          </w:tcPr>
          <w:p w14:paraId="6BA9C0D0" w14:textId="12AF1280" w:rsidR="001028FF" w:rsidRDefault="001028FF" w:rsidP="001028FF">
            <w:pPr>
              <w:rPr>
                <w:rFonts w:ascii="Aptos Narrow" w:hAnsi="Aptos Narrow"/>
              </w:rPr>
            </w:pPr>
            <w:r>
              <w:rPr>
                <w:rFonts w:ascii="Aptos Narrow" w:hAnsi="Aptos Narrow"/>
              </w:rPr>
              <w:t>Enterprise risk management and Model risk classification procedures.</w:t>
            </w:r>
          </w:p>
        </w:tc>
      </w:tr>
      <w:tr w:rsidR="001028FF" w14:paraId="7A4AB41D" w14:textId="77777777" w:rsidTr="001028FF">
        <w:tc>
          <w:tcPr>
            <w:tcW w:w="721" w:type="dxa"/>
            <w:tcBorders>
              <w:top w:val="single" w:sz="4" w:space="0" w:color="auto"/>
              <w:left w:val="single" w:sz="4" w:space="0" w:color="auto"/>
              <w:bottom w:val="single" w:sz="4" w:space="0" w:color="auto"/>
              <w:right w:val="single" w:sz="4" w:space="0" w:color="auto"/>
            </w:tcBorders>
            <w:vAlign w:val="center"/>
            <w:hideMark/>
          </w:tcPr>
          <w:p w14:paraId="2160A9D1" w14:textId="0B81A0C5" w:rsidR="001028FF" w:rsidRDefault="001028FF" w:rsidP="001028FF">
            <w:pPr>
              <w:rPr>
                <w:rFonts w:ascii="Aptos Narrow" w:hAnsi="Aptos Narrow"/>
              </w:rPr>
            </w:pPr>
            <w:r>
              <w:rPr>
                <w:rFonts w:ascii="Aptos Narrow" w:hAnsi="Aptos Narrow"/>
              </w:rPr>
              <w:t>2</w:t>
            </w:r>
          </w:p>
        </w:tc>
        <w:tc>
          <w:tcPr>
            <w:tcW w:w="4076" w:type="dxa"/>
            <w:tcBorders>
              <w:top w:val="single" w:sz="4" w:space="0" w:color="auto"/>
              <w:left w:val="single" w:sz="4" w:space="0" w:color="auto"/>
              <w:bottom w:val="single" w:sz="4" w:space="0" w:color="auto"/>
              <w:right w:val="single" w:sz="4" w:space="0" w:color="auto"/>
            </w:tcBorders>
            <w:vAlign w:val="center"/>
          </w:tcPr>
          <w:p w14:paraId="145F8381" w14:textId="0701687B" w:rsidR="001028FF" w:rsidRDefault="001028FF" w:rsidP="001028FF">
            <w:pPr>
              <w:rPr>
                <w:rFonts w:ascii="Aptos Narrow" w:hAnsi="Aptos Narrow"/>
              </w:rPr>
            </w:pPr>
            <w:r w:rsidRPr="00E373EC">
              <w:rPr>
                <w:rFonts w:ascii="Aptos Narrow" w:hAnsi="Aptos Narrow"/>
              </w:rPr>
              <w:t xml:space="preserve">MRM-CONTROL02 - Model-IRR </w:t>
            </w:r>
            <w:proofErr w:type="spellStart"/>
            <w:r w:rsidRPr="00E373EC">
              <w:rPr>
                <w:rFonts w:ascii="Aptos Narrow" w:hAnsi="Aptos Narrow"/>
              </w:rPr>
              <w:t>Assmt</w:t>
            </w:r>
            <w:proofErr w:type="spellEnd"/>
            <w:r w:rsidRPr="00E373EC">
              <w:rPr>
                <w:rFonts w:ascii="Aptos Narrow" w:hAnsi="Aptos Narrow"/>
              </w:rPr>
              <w:t xml:space="preserve"> 059 -M- Charles Lin - Alipay 2024</w:t>
            </w:r>
          </w:p>
        </w:tc>
        <w:tc>
          <w:tcPr>
            <w:tcW w:w="5273" w:type="dxa"/>
            <w:tcBorders>
              <w:top w:val="single" w:sz="4" w:space="0" w:color="auto"/>
              <w:left w:val="single" w:sz="4" w:space="0" w:color="auto"/>
              <w:bottom w:val="single" w:sz="4" w:space="0" w:color="auto"/>
              <w:right w:val="single" w:sz="4" w:space="0" w:color="auto"/>
            </w:tcBorders>
            <w:vAlign w:val="center"/>
          </w:tcPr>
          <w:p w14:paraId="2F44B7C4" w14:textId="5C11F207" w:rsidR="001028FF" w:rsidRDefault="001028FF" w:rsidP="001028FF">
            <w:pPr>
              <w:rPr>
                <w:rFonts w:ascii="Aptos Narrow" w:hAnsi="Aptos Narrow"/>
              </w:rPr>
            </w:pPr>
            <w:r>
              <w:rPr>
                <w:rFonts w:ascii="Aptos Narrow" w:hAnsi="Aptos Narrow"/>
              </w:rPr>
              <w:t xml:space="preserve">Model inherent risk rating assessment form. </w:t>
            </w:r>
          </w:p>
        </w:tc>
      </w:tr>
    </w:tbl>
    <w:p w14:paraId="49FF38DD" w14:textId="77777777" w:rsidR="00971E12" w:rsidRDefault="00971E12" w:rsidP="00891D3B"/>
    <w:p w14:paraId="2D4EB167" w14:textId="77777777" w:rsidR="00971E12" w:rsidRDefault="00971E12" w:rsidP="00891D3B"/>
    <w:p w14:paraId="2A247847" w14:textId="173F3DEF" w:rsidR="00891D3B" w:rsidRPr="00AC6AF3" w:rsidRDefault="00891D3B" w:rsidP="0056016F">
      <w:pPr>
        <w:pStyle w:val="Heading2"/>
        <w:pBdr>
          <w:bottom w:val="single" w:sz="6" w:space="1" w:color="auto"/>
        </w:pBdr>
        <w:shd w:val="clear" w:color="auto" w:fill="C6D9F1" w:themeFill="text2" w:themeFillTint="33"/>
        <w:spacing w:before="0"/>
        <w:ind w:left="720" w:hanging="720"/>
        <w:rPr>
          <w:rFonts w:cs="Arial"/>
          <w:szCs w:val="24"/>
        </w:rPr>
      </w:pPr>
      <w:bookmarkStart w:id="925" w:name="_Toc161759159"/>
      <w:bookmarkStart w:id="926" w:name="_Toc161759317"/>
      <w:bookmarkStart w:id="927" w:name="_Toc161907181"/>
      <w:bookmarkStart w:id="928" w:name="_Toc191977225"/>
      <w:bookmarkEnd w:id="925"/>
      <w:bookmarkEnd w:id="926"/>
      <w:bookmarkEnd w:id="927"/>
      <w:r w:rsidRPr="00AC6AF3">
        <w:rPr>
          <w:rFonts w:cs="Arial" w:hint="eastAsia"/>
          <w:szCs w:val="24"/>
        </w:rPr>
        <w:t xml:space="preserve">Ongoing </w:t>
      </w:r>
      <w:r w:rsidR="001A06DC">
        <w:rPr>
          <w:rFonts w:cs="Arial"/>
          <w:szCs w:val="24"/>
        </w:rPr>
        <w:t xml:space="preserve">Risk &amp; Performance </w:t>
      </w:r>
      <w:r w:rsidRPr="00AC6AF3">
        <w:rPr>
          <w:rFonts w:cs="Arial" w:hint="eastAsia"/>
          <w:szCs w:val="24"/>
        </w:rPr>
        <w:t>Monitoring Plan</w:t>
      </w:r>
      <w:bookmarkEnd w:id="928"/>
    </w:p>
    <w:p w14:paraId="7A0BF2D4" w14:textId="4EDA9133" w:rsidR="00544943" w:rsidRPr="00A05765" w:rsidRDefault="00C82D5F" w:rsidP="00701055">
      <w:pPr>
        <w:spacing w:after="60"/>
        <w:rPr>
          <w:rStyle w:val="SubtleEmphasis"/>
          <w:i w:val="0"/>
          <w:iCs w:val="0"/>
        </w:rPr>
      </w:pPr>
      <w:bookmarkStart w:id="929" w:name="OLE_LINK40"/>
      <w:r>
        <w:rPr>
          <w:rStyle w:val="SubtleEmphasis"/>
          <w:b/>
          <w:bCs/>
          <w:i w:val="0"/>
          <w:iCs w:val="0"/>
        </w:rPr>
        <w:t>Part</w:t>
      </w:r>
      <w:r w:rsidR="001A06DC" w:rsidRPr="00A05765">
        <w:rPr>
          <w:rStyle w:val="SubtleEmphasis"/>
          <w:b/>
          <w:bCs/>
          <w:i w:val="0"/>
          <w:iCs w:val="0"/>
        </w:rPr>
        <w:t xml:space="preserve"> 1</w:t>
      </w:r>
      <w:r w:rsidR="001A06DC" w:rsidRPr="00A05765">
        <w:rPr>
          <w:rStyle w:val="SubtleEmphasis"/>
          <w:i w:val="0"/>
          <w:iCs w:val="0"/>
        </w:rPr>
        <w:t xml:space="preserve"> - </w:t>
      </w:r>
      <w:bookmarkEnd w:id="929"/>
      <w:r w:rsidR="001A06DC" w:rsidRPr="00A05765">
        <w:rPr>
          <w:rStyle w:val="SubtleEmphasis"/>
          <w:i w:val="0"/>
          <w:iCs w:val="0"/>
        </w:rPr>
        <w:t>provide</w:t>
      </w:r>
      <w:r w:rsidR="0048310F" w:rsidRPr="00A05765">
        <w:rPr>
          <w:rStyle w:val="SubtleEmphasis"/>
          <w:i w:val="0"/>
          <w:iCs w:val="0"/>
        </w:rPr>
        <w:t xml:space="preserve"> an overview of the performance monitoring process, including:</w:t>
      </w:r>
    </w:p>
    <w:p w14:paraId="0668C9DB" w14:textId="4E317B00" w:rsidR="00544943" w:rsidRPr="00A05765" w:rsidRDefault="001A3772" w:rsidP="00A53660">
      <w:pPr>
        <w:pStyle w:val="ListParagraph"/>
        <w:numPr>
          <w:ilvl w:val="0"/>
          <w:numId w:val="12"/>
        </w:numPr>
        <w:spacing w:after="60"/>
        <w:rPr>
          <w:rStyle w:val="SubtleEmphasis"/>
          <w:i w:val="0"/>
          <w:iCs w:val="0"/>
        </w:rPr>
      </w:pPr>
      <w:bookmarkStart w:id="930" w:name="OLE_LINK20"/>
      <w:r w:rsidRPr="00A05765">
        <w:rPr>
          <w:rStyle w:val="SubtleEmphasis"/>
          <w:i w:val="0"/>
          <w:iCs w:val="0"/>
        </w:rPr>
        <w:t>F</w:t>
      </w:r>
      <w:r w:rsidR="0048310F" w:rsidRPr="00A05765">
        <w:rPr>
          <w:rStyle w:val="SubtleEmphasis"/>
          <w:i w:val="0"/>
          <w:iCs w:val="0"/>
        </w:rPr>
        <w:t>requency of monitoring activities</w:t>
      </w:r>
      <w:bookmarkEnd w:id="930"/>
      <w:r w:rsidR="00136089">
        <w:rPr>
          <w:rStyle w:val="SubtleEmphasis"/>
          <w:i w:val="0"/>
          <w:iCs w:val="0"/>
        </w:rPr>
        <w:t>.</w:t>
      </w:r>
      <w:r w:rsidR="0048310F" w:rsidRPr="00A05765">
        <w:rPr>
          <w:rStyle w:val="SubtleEmphasis"/>
          <w:i w:val="0"/>
          <w:iCs w:val="0"/>
        </w:rPr>
        <w:t xml:space="preserve"> </w:t>
      </w:r>
    </w:p>
    <w:p w14:paraId="67FF6961" w14:textId="215C4B56" w:rsidR="00544943" w:rsidRPr="00A05765" w:rsidRDefault="001A3772" w:rsidP="00A53660">
      <w:pPr>
        <w:pStyle w:val="ListParagraph"/>
        <w:numPr>
          <w:ilvl w:val="0"/>
          <w:numId w:val="12"/>
        </w:numPr>
        <w:spacing w:after="60"/>
        <w:rPr>
          <w:rStyle w:val="SubtleEmphasis"/>
          <w:i w:val="0"/>
          <w:iCs w:val="0"/>
        </w:rPr>
      </w:pPr>
      <w:bookmarkStart w:id="931" w:name="OLE_LINK22"/>
      <w:r w:rsidRPr="00A05765">
        <w:rPr>
          <w:rStyle w:val="SubtleEmphasis"/>
          <w:i w:val="0"/>
          <w:iCs w:val="0"/>
        </w:rPr>
        <w:t>T</w:t>
      </w:r>
      <w:r w:rsidR="0048310F" w:rsidRPr="00A05765">
        <w:rPr>
          <w:rStyle w:val="SubtleEmphasis"/>
          <w:i w:val="0"/>
          <w:iCs w:val="0"/>
        </w:rPr>
        <w:t>itles/positions of individuals/teams responsible for executing performance monitoring analyses</w:t>
      </w:r>
      <w:bookmarkEnd w:id="931"/>
      <w:r w:rsidR="00136089">
        <w:rPr>
          <w:rStyle w:val="SubtleEmphasis"/>
          <w:i w:val="0"/>
          <w:iCs w:val="0"/>
        </w:rPr>
        <w:t>.</w:t>
      </w:r>
    </w:p>
    <w:p w14:paraId="7C3E3DC6" w14:textId="579B82A9" w:rsidR="00544943" w:rsidRPr="00A05765" w:rsidRDefault="001A3772" w:rsidP="00A53660">
      <w:pPr>
        <w:pStyle w:val="ListParagraph"/>
        <w:numPr>
          <w:ilvl w:val="0"/>
          <w:numId w:val="12"/>
        </w:numPr>
        <w:spacing w:after="60"/>
        <w:rPr>
          <w:rStyle w:val="SubtleEmphasis"/>
          <w:i w:val="0"/>
          <w:iCs w:val="0"/>
        </w:rPr>
      </w:pPr>
      <w:bookmarkStart w:id="932" w:name="OLE_LINK24"/>
      <w:r w:rsidRPr="00A05765">
        <w:rPr>
          <w:rStyle w:val="SubtleEmphasis"/>
          <w:i w:val="0"/>
          <w:iCs w:val="0"/>
        </w:rPr>
        <w:t>I</w:t>
      </w:r>
      <w:r w:rsidR="0048310F" w:rsidRPr="00A05765">
        <w:rPr>
          <w:rStyle w:val="SubtleEmphasis"/>
          <w:i w:val="0"/>
          <w:iCs w:val="0"/>
        </w:rPr>
        <w:t>ndividuals responsible for evaluating the resulting reports and documenting conclusions</w:t>
      </w:r>
      <w:bookmarkEnd w:id="932"/>
      <w:r w:rsidR="00136089">
        <w:rPr>
          <w:rStyle w:val="SubtleEmphasis"/>
          <w:i w:val="0"/>
          <w:iCs w:val="0"/>
        </w:rPr>
        <w:t>.</w:t>
      </w:r>
    </w:p>
    <w:p w14:paraId="43908D7E" w14:textId="7A1A1389" w:rsidR="0048310F" w:rsidRPr="00A05765" w:rsidRDefault="001A3772" w:rsidP="00A53660">
      <w:pPr>
        <w:pStyle w:val="ListParagraph"/>
        <w:numPr>
          <w:ilvl w:val="0"/>
          <w:numId w:val="12"/>
        </w:numPr>
        <w:spacing w:after="60"/>
        <w:rPr>
          <w:rStyle w:val="SubtleEmphasis"/>
          <w:i w:val="0"/>
          <w:iCs w:val="0"/>
        </w:rPr>
      </w:pPr>
      <w:bookmarkStart w:id="933" w:name="OLE_LINK26"/>
      <w:r w:rsidRPr="00A05765">
        <w:rPr>
          <w:rStyle w:val="SubtleEmphasis"/>
          <w:i w:val="0"/>
          <w:iCs w:val="0"/>
        </w:rPr>
        <w:t>S</w:t>
      </w:r>
      <w:r w:rsidR="0048310F" w:rsidRPr="00A05765">
        <w:rPr>
          <w:rStyle w:val="SubtleEmphasis"/>
          <w:i w:val="0"/>
          <w:iCs w:val="0"/>
        </w:rPr>
        <w:t xml:space="preserve">takeholders </w:t>
      </w:r>
      <w:proofErr w:type="gramStart"/>
      <w:r w:rsidR="0048310F" w:rsidRPr="00A05765">
        <w:rPr>
          <w:rStyle w:val="SubtleEmphasis"/>
          <w:i w:val="0"/>
          <w:iCs w:val="0"/>
        </w:rPr>
        <w:t>responsible</w:t>
      </w:r>
      <w:proofErr w:type="gramEnd"/>
      <w:r w:rsidR="0048310F" w:rsidRPr="00A05765">
        <w:rPr>
          <w:rStyle w:val="SubtleEmphasis"/>
          <w:i w:val="0"/>
          <w:iCs w:val="0"/>
        </w:rPr>
        <w:t xml:space="preserve"> for reviewing the performance reports and initiating required actions </w:t>
      </w:r>
      <w:proofErr w:type="gramStart"/>
      <w:r w:rsidR="0048310F" w:rsidRPr="00A05765">
        <w:rPr>
          <w:rStyle w:val="SubtleEmphasis"/>
          <w:i w:val="0"/>
          <w:iCs w:val="0"/>
        </w:rPr>
        <w:t>in the event that</w:t>
      </w:r>
      <w:proofErr w:type="gramEnd"/>
      <w:r w:rsidR="0048310F" w:rsidRPr="00A05765">
        <w:rPr>
          <w:rStyle w:val="SubtleEmphasis"/>
          <w:i w:val="0"/>
          <w:iCs w:val="0"/>
        </w:rPr>
        <w:t xml:space="preserve"> new risks or performance weaknesses are detected</w:t>
      </w:r>
      <w:bookmarkEnd w:id="933"/>
      <w:r w:rsidR="0048310F" w:rsidRPr="00A05765">
        <w:rPr>
          <w:rStyle w:val="SubtleEmphasis"/>
          <w:i w:val="0"/>
          <w:iCs w:val="0"/>
        </w:rPr>
        <w:t>.</w:t>
      </w:r>
    </w:p>
    <w:p w14:paraId="005DDA7B" w14:textId="77777777" w:rsidR="0048310F" w:rsidRPr="00A05765" w:rsidRDefault="0048310F" w:rsidP="0048310F">
      <w:pPr>
        <w:rPr>
          <w:rStyle w:val="SubtleEmphasis"/>
          <w:i w:val="0"/>
          <w:iCs w:val="0"/>
        </w:rPr>
      </w:pPr>
    </w:p>
    <w:p w14:paraId="71FFDC88" w14:textId="00A16E35" w:rsidR="00812022" w:rsidRPr="00A05765" w:rsidRDefault="00C82D5F" w:rsidP="001A06DC">
      <w:pPr>
        <w:spacing w:after="120"/>
        <w:rPr>
          <w:rStyle w:val="SubtleEmphasis"/>
          <w:i w:val="0"/>
          <w:iCs w:val="0"/>
        </w:rPr>
      </w:pPr>
      <w:r>
        <w:rPr>
          <w:rStyle w:val="SubtleEmphasis"/>
          <w:b/>
          <w:bCs/>
          <w:i w:val="0"/>
          <w:iCs w:val="0"/>
        </w:rPr>
        <w:t>Part</w:t>
      </w:r>
      <w:r w:rsidR="001A06DC" w:rsidRPr="00A05765">
        <w:rPr>
          <w:rStyle w:val="SubtleEmphasis"/>
          <w:b/>
          <w:bCs/>
          <w:i w:val="0"/>
          <w:iCs w:val="0"/>
        </w:rPr>
        <w:t xml:space="preserve"> 2</w:t>
      </w:r>
      <w:r w:rsidR="001A06DC" w:rsidRPr="00A05765">
        <w:rPr>
          <w:rStyle w:val="SubtleEmphasis"/>
          <w:i w:val="0"/>
          <w:iCs w:val="0"/>
        </w:rPr>
        <w:t xml:space="preserve"> - </w:t>
      </w:r>
      <w:r w:rsidR="0048310F" w:rsidRPr="00A05765">
        <w:rPr>
          <w:rStyle w:val="SubtleEmphasis"/>
          <w:i w:val="0"/>
          <w:iCs w:val="0"/>
        </w:rPr>
        <w:t xml:space="preserve">provide </w:t>
      </w:r>
      <w:proofErr w:type="gramStart"/>
      <w:r w:rsidR="0048310F" w:rsidRPr="00A05765">
        <w:rPr>
          <w:rStyle w:val="SubtleEmphasis"/>
          <w:i w:val="0"/>
          <w:iCs w:val="0"/>
        </w:rPr>
        <w:t>the details</w:t>
      </w:r>
      <w:proofErr w:type="gramEnd"/>
      <w:r w:rsidR="0048310F" w:rsidRPr="00A05765">
        <w:rPr>
          <w:rStyle w:val="SubtleEmphasis"/>
          <w:i w:val="0"/>
          <w:iCs w:val="0"/>
        </w:rPr>
        <w:t xml:space="preserve"> of the </w:t>
      </w:r>
      <w:r w:rsidR="001A06DC" w:rsidRPr="00A05765">
        <w:rPr>
          <w:rStyle w:val="SubtleEmphasis"/>
          <w:b/>
          <w:bCs/>
          <w:i w:val="0"/>
          <w:iCs w:val="0"/>
        </w:rPr>
        <w:t xml:space="preserve">ongoing </w:t>
      </w:r>
      <w:r w:rsidR="0048310F" w:rsidRPr="00A05765">
        <w:rPr>
          <w:rStyle w:val="SubtleEmphasis"/>
          <w:b/>
          <w:bCs/>
          <w:i w:val="0"/>
          <w:iCs w:val="0"/>
        </w:rPr>
        <w:t xml:space="preserve">risk and performance monitoring plan </w:t>
      </w:r>
      <w:r w:rsidR="001A06DC" w:rsidRPr="00A05765">
        <w:rPr>
          <w:rStyle w:val="SubtleEmphasis"/>
          <w:b/>
          <w:bCs/>
          <w:i w:val="0"/>
          <w:iCs w:val="0"/>
        </w:rPr>
        <w:t xml:space="preserve">(together, ongoing monitoring plan) </w:t>
      </w:r>
      <w:r w:rsidR="0048310F" w:rsidRPr="00A05765">
        <w:rPr>
          <w:rStyle w:val="SubtleEmphasis"/>
          <w:i w:val="0"/>
          <w:iCs w:val="0"/>
        </w:rPr>
        <w:t>for this model.</w:t>
      </w:r>
      <w:r w:rsidR="001A06DC" w:rsidRPr="00A05765">
        <w:rPr>
          <w:rStyle w:val="SubtleEmphasis"/>
          <w:i w:val="0"/>
          <w:iCs w:val="0"/>
        </w:rPr>
        <w:t xml:space="preserve"> Ongoing monitoring plans should generally cover the following two types of periodic monitoring activities:</w:t>
      </w:r>
    </w:p>
    <w:p w14:paraId="761DBD15" w14:textId="77777777" w:rsidR="001A06DC" w:rsidRPr="001A06DC" w:rsidRDefault="001A06DC" w:rsidP="00F817CF">
      <w:pPr>
        <w:numPr>
          <w:ilvl w:val="0"/>
          <w:numId w:val="14"/>
        </w:numPr>
        <w:spacing w:after="60"/>
        <w:rPr>
          <w:color w:val="595959" w:themeColor="text1" w:themeTint="A6"/>
        </w:rPr>
      </w:pPr>
      <w:r w:rsidRPr="001A06DC">
        <w:rPr>
          <w:color w:val="595959" w:themeColor="text1" w:themeTint="A6"/>
          <w:u w:val="single"/>
        </w:rPr>
        <w:t>Model Risk Monitoring</w:t>
      </w:r>
      <w:r w:rsidRPr="001A06DC">
        <w:rPr>
          <w:color w:val="595959" w:themeColor="text1" w:themeTint="A6"/>
        </w:rPr>
        <w:t xml:space="preserve"> – Reassessment of the model’s risk profile. This includes but is not limited to reassessment of model weaknesses and limitations, as well as the associated risk mitigants </w:t>
      </w:r>
      <w:proofErr w:type="gramStart"/>
      <w:r w:rsidRPr="001A06DC">
        <w:rPr>
          <w:color w:val="595959" w:themeColor="text1" w:themeTint="A6"/>
        </w:rPr>
        <w:t>in light of</w:t>
      </w:r>
      <w:proofErr w:type="gramEnd"/>
      <w:r w:rsidRPr="001A06DC">
        <w:rPr>
          <w:color w:val="595959" w:themeColor="text1" w:themeTint="A6"/>
        </w:rPr>
        <w:t xml:space="preserve"> any changes in the model use, Company’s strategy, market conditions, and regulatory environment, among other things.</w:t>
      </w:r>
    </w:p>
    <w:p w14:paraId="6DEBBB0C" w14:textId="77777777" w:rsidR="001A06DC" w:rsidRPr="001A06DC" w:rsidRDefault="001A06DC" w:rsidP="00F817CF">
      <w:pPr>
        <w:numPr>
          <w:ilvl w:val="0"/>
          <w:numId w:val="14"/>
        </w:numPr>
        <w:spacing w:after="60"/>
        <w:rPr>
          <w:color w:val="595959" w:themeColor="text1" w:themeTint="A6"/>
        </w:rPr>
      </w:pPr>
      <w:r w:rsidRPr="001A06DC">
        <w:rPr>
          <w:color w:val="595959" w:themeColor="text1" w:themeTint="A6"/>
          <w:u w:val="single"/>
        </w:rPr>
        <w:t>Model Performance Monitoring</w:t>
      </w:r>
      <w:r w:rsidRPr="001A06DC">
        <w:rPr>
          <w:color w:val="595959" w:themeColor="text1" w:themeTint="A6"/>
        </w:rPr>
        <w:t xml:space="preserve"> – Analysis of the model’s </w:t>
      </w:r>
      <w:r w:rsidRPr="001A06DC">
        <w:rPr>
          <w:b/>
          <w:bCs/>
          <w:color w:val="595959" w:themeColor="text1" w:themeTint="A6"/>
        </w:rPr>
        <w:t>predictive performance</w:t>
      </w:r>
      <w:r w:rsidRPr="001A06DC">
        <w:rPr>
          <w:color w:val="595959" w:themeColor="text1" w:themeTint="A6"/>
        </w:rPr>
        <w:t xml:space="preserve"> and </w:t>
      </w:r>
      <w:r w:rsidRPr="001A06DC">
        <w:rPr>
          <w:b/>
          <w:bCs/>
          <w:color w:val="595959" w:themeColor="text1" w:themeTint="A6"/>
        </w:rPr>
        <w:t>identification of emerging model performance weakness</w:t>
      </w:r>
      <w:r w:rsidRPr="001A06DC">
        <w:rPr>
          <w:color w:val="595959" w:themeColor="text1" w:themeTint="A6"/>
        </w:rPr>
        <w:t>.</w:t>
      </w:r>
    </w:p>
    <w:p w14:paraId="497ECC61" w14:textId="77777777" w:rsidR="001A06DC" w:rsidRPr="00A05765" w:rsidRDefault="001A06DC" w:rsidP="0048310F">
      <w:pPr>
        <w:rPr>
          <w:rStyle w:val="SubtleEmphasis"/>
          <w:i w:val="0"/>
          <w:iCs w:val="0"/>
        </w:rPr>
      </w:pPr>
    </w:p>
    <w:p w14:paraId="6069E275" w14:textId="416CB9D0" w:rsidR="00971E12" w:rsidRPr="00A05765" w:rsidRDefault="00A05765" w:rsidP="00A05765">
      <w:pPr>
        <w:spacing w:after="120"/>
        <w:rPr>
          <w:rStyle w:val="SubtleEmphasis"/>
          <w:i w:val="0"/>
          <w:iCs w:val="0"/>
        </w:rPr>
      </w:pPr>
      <w:r w:rsidRPr="00A05765">
        <w:rPr>
          <w:rStyle w:val="SubtleEmphasis"/>
          <w:i w:val="0"/>
          <w:iCs w:val="0"/>
        </w:rPr>
        <w:t xml:space="preserve">Specifically, for Model Performance Monitoring design, </w:t>
      </w:r>
      <w:r w:rsidRPr="00A05765">
        <w:rPr>
          <w:color w:val="595959" w:themeColor="text1" w:themeTint="A6"/>
        </w:rPr>
        <w:t xml:space="preserve">it is expected that all models should have some type of outcomes-based performance monitoring process in place to evaluate whether the model is meetings its designed objectives. The Model Owners must specify, as appropriate and feasible for the specific model and its individual uses, detailed plans to monitor model performance through </w:t>
      </w:r>
      <w:r w:rsidRPr="00A05765">
        <w:rPr>
          <w:b/>
          <w:bCs/>
          <w:color w:val="595959" w:themeColor="text1" w:themeTint="A6"/>
        </w:rPr>
        <w:t xml:space="preserve">some combination of the following </w:t>
      </w:r>
      <w:r w:rsidRPr="00A05765">
        <w:rPr>
          <w:color w:val="595959" w:themeColor="text1" w:themeTint="A6"/>
        </w:rPr>
        <w:t>four methods:</w:t>
      </w:r>
    </w:p>
    <w:p w14:paraId="5A59EECA" w14:textId="77777777" w:rsidR="00A05765" w:rsidRPr="00A05765" w:rsidRDefault="00A05765" w:rsidP="00F817CF">
      <w:pPr>
        <w:numPr>
          <w:ilvl w:val="0"/>
          <w:numId w:val="15"/>
        </w:numPr>
        <w:spacing w:after="60"/>
        <w:rPr>
          <w:color w:val="595959" w:themeColor="text1" w:themeTint="A6"/>
        </w:rPr>
      </w:pPr>
      <w:r w:rsidRPr="00A05765">
        <w:rPr>
          <w:color w:val="595959" w:themeColor="text1" w:themeTint="A6"/>
        </w:rPr>
        <w:t>Comparison of predicted outcomes to actual values (i.e., back-testing).</w:t>
      </w:r>
    </w:p>
    <w:p w14:paraId="59C52607" w14:textId="77777777" w:rsidR="00A05765" w:rsidRPr="00A05765" w:rsidRDefault="00A05765" w:rsidP="00F817CF">
      <w:pPr>
        <w:numPr>
          <w:ilvl w:val="0"/>
          <w:numId w:val="15"/>
        </w:numPr>
        <w:spacing w:after="60"/>
        <w:rPr>
          <w:color w:val="595959" w:themeColor="text1" w:themeTint="A6"/>
        </w:rPr>
      </w:pPr>
      <w:r w:rsidRPr="00A05765">
        <w:rPr>
          <w:color w:val="595959" w:themeColor="text1" w:themeTint="A6"/>
        </w:rPr>
        <w:lastRenderedPageBreak/>
        <w:t>Benchmarking model outputs against comparable external data points, such as observable market information, or outputs of alternative models.</w:t>
      </w:r>
    </w:p>
    <w:p w14:paraId="65EAB9D1" w14:textId="37AFA63D" w:rsidR="00A05765" w:rsidRPr="00A05765" w:rsidRDefault="00A05765" w:rsidP="00F817CF">
      <w:pPr>
        <w:numPr>
          <w:ilvl w:val="0"/>
          <w:numId w:val="15"/>
        </w:numPr>
        <w:spacing w:after="60"/>
        <w:rPr>
          <w:color w:val="595959" w:themeColor="text1" w:themeTint="A6"/>
        </w:rPr>
      </w:pPr>
      <w:r w:rsidRPr="00A05765">
        <w:rPr>
          <w:color w:val="595959" w:themeColor="text1" w:themeTint="A6"/>
        </w:rPr>
        <w:t>Analysis of sensitivity of model outputs to variations in model inputs, parameters</w:t>
      </w:r>
      <w:r w:rsidR="00136089">
        <w:rPr>
          <w:color w:val="595959" w:themeColor="text1" w:themeTint="A6"/>
        </w:rPr>
        <w:t>,</w:t>
      </w:r>
      <w:r w:rsidRPr="00A05765">
        <w:rPr>
          <w:color w:val="595959" w:themeColor="text1" w:themeTint="A6"/>
        </w:rPr>
        <w:t xml:space="preserve"> and assumptions.</w:t>
      </w:r>
    </w:p>
    <w:p w14:paraId="78E7833B" w14:textId="77777777" w:rsidR="00A05765" w:rsidRPr="00A05765" w:rsidRDefault="00A05765" w:rsidP="00F817CF">
      <w:pPr>
        <w:numPr>
          <w:ilvl w:val="0"/>
          <w:numId w:val="15"/>
        </w:numPr>
        <w:spacing w:after="60"/>
        <w:rPr>
          <w:color w:val="595959" w:themeColor="text1" w:themeTint="A6"/>
        </w:rPr>
      </w:pPr>
      <w:r w:rsidRPr="00A05765">
        <w:rPr>
          <w:color w:val="595959" w:themeColor="text1" w:themeTint="A6"/>
        </w:rPr>
        <w:t xml:space="preserve">Stress </w:t>
      </w:r>
      <w:proofErr w:type="gramStart"/>
      <w:r w:rsidRPr="00A05765">
        <w:rPr>
          <w:color w:val="595959" w:themeColor="text1" w:themeTint="A6"/>
        </w:rPr>
        <w:t>testing of</w:t>
      </w:r>
      <w:proofErr w:type="gramEnd"/>
      <w:r w:rsidRPr="00A05765">
        <w:rPr>
          <w:color w:val="595959" w:themeColor="text1" w:themeTint="A6"/>
        </w:rPr>
        <w:t xml:space="preserve"> model predictions to extreme changes in model inputs and assumptions.</w:t>
      </w:r>
    </w:p>
    <w:p w14:paraId="61065B95" w14:textId="04A32ACC" w:rsidR="00A05765" w:rsidRPr="00A05765" w:rsidRDefault="00A05765" w:rsidP="0048310F">
      <w:pPr>
        <w:rPr>
          <w:rStyle w:val="SubtleEmphasis"/>
        </w:rPr>
      </w:pPr>
      <w:r w:rsidRPr="00A05765">
        <w:rPr>
          <w:color w:val="595959" w:themeColor="text1" w:themeTint="A6"/>
        </w:rPr>
        <w:t xml:space="preserve">The Model Owner should define </w:t>
      </w:r>
      <w:r w:rsidRPr="00A05765">
        <w:rPr>
          <w:color w:val="595959" w:themeColor="text1" w:themeTint="A6"/>
          <w:highlight w:val="yellow"/>
        </w:rPr>
        <w:t>performance thresholds</w:t>
      </w:r>
      <w:r w:rsidRPr="00A05765">
        <w:rPr>
          <w:color w:val="595959" w:themeColor="text1" w:themeTint="A6"/>
        </w:rPr>
        <w:t xml:space="preserve"> which, if breached, would require the Model Owner to </w:t>
      </w:r>
      <w:r>
        <w:rPr>
          <w:color w:val="595959" w:themeColor="text1" w:themeTint="A6"/>
        </w:rPr>
        <w:t xml:space="preserve">take </w:t>
      </w:r>
      <w:r w:rsidRPr="00A05765">
        <w:rPr>
          <w:color w:val="595959" w:themeColor="text1" w:themeTint="A6"/>
          <w:highlight w:val="yellow"/>
        </w:rPr>
        <w:t>corresponding actions</w:t>
      </w:r>
      <w:r w:rsidRPr="00A05765">
        <w:rPr>
          <w:color w:val="595959" w:themeColor="text1" w:themeTint="A6"/>
        </w:rPr>
        <w:t>. Performance thresholds may be set based on business unit policies or procedures, judgmentally, or based on statistical methodology utilizing model performance over the development sample. In all cases, the approach for setting performance thresholds should be established during development</w:t>
      </w:r>
      <w:r>
        <w:rPr>
          <w:color w:val="595959" w:themeColor="text1" w:themeTint="A6"/>
        </w:rPr>
        <w:t xml:space="preserve"> and</w:t>
      </w:r>
      <w:r w:rsidRPr="00A05765">
        <w:rPr>
          <w:color w:val="595959" w:themeColor="text1" w:themeTint="A6"/>
        </w:rPr>
        <w:t xml:space="preserve"> documented</w:t>
      </w:r>
      <w:r>
        <w:rPr>
          <w:color w:val="595959" w:themeColor="text1" w:themeTint="A6"/>
        </w:rPr>
        <w:t xml:space="preserve"> in this section</w:t>
      </w:r>
      <w:r w:rsidRPr="00A05765">
        <w:rPr>
          <w:color w:val="595959" w:themeColor="text1" w:themeTint="A6"/>
        </w:rPr>
        <w:t>.</w:t>
      </w:r>
    </w:p>
    <w:p w14:paraId="3C1B1975" w14:textId="77777777" w:rsidR="00A05765" w:rsidRDefault="00A05765" w:rsidP="001444E9">
      <w:pPr>
        <w:rPr>
          <w:rStyle w:val="SubtleEmphasis"/>
        </w:rPr>
      </w:pPr>
    </w:p>
    <w:p w14:paraId="1BAC3535" w14:textId="1D6BFE98" w:rsidR="00971E12" w:rsidRDefault="002A3DFE" w:rsidP="001444E9">
      <w:pPr>
        <w:spacing w:after="120"/>
        <w:rPr>
          <w:rStyle w:val="SubtleEmphasis"/>
        </w:rPr>
      </w:pPr>
      <w:r w:rsidRPr="002A3DFE">
        <w:rPr>
          <w:rStyle w:val="SubtleEmphasis"/>
          <w:b/>
          <w:bCs/>
        </w:rPr>
        <w:t>Guidelines</w:t>
      </w:r>
      <w:r>
        <w:rPr>
          <w:rStyle w:val="SubtleEmphasis"/>
        </w:rPr>
        <w:t xml:space="preserve"> for Risk &amp; Performance Monitoring Plan details:</w:t>
      </w:r>
    </w:p>
    <w:p w14:paraId="1900A2B6" w14:textId="77777777" w:rsidR="002A3DFE" w:rsidRPr="002A3DFE" w:rsidRDefault="002A3DFE" w:rsidP="00F817CF">
      <w:pPr>
        <w:numPr>
          <w:ilvl w:val="0"/>
          <w:numId w:val="16"/>
        </w:numPr>
        <w:tabs>
          <w:tab w:val="num" w:pos="-1252"/>
        </w:tabs>
        <w:spacing w:after="60"/>
        <w:ind w:left="360"/>
        <w:rPr>
          <w:color w:val="595959" w:themeColor="text1" w:themeTint="A6"/>
        </w:rPr>
      </w:pPr>
      <w:r w:rsidRPr="002A3DFE">
        <w:rPr>
          <w:color w:val="595959" w:themeColor="text1" w:themeTint="A6"/>
        </w:rPr>
        <w:t>Risk Monitoring Plan Details: The risk monitoring plan should list the internal and external factors that should be considered when evaluating model risks. This may include, as applicable:</w:t>
      </w:r>
    </w:p>
    <w:p w14:paraId="486EDB63" w14:textId="77777777" w:rsidR="002A3DFE" w:rsidRPr="002A3DFE" w:rsidRDefault="002A3DFE" w:rsidP="00F817CF">
      <w:pPr>
        <w:numPr>
          <w:ilvl w:val="3"/>
          <w:numId w:val="17"/>
        </w:numPr>
        <w:tabs>
          <w:tab w:val="num" w:pos="720"/>
        </w:tabs>
        <w:spacing w:after="60"/>
        <w:ind w:left="720"/>
        <w:rPr>
          <w:color w:val="595959" w:themeColor="text1" w:themeTint="A6"/>
        </w:rPr>
      </w:pPr>
      <w:r w:rsidRPr="002A3DFE">
        <w:rPr>
          <w:color w:val="595959" w:themeColor="text1" w:themeTint="A6"/>
        </w:rPr>
        <w:t xml:space="preserve">Changes in the </w:t>
      </w:r>
      <w:proofErr w:type="gramStart"/>
      <w:r w:rsidRPr="002A3DFE">
        <w:rPr>
          <w:color w:val="595959" w:themeColor="text1" w:themeTint="A6"/>
        </w:rPr>
        <w:t>model</w:t>
      </w:r>
      <w:proofErr w:type="gramEnd"/>
      <w:r w:rsidRPr="002A3DFE">
        <w:rPr>
          <w:color w:val="595959" w:themeColor="text1" w:themeTint="A6"/>
        </w:rPr>
        <w:t xml:space="preserve"> use.</w:t>
      </w:r>
    </w:p>
    <w:p w14:paraId="5FE33270" w14:textId="77777777" w:rsidR="002A3DFE" w:rsidRPr="002A3DFE" w:rsidRDefault="002A3DFE" w:rsidP="00F817CF">
      <w:pPr>
        <w:numPr>
          <w:ilvl w:val="3"/>
          <w:numId w:val="17"/>
        </w:numPr>
        <w:tabs>
          <w:tab w:val="num" w:pos="720"/>
        </w:tabs>
        <w:spacing w:after="60"/>
        <w:ind w:left="720"/>
        <w:rPr>
          <w:color w:val="595959" w:themeColor="text1" w:themeTint="A6"/>
        </w:rPr>
      </w:pPr>
      <w:r w:rsidRPr="002A3DFE">
        <w:rPr>
          <w:color w:val="595959" w:themeColor="text1" w:themeTint="A6"/>
        </w:rPr>
        <w:t>Changes in the portfolio composition or characteristics of the portfolio/asset/liability/transactions to which the model is being applied.</w:t>
      </w:r>
    </w:p>
    <w:p w14:paraId="2A12EBD9" w14:textId="77777777" w:rsidR="002A3DFE" w:rsidRPr="002A3DFE" w:rsidRDefault="002A3DFE" w:rsidP="00F817CF">
      <w:pPr>
        <w:numPr>
          <w:ilvl w:val="3"/>
          <w:numId w:val="17"/>
        </w:numPr>
        <w:tabs>
          <w:tab w:val="num" w:pos="720"/>
        </w:tabs>
        <w:spacing w:after="60"/>
        <w:ind w:left="720"/>
        <w:rPr>
          <w:color w:val="595959" w:themeColor="text1" w:themeTint="A6"/>
        </w:rPr>
      </w:pPr>
      <w:r w:rsidRPr="002A3DFE">
        <w:rPr>
          <w:color w:val="595959" w:themeColor="text1" w:themeTint="A6"/>
        </w:rPr>
        <w:t>Changes in the Company's strategy.</w:t>
      </w:r>
    </w:p>
    <w:p w14:paraId="32EEB2A8" w14:textId="77777777" w:rsidR="002A3DFE" w:rsidRPr="002A3DFE" w:rsidRDefault="002A3DFE" w:rsidP="00F817CF">
      <w:pPr>
        <w:numPr>
          <w:ilvl w:val="3"/>
          <w:numId w:val="17"/>
        </w:numPr>
        <w:tabs>
          <w:tab w:val="num" w:pos="720"/>
        </w:tabs>
        <w:spacing w:after="60"/>
        <w:ind w:left="720"/>
        <w:rPr>
          <w:color w:val="595959" w:themeColor="text1" w:themeTint="A6"/>
        </w:rPr>
      </w:pPr>
      <w:r w:rsidRPr="002A3DFE">
        <w:rPr>
          <w:color w:val="595959" w:themeColor="text1" w:themeTint="A6"/>
        </w:rPr>
        <w:t>Industry and economic environment changes.</w:t>
      </w:r>
    </w:p>
    <w:p w14:paraId="05469E85" w14:textId="77777777" w:rsidR="002A3DFE" w:rsidRDefault="002A3DFE" w:rsidP="00F817CF">
      <w:pPr>
        <w:numPr>
          <w:ilvl w:val="3"/>
          <w:numId w:val="17"/>
        </w:numPr>
        <w:tabs>
          <w:tab w:val="num" w:pos="720"/>
        </w:tabs>
        <w:spacing w:after="60"/>
        <w:ind w:left="720"/>
        <w:rPr>
          <w:color w:val="595959" w:themeColor="text1" w:themeTint="A6"/>
        </w:rPr>
      </w:pPr>
      <w:r w:rsidRPr="002A3DFE">
        <w:rPr>
          <w:color w:val="595959" w:themeColor="text1" w:themeTint="A6"/>
        </w:rPr>
        <w:t>Regulatory environment changes.</w:t>
      </w:r>
    </w:p>
    <w:p w14:paraId="59723DEC" w14:textId="7C348105" w:rsidR="002A3DFE" w:rsidRPr="002A3DFE" w:rsidRDefault="002A3DFE" w:rsidP="00F817CF">
      <w:pPr>
        <w:numPr>
          <w:ilvl w:val="3"/>
          <w:numId w:val="17"/>
        </w:numPr>
        <w:tabs>
          <w:tab w:val="num" w:pos="720"/>
        </w:tabs>
        <w:spacing w:after="60"/>
        <w:ind w:left="720"/>
        <w:rPr>
          <w:color w:val="595959" w:themeColor="text1" w:themeTint="A6"/>
        </w:rPr>
      </w:pPr>
      <w:r w:rsidRPr="002A3DFE">
        <w:rPr>
          <w:color w:val="595959" w:themeColor="text1" w:themeTint="A6"/>
        </w:rPr>
        <w:t>New regulatory findings, independent model validation findings, internal audit findings, external audit findings etc. The plan should include a list of internal and external stakeholders, groups, and committees that may identify, either directly or indirectly, model-related risks through their own “ordinary course of business” activities. It is expected that the Model Owner will establish and maintain periodic communications with these stakeholders to monitor emerging risks.</w:t>
      </w:r>
    </w:p>
    <w:p w14:paraId="1F607577" w14:textId="77777777" w:rsidR="00812022" w:rsidRDefault="00812022" w:rsidP="001444E9"/>
    <w:p w14:paraId="0039927E" w14:textId="77777777" w:rsidR="002A3DFE" w:rsidRPr="002A3DFE" w:rsidRDefault="002A3DFE" w:rsidP="00F817CF">
      <w:pPr>
        <w:numPr>
          <w:ilvl w:val="2"/>
          <w:numId w:val="16"/>
        </w:numPr>
        <w:tabs>
          <w:tab w:val="num" w:pos="360"/>
        </w:tabs>
        <w:spacing w:after="120" w:line="240" w:lineRule="auto"/>
        <w:ind w:left="360"/>
        <w:rPr>
          <w:color w:val="595959" w:themeColor="text1" w:themeTint="A6"/>
        </w:rPr>
      </w:pPr>
      <w:r w:rsidRPr="002A3DFE">
        <w:rPr>
          <w:color w:val="595959" w:themeColor="text1" w:themeTint="A6"/>
        </w:rPr>
        <w:t>Performance Monitoring Plan Details: The performance monitoring plan should include:</w:t>
      </w:r>
    </w:p>
    <w:p w14:paraId="3BB5ABB0" w14:textId="77777777" w:rsidR="002A3DFE" w:rsidRPr="002A3DFE" w:rsidRDefault="002A3DFE" w:rsidP="00F817CF">
      <w:pPr>
        <w:numPr>
          <w:ilvl w:val="0"/>
          <w:numId w:val="18"/>
        </w:numPr>
        <w:spacing w:after="60"/>
        <w:rPr>
          <w:color w:val="595959" w:themeColor="text1" w:themeTint="A6"/>
        </w:rPr>
      </w:pPr>
      <w:r w:rsidRPr="002A3DFE">
        <w:rPr>
          <w:color w:val="595959" w:themeColor="text1" w:themeTint="A6"/>
        </w:rPr>
        <w:t xml:space="preserve">The source(s) of data </w:t>
      </w:r>
      <w:proofErr w:type="gramStart"/>
      <w:r w:rsidRPr="002A3DFE">
        <w:rPr>
          <w:color w:val="595959" w:themeColor="text1" w:themeTint="A6"/>
        </w:rPr>
        <w:t>used</w:t>
      </w:r>
      <w:proofErr w:type="gramEnd"/>
      <w:r w:rsidRPr="002A3DFE">
        <w:rPr>
          <w:color w:val="595959" w:themeColor="text1" w:themeTint="A6"/>
        </w:rPr>
        <w:t xml:space="preserve"> in the performance monitoring process.</w:t>
      </w:r>
    </w:p>
    <w:p w14:paraId="43885675" w14:textId="77777777" w:rsidR="002A3DFE" w:rsidRPr="002A3DFE" w:rsidRDefault="002A3DFE" w:rsidP="00F817CF">
      <w:pPr>
        <w:numPr>
          <w:ilvl w:val="0"/>
          <w:numId w:val="18"/>
        </w:numPr>
        <w:spacing w:after="60"/>
        <w:rPr>
          <w:color w:val="595959" w:themeColor="text1" w:themeTint="A6"/>
        </w:rPr>
      </w:pPr>
      <w:r w:rsidRPr="002A3DFE">
        <w:rPr>
          <w:color w:val="595959" w:themeColor="text1" w:themeTint="A6"/>
        </w:rPr>
        <w:t xml:space="preserve">The </w:t>
      </w:r>
      <w:r w:rsidRPr="00C82D5F">
        <w:rPr>
          <w:color w:val="595959" w:themeColor="text1" w:themeTint="A6"/>
          <w:highlight w:val="yellow"/>
        </w:rPr>
        <w:t>list of key performance metrics</w:t>
      </w:r>
      <w:r w:rsidRPr="002A3DFE">
        <w:rPr>
          <w:color w:val="595959" w:themeColor="text1" w:themeTint="A6"/>
        </w:rPr>
        <w:t xml:space="preserve"> that will be calculated and reported along with their technical specifications.</w:t>
      </w:r>
    </w:p>
    <w:p w14:paraId="60698E5C" w14:textId="77777777" w:rsidR="002A3DFE" w:rsidRPr="002A3DFE" w:rsidRDefault="002A3DFE" w:rsidP="00F817CF">
      <w:pPr>
        <w:numPr>
          <w:ilvl w:val="0"/>
          <w:numId w:val="18"/>
        </w:numPr>
        <w:spacing w:after="60"/>
        <w:rPr>
          <w:color w:val="595959" w:themeColor="text1" w:themeTint="A6"/>
        </w:rPr>
      </w:pPr>
      <w:r w:rsidRPr="002A3DFE">
        <w:rPr>
          <w:color w:val="595959" w:themeColor="text1" w:themeTint="A6"/>
        </w:rPr>
        <w:t xml:space="preserve">Description of the performance analysis that will be performed </w:t>
      </w:r>
      <w:proofErr w:type="gramStart"/>
      <w:r w:rsidRPr="002A3DFE">
        <w:rPr>
          <w:color w:val="595959" w:themeColor="text1" w:themeTint="A6"/>
        </w:rPr>
        <w:t>consistent</w:t>
      </w:r>
      <w:proofErr w:type="gramEnd"/>
      <w:r w:rsidRPr="002A3DFE">
        <w:rPr>
          <w:color w:val="595959" w:themeColor="text1" w:themeTint="A6"/>
        </w:rPr>
        <w:t xml:space="preserve"> with the requirements.</w:t>
      </w:r>
    </w:p>
    <w:p w14:paraId="4C8740AE" w14:textId="688942EE" w:rsidR="002A3DFE" w:rsidRPr="002A3DFE" w:rsidRDefault="002A3DFE" w:rsidP="00F817CF">
      <w:pPr>
        <w:numPr>
          <w:ilvl w:val="0"/>
          <w:numId w:val="18"/>
        </w:numPr>
        <w:spacing w:after="60"/>
        <w:rPr>
          <w:color w:val="595959" w:themeColor="text1" w:themeTint="A6"/>
        </w:rPr>
      </w:pPr>
      <w:r w:rsidRPr="00C82D5F">
        <w:rPr>
          <w:color w:val="595959" w:themeColor="text1" w:themeTint="A6"/>
          <w:highlight w:val="yellow"/>
        </w:rPr>
        <w:t>Acceptable performance thresholds for each key metric</w:t>
      </w:r>
      <w:r w:rsidRPr="002A3DFE">
        <w:rPr>
          <w:color w:val="595959" w:themeColor="text1" w:themeTint="A6"/>
        </w:rPr>
        <w:t xml:space="preserve">, if applicable. If a specific threshold is not defined, the Model Owners should document the justification for the lack of threshold. The Model Owners’ rationale for selecting </w:t>
      </w:r>
      <w:proofErr w:type="gramStart"/>
      <w:r w:rsidRPr="002A3DFE">
        <w:rPr>
          <w:color w:val="595959" w:themeColor="text1" w:themeTint="A6"/>
        </w:rPr>
        <w:t>particular performance</w:t>
      </w:r>
      <w:proofErr w:type="gramEnd"/>
      <w:r w:rsidRPr="002A3DFE">
        <w:rPr>
          <w:color w:val="595959" w:themeColor="text1" w:themeTint="A6"/>
        </w:rPr>
        <w:t xml:space="preserve"> thresholds must be adequately documented. If, as is sometimes the case, an oversight committee is required by the Business Unit/Line of Business to approve model performance thresholds, then this fact must be reflected in the monitoring plan and the Model Owners must retain evidence of such approvals. Finally</w:t>
      </w:r>
      <w:r w:rsidR="00136089">
        <w:rPr>
          <w:color w:val="595959" w:themeColor="text1" w:themeTint="A6"/>
        </w:rPr>
        <w:t>,</w:t>
      </w:r>
      <w:r w:rsidRPr="002A3DFE">
        <w:rPr>
          <w:color w:val="595959" w:themeColor="text1" w:themeTint="A6"/>
        </w:rPr>
        <w:t xml:space="preserve"> </w:t>
      </w:r>
      <w:r w:rsidRPr="00C82D5F">
        <w:rPr>
          <w:color w:val="595959" w:themeColor="text1" w:themeTint="A6"/>
          <w:highlight w:val="yellow"/>
        </w:rPr>
        <w:t>the frequency of the re-evaluation of the performance thresholds</w:t>
      </w:r>
      <w:r w:rsidRPr="002A3DFE">
        <w:rPr>
          <w:color w:val="595959" w:themeColor="text1" w:themeTint="A6"/>
        </w:rPr>
        <w:t xml:space="preserve"> should be documented.</w:t>
      </w:r>
    </w:p>
    <w:p w14:paraId="7BC92435" w14:textId="28BB7BCB" w:rsidR="002A3DFE" w:rsidRPr="002A3DFE" w:rsidRDefault="002A3DFE" w:rsidP="00F817CF">
      <w:pPr>
        <w:numPr>
          <w:ilvl w:val="0"/>
          <w:numId w:val="18"/>
        </w:numPr>
        <w:spacing w:after="60"/>
        <w:rPr>
          <w:color w:val="595959" w:themeColor="text1" w:themeTint="A6"/>
        </w:rPr>
      </w:pPr>
      <w:r w:rsidRPr="002A3DFE">
        <w:rPr>
          <w:color w:val="595959" w:themeColor="text1" w:themeTint="A6"/>
        </w:rPr>
        <w:t>Procedures for communicating and escalating performance issues to appropriate stakeholders (</w:t>
      </w:r>
      <w:r w:rsidR="00C82D5F">
        <w:rPr>
          <w:color w:val="595959" w:themeColor="text1" w:themeTint="A6"/>
        </w:rPr>
        <w:t xml:space="preserve">committees, upper management, </w:t>
      </w:r>
      <w:r w:rsidRPr="002A3DFE">
        <w:rPr>
          <w:color w:val="595959" w:themeColor="text1" w:themeTint="A6"/>
        </w:rPr>
        <w:t>etc.).</w:t>
      </w:r>
    </w:p>
    <w:p w14:paraId="6E7EECA7" w14:textId="77777777" w:rsidR="002A3DFE" w:rsidRPr="002A3DFE" w:rsidRDefault="002A3DFE" w:rsidP="00F817CF">
      <w:pPr>
        <w:numPr>
          <w:ilvl w:val="0"/>
          <w:numId w:val="18"/>
        </w:numPr>
        <w:spacing w:after="60"/>
        <w:rPr>
          <w:color w:val="595959" w:themeColor="text1" w:themeTint="A6"/>
        </w:rPr>
      </w:pPr>
      <w:r w:rsidRPr="002A3DFE">
        <w:rPr>
          <w:color w:val="595959" w:themeColor="text1" w:themeTint="A6"/>
        </w:rPr>
        <w:lastRenderedPageBreak/>
        <w:t>Procedures for responding to performance threshold breaches.</w:t>
      </w:r>
    </w:p>
    <w:p w14:paraId="1649B5FC" w14:textId="77777777" w:rsidR="002A3DFE" w:rsidRPr="002A3DFE" w:rsidRDefault="002A3DFE" w:rsidP="00F817CF">
      <w:pPr>
        <w:numPr>
          <w:ilvl w:val="0"/>
          <w:numId w:val="18"/>
        </w:numPr>
        <w:spacing w:after="60"/>
        <w:rPr>
          <w:color w:val="595959" w:themeColor="text1" w:themeTint="A6"/>
        </w:rPr>
      </w:pPr>
      <w:r w:rsidRPr="002A3DFE">
        <w:rPr>
          <w:color w:val="595959" w:themeColor="text1" w:themeTint="A6"/>
        </w:rPr>
        <w:t>The list of stakeholders (individuals and committees) responsible for the review of the risk and performance reports.</w:t>
      </w:r>
    </w:p>
    <w:p w14:paraId="5DBBCCC3" w14:textId="77777777" w:rsidR="002A3DFE" w:rsidRDefault="002A3DFE" w:rsidP="004F5D88"/>
    <w:p w14:paraId="5AA10D1D" w14:textId="55DD710E" w:rsidR="0048310F" w:rsidRDefault="00C82D5F" w:rsidP="0048310F">
      <w:pPr>
        <w:shd w:val="clear" w:color="auto" w:fill="DAEEF3" w:themeFill="accent5" w:themeFillTint="33"/>
        <w:rPr>
          <w:rFonts w:ascii="Aptos Narrow" w:hAnsi="Aptos Narrow"/>
        </w:rPr>
      </w:pPr>
      <w:bookmarkStart w:id="934" w:name="OLE_LINK68"/>
      <w:r>
        <w:rPr>
          <w:rFonts w:ascii="Aptos Narrow" w:hAnsi="Aptos Narrow"/>
        </w:rPr>
        <w:t>Part</w:t>
      </w:r>
      <w:r w:rsidR="001A3772">
        <w:rPr>
          <w:rFonts w:ascii="Aptos Narrow" w:hAnsi="Aptos Narrow"/>
        </w:rPr>
        <w:t xml:space="preserve"> 1 – Overview</w:t>
      </w:r>
    </w:p>
    <w:tbl>
      <w:tblPr>
        <w:tblStyle w:val="TableGrid"/>
        <w:tblW w:w="0" w:type="auto"/>
        <w:tblLook w:val="04A0" w:firstRow="1" w:lastRow="0" w:firstColumn="1" w:lastColumn="0" w:noHBand="0" w:noVBand="1"/>
      </w:tblPr>
      <w:tblGrid>
        <w:gridCol w:w="5035"/>
        <w:gridCol w:w="5035"/>
      </w:tblGrid>
      <w:tr w:rsidR="001A3772" w:rsidRPr="001A3772" w14:paraId="3944AAE9" w14:textId="77777777" w:rsidTr="7EC542A7">
        <w:trPr>
          <w:trHeight w:val="720"/>
        </w:trPr>
        <w:tc>
          <w:tcPr>
            <w:tcW w:w="5035" w:type="dxa"/>
            <w:vAlign w:val="center"/>
          </w:tcPr>
          <w:p w14:paraId="07DEEE19" w14:textId="63C3B7DB" w:rsidR="001A3772" w:rsidRPr="001A3772" w:rsidRDefault="001A3772" w:rsidP="001A3772">
            <w:pPr>
              <w:rPr>
                <w:rFonts w:ascii="Aptos Narrow" w:hAnsi="Aptos Narrow"/>
                <w:i/>
                <w:iCs/>
              </w:rPr>
            </w:pPr>
            <w:r w:rsidRPr="001A3772">
              <w:rPr>
                <w:rStyle w:val="SubtleEmphasis"/>
                <w:rFonts w:ascii="Aptos Narrow" w:hAnsi="Aptos Narrow"/>
                <w:i w:val="0"/>
                <w:iCs w:val="0"/>
              </w:rPr>
              <w:t>Frequency of monitoring activities</w:t>
            </w:r>
            <w:r w:rsidR="002A3DFE">
              <w:rPr>
                <w:rStyle w:val="SubtleEmphasis"/>
                <w:rFonts w:ascii="Aptos Narrow" w:hAnsi="Aptos Narrow"/>
                <w:i w:val="0"/>
                <w:iCs w:val="0"/>
              </w:rPr>
              <w:t xml:space="preserve"> </w:t>
            </w:r>
            <w:r w:rsidR="002A3DFE" w:rsidRPr="002A3DFE">
              <w:rPr>
                <w:rStyle w:val="SubtleEmphasis"/>
                <w:rFonts w:ascii="Aptos Narrow" w:hAnsi="Aptos Narrow"/>
                <w:i w:val="0"/>
                <w:iCs w:val="0"/>
              </w:rPr>
              <w:t>(e.g., monthly, quarterly, etc.)</w:t>
            </w:r>
          </w:p>
        </w:tc>
        <w:tc>
          <w:tcPr>
            <w:tcW w:w="5035" w:type="dxa"/>
            <w:vAlign w:val="center"/>
          </w:tcPr>
          <w:p w14:paraId="3A00BF7C" w14:textId="5DCCB21E" w:rsidR="7EC542A7" w:rsidRDefault="7EC542A7" w:rsidP="7EC542A7">
            <w:r w:rsidRPr="7EC542A7">
              <w:rPr>
                <w:rFonts w:ascii="Aptos Narrow" w:eastAsia="Aptos Narrow" w:hAnsi="Aptos Narrow" w:cs="Aptos Narrow"/>
              </w:rPr>
              <w:t>Quarterly Cadence</w:t>
            </w:r>
          </w:p>
        </w:tc>
      </w:tr>
      <w:tr w:rsidR="001A3772" w:rsidRPr="001A3772" w14:paraId="5BDE785C" w14:textId="77777777" w:rsidTr="7EC542A7">
        <w:trPr>
          <w:trHeight w:val="720"/>
        </w:trPr>
        <w:tc>
          <w:tcPr>
            <w:tcW w:w="5035" w:type="dxa"/>
            <w:vAlign w:val="center"/>
          </w:tcPr>
          <w:p w14:paraId="1A5D8BE2" w14:textId="6829B643" w:rsidR="001A3772" w:rsidRPr="001A3772" w:rsidRDefault="001A3772" w:rsidP="001A3772">
            <w:pPr>
              <w:rPr>
                <w:rFonts w:ascii="Aptos Narrow" w:hAnsi="Aptos Narrow"/>
                <w:i/>
                <w:iCs/>
              </w:rPr>
            </w:pPr>
            <w:r w:rsidRPr="001A3772">
              <w:rPr>
                <w:rStyle w:val="SubtleEmphasis"/>
                <w:rFonts w:ascii="Aptos Narrow" w:hAnsi="Aptos Narrow"/>
                <w:i w:val="0"/>
                <w:iCs w:val="0"/>
              </w:rPr>
              <w:t>Titles/positions of individuals/teams responsible for executing performance monitoring analyses</w:t>
            </w:r>
          </w:p>
        </w:tc>
        <w:tc>
          <w:tcPr>
            <w:tcW w:w="5035" w:type="dxa"/>
            <w:vAlign w:val="center"/>
          </w:tcPr>
          <w:p w14:paraId="11CC0B69" w14:textId="1DD0B0DE" w:rsidR="001A3772" w:rsidRPr="001A3772" w:rsidRDefault="00693893" w:rsidP="001A3772">
            <w:pPr>
              <w:rPr>
                <w:rFonts w:ascii="Aptos Narrow" w:hAnsi="Aptos Narrow"/>
              </w:rPr>
            </w:pPr>
            <w:r w:rsidRPr="00693893">
              <w:rPr>
                <w:rFonts w:ascii="Aptos Narrow" w:hAnsi="Aptos Narrow"/>
              </w:rPr>
              <w:t>Fraud risk management team and operational fraud analysts.</w:t>
            </w:r>
          </w:p>
        </w:tc>
      </w:tr>
      <w:tr w:rsidR="001A3772" w:rsidRPr="001A3772" w14:paraId="35BF5711" w14:textId="77777777" w:rsidTr="7EC542A7">
        <w:trPr>
          <w:trHeight w:val="720"/>
        </w:trPr>
        <w:tc>
          <w:tcPr>
            <w:tcW w:w="5035" w:type="dxa"/>
            <w:vAlign w:val="center"/>
          </w:tcPr>
          <w:p w14:paraId="00BC4AA0" w14:textId="24FF31D3" w:rsidR="001A3772" w:rsidRPr="001A3772" w:rsidRDefault="001A3772" w:rsidP="001A3772">
            <w:pPr>
              <w:rPr>
                <w:rFonts w:ascii="Aptos Narrow" w:hAnsi="Aptos Narrow"/>
                <w:i/>
                <w:iCs/>
              </w:rPr>
            </w:pPr>
            <w:r w:rsidRPr="001A3772">
              <w:rPr>
                <w:rStyle w:val="SubtleEmphasis"/>
                <w:rFonts w:ascii="Aptos Narrow" w:hAnsi="Aptos Narrow"/>
                <w:i w:val="0"/>
                <w:iCs w:val="0"/>
              </w:rPr>
              <w:t>Individuals responsible for evaluating the resulting reports and documenting conclusions</w:t>
            </w:r>
          </w:p>
        </w:tc>
        <w:tc>
          <w:tcPr>
            <w:tcW w:w="5035" w:type="dxa"/>
            <w:vAlign w:val="center"/>
          </w:tcPr>
          <w:p w14:paraId="52879080" w14:textId="22318605" w:rsidR="001A3772" w:rsidRPr="001A3772" w:rsidRDefault="00693893" w:rsidP="001A3772">
            <w:pPr>
              <w:rPr>
                <w:rFonts w:ascii="Aptos Narrow" w:hAnsi="Aptos Narrow"/>
              </w:rPr>
            </w:pPr>
            <w:r w:rsidRPr="00693893">
              <w:rPr>
                <w:rFonts w:ascii="Aptos Narrow" w:hAnsi="Aptos Narrow"/>
              </w:rPr>
              <w:t>Internal fraud analysts and operational risk teams.</w:t>
            </w:r>
          </w:p>
        </w:tc>
      </w:tr>
      <w:tr w:rsidR="001A3772" w:rsidRPr="001A3772" w14:paraId="73A6E31F" w14:textId="77777777" w:rsidTr="7EC542A7">
        <w:trPr>
          <w:trHeight w:val="1322"/>
        </w:trPr>
        <w:tc>
          <w:tcPr>
            <w:tcW w:w="5035" w:type="dxa"/>
            <w:vAlign w:val="center"/>
          </w:tcPr>
          <w:p w14:paraId="087C00F2" w14:textId="6438005D" w:rsidR="001A3772" w:rsidRPr="001A3772" w:rsidRDefault="001A3772" w:rsidP="001A3772">
            <w:pPr>
              <w:rPr>
                <w:rFonts w:ascii="Aptos Narrow" w:hAnsi="Aptos Narrow"/>
                <w:i/>
                <w:iCs/>
              </w:rPr>
            </w:pPr>
            <w:r w:rsidRPr="001A3772">
              <w:rPr>
                <w:rStyle w:val="SubtleEmphasis"/>
                <w:rFonts w:ascii="Aptos Narrow" w:hAnsi="Aptos Narrow"/>
                <w:i w:val="0"/>
                <w:iCs w:val="0"/>
              </w:rPr>
              <w:t xml:space="preserve">Stakeholders responsible for reviewing the performance reports and initiating required actions </w:t>
            </w:r>
            <w:proofErr w:type="gramStart"/>
            <w:r w:rsidRPr="001A3772">
              <w:rPr>
                <w:rStyle w:val="SubtleEmphasis"/>
                <w:rFonts w:ascii="Aptos Narrow" w:hAnsi="Aptos Narrow"/>
                <w:i w:val="0"/>
                <w:iCs w:val="0"/>
              </w:rPr>
              <w:t>in the event that</w:t>
            </w:r>
            <w:proofErr w:type="gramEnd"/>
            <w:r w:rsidRPr="001A3772">
              <w:rPr>
                <w:rStyle w:val="SubtleEmphasis"/>
                <w:rFonts w:ascii="Aptos Narrow" w:hAnsi="Aptos Narrow"/>
                <w:i w:val="0"/>
                <w:iCs w:val="0"/>
              </w:rPr>
              <w:t xml:space="preserve"> new risks or performance weaknesses are detected</w:t>
            </w:r>
          </w:p>
        </w:tc>
        <w:tc>
          <w:tcPr>
            <w:tcW w:w="5035" w:type="dxa"/>
            <w:vAlign w:val="center"/>
          </w:tcPr>
          <w:p w14:paraId="183CE842" w14:textId="659D01F4" w:rsidR="001A3772" w:rsidRPr="001A3772" w:rsidRDefault="00693893" w:rsidP="001A3772">
            <w:pPr>
              <w:rPr>
                <w:rFonts w:ascii="Aptos Narrow" w:hAnsi="Aptos Narrow"/>
              </w:rPr>
            </w:pPr>
            <w:r w:rsidRPr="00693893">
              <w:rPr>
                <w:rFonts w:ascii="Aptos Narrow" w:hAnsi="Aptos Narrow"/>
              </w:rPr>
              <w:t>Business risk teams, compliance teams, and fraud operations management.</w:t>
            </w:r>
          </w:p>
        </w:tc>
      </w:tr>
    </w:tbl>
    <w:p w14:paraId="27BE14B6" w14:textId="77777777" w:rsidR="00D5570A" w:rsidRDefault="00D5570A" w:rsidP="0048310F">
      <w:pPr>
        <w:shd w:val="clear" w:color="auto" w:fill="DAEEF3" w:themeFill="accent5" w:themeFillTint="33"/>
        <w:rPr>
          <w:rFonts w:ascii="Aptos Narrow" w:hAnsi="Aptos Narrow"/>
        </w:rPr>
      </w:pPr>
    </w:p>
    <w:p w14:paraId="6018F9ED" w14:textId="77777777" w:rsidR="00D5570A" w:rsidRDefault="00D5570A" w:rsidP="0048310F">
      <w:pPr>
        <w:shd w:val="clear" w:color="auto" w:fill="DAEEF3" w:themeFill="accent5" w:themeFillTint="33"/>
        <w:rPr>
          <w:rFonts w:ascii="Aptos Narrow" w:hAnsi="Aptos Narrow"/>
        </w:rPr>
      </w:pPr>
    </w:p>
    <w:p w14:paraId="40FD8619" w14:textId="6DC3FAAF" w:rsidR="0048310F" w:rsidRDefault="00C82D5F" w:rsidP="0048310F">
      <w:pPr>
        <w:shd w:val="clear" w:color="auto" w:fill="DAEEF3" w:themeFill="accent5" w:themeFillTint="33"/>
        <w:rPr>
          <w:rFonts w:ascii="Aptos Narrow" w:hAnsi="Aptos Narrow"/>
        </w:rPr>
      </w:pPr>
      <w:r>
        <w:rPr>
          <w:rFonts w:ascii="Aptos Narrow" w:hAnsi="Aptos Narrow"/>
        </w:rPr>
        <w:t>Part</w:t>
      </w:r>
      <w:r w:rsidR="001A3772">
        <w:rPr>
          <w:rFonts w:ascii="Aptos Narrow" w:hAnsi="Aptos Narrow"/>
        </w:rPr>
        <w:t xml:space="preserve"> 2 </w:t>
      </w:r>
      <w:r w:rsidR="00920AD9">
        <w:rPr>
          <w:rFonts w:ascii="Aptos Narrow" w:hAnsi="Aptos Narrow"/>
        </w:rPr>
        <w:t>–</w:t>
      </w:r>
      <w:r w:rsidR="001A3772">
        <w:rPr>
          <w:rFonts w:ascii="Aptos Narrow" w:hAnsi="Aptos Narrow"/>
        </w:rPr>
        <w:t xml:space="preserve"> </w:t>
      </w:r>
      <w:r w:rsidR="001A06DC">
        <w:rPr>
          <w:rFonts w:ascii="Aptos Narrow" w:hAnsi="Aptos Narrow"/>
        </w:rPr>
        <w:t xml:space="preserve">Risk &amp; </w:t>
      </w:r>
      <w:r w:rsidR="00920AD9">
        <w:rPr>
          <w:rFonts w:ascii="Aptos Narrow" w:hAnsi="Aptos Narrow"/>
        </w:rPr>
        <w:t xml:space="preserve">Performance Monitoring Plan </w:t>
      </w:r>
    </w:p>
    <w:p w14:paraId="590E4007" w14:textId="77777777" w:rsidR="0048310F" w:rsidRDefault="0048310F" w:rsidP="0048310F">
      <w:pPr>
        <w:shd w:val="clear" w:color="auto" w:fill="DAEEF3" w:themeFill="accent5" w:themeFillTint="33"/>
        <w:rPr>
          <w:rFonts w:ascii="Aptos Narrow" w:hAnsi="Aptos Narrow"/>
        </w:rPr>
      </w:pPr>
    </w:p>
    <w:p w14:paraId="1461D2E4" w14:textId="08DBA425" w:rsidR="0048310F" w:rsidRPr="002A3DFE" w:rsidRDefault="002A3DFE" w:rsidP="0048310F">
      <w:pPr>
        <w:shd w:val="clear" w:color="auto" w:fill="DAEEF3" w:themeFill="accent5" w:themeFillTint="33"/>
        <w:rPr>
          <w:rFonts w:ascii="Aptos Narrow" w:hAnsi="Aptos Narrow"/>
          <w:u w:val="single"/>
        </w:rPr>
      </w:pPr>
      <w:bookmarkStart w:id="935" w:name="OLE_LINK49"/>
      <w:r w:rsidRPr="002A3DFE">
        <w:rPr>
          <w:rFonts w:ascii="Aptos Narrow" w:hAnsi="Aptos Narrow"/>
          <w:u w:val="single"/>
        </w:rPr>
        <w:t>Model Risk Monitoring Plan Details:</w:t>
      </w:r>
    </w:p>
    <w:bookmarkEnd w:id="934"/>
    <w:p w14:paraId="2C903522" w14:textId="7909B893" w:rsidR="0048310F" w:rsidRDefault="002A3DFE" w:rsidP="0048310F">
      <w:pPr>
        <w:shd w:val="clear" w:color="auto" w:fill="DAEEF3" w:themeFill="accent5" w:themeFillTint="33"/>
        <w:rPr>
          <w:rFonts w:ascii="Aptos Narrow" w:hAnsi="Aptos Narrow"/>
        </w:rPr>
      </w:pPr>
      <w:r>
        <w:rPr>
          <w:rFonts w:ascii="Aptos Narrow" w:hAnsi="Aptos Narrow"/>
        </w:rPr>
        <w:t xml:space="preserve">Model Owner: </w:t>
      </w:r>
      <w:bookmarkEnd w:id="935"/>
    </w:p>
    <w:p w14:paraId="6B5043F1" w14:textId="77777777" w:rsidR="00D5570A" w:rsidRDefault="00D5570A" w:rsidP="0048310F">
      <w:pPr>
        <w:shd w:val="clear" w:color="auto" w:fill="DAEEF3" w:themeFill="accent5" w:themeFillTint="33"/>
        <w:rPr>
          <w:rFonts w:ascii="Aptos Narrow" w:hAnsi="Aptos Narrow"/>
        </w:rPr>
      </w:pPr>
    </w:p>
    <w:p w14:paraId="4837A538" w14:textId="76BB72F8" w:rsidR="00D5570A" w:rsidRDefault="04E2C31C" w:rsidP="7EC542A7">
      <w:pPr>
        <w:shd w:val="clear" w:color="auto" w:fill="DAEEF3" w:themeFill="accent5" w:themeFillTint="33"/>
        <w:jc w:val="both"/>
        <w:rPr>
          <w:rFonts w:ascii="Aptos Narrow" w:hAnsi="Aptos Narrow"/>
          <w:lang w:val="en-IN"/>
        </w:rPr>
      </w:pPr>
      <w:r w:rsidRPr="7EC542A7">
        <w:rPr>
          <w:rFonts w:ascii="Aptos Narrow" w:eastAsia="Aptos Narrow" w:hAnsi="Aptos Narrow" w:cs="Aptos Narrow"/>
          <w:color w:val="000000" w:themeColor="text1"/>
          <w:lang w:val="en-IN"/>
        </w:rPr>
        <w:t>Model risk monitoring aims to proactively identify and mitigate risks in the scoring system used for decision making, while model validation verifies that models perform as expected in line with design objectives and business uses. The comprehensive approach includes monitoring rules performance, tracking errors, assessing rule modifications, performance tracking, regular reviews, and stakeholder reporting. Through both Ongoing Performance Monitoring (OPM) and validation processes, the bank ensures models remain sound, identifies potential limitations and assumptions, assesses their possible impact, maintains data integrity, and addresses risks promptly to sustain a reliable and effective decision-making system.</w:t>
      </w:r>
      <w:r w:rsidRPr="7EC542A7">
        <w:rPr>
          <w:rFonts w:ascii="Aptos Narrow" w:hAnsi="Aptos Narrow"/>
          <w:lang w:val="en-IN"/>
        </w:rPr>
        <w:t xml:space="preserve"> </w:t>
      </w:r>
    </w:p>
    <w:p w14:paraId="7155178F" w14:textId="25E004DB" w:rsidR="00D5570A" w:rsidRDefault="338D8036" w:rsidP="001028FF">
      <w:pPr>
        <w:pStyle w:val="ListParagraph"/>
        <w:numPr>
          <w:ilvl w:val="0"/>
          <w:numId w:val="37"/>
        </w:numPr>
        <w:shd w:val="clear" w:color="auto" w:fill="DAEEF3" w:themeFill="accent5" w:themeFillTint="33"/>
        <w:jc w:val="both"/>
        <w:rPr>
          <w:rFonts w:ascii="Aptos Narrow" w:hAnsi="Aptos Narrow"/>
          <w:lang w:val="en-IN"/>
        </w:rPr>
      </w:pPr>
      <w:r w:rsidRPr="7EC542A7">
        <w:rPr>
          <w:rFonts w:ascii="Aptos Narrow" w:hAnsi="Aptos Narrow"/>
          <w:lang w:val="en-IN"/>
        </w:rPr>
        <w:t>However, fraud detection rules are periodically reassessed to ensure they align with evolving fraud trends, regulatory expectations, and business requirements.</w:t>
      </w:r>
    </w:p>
    <w:p w14:paraId="660D7605" w14:textId="77777777" w:rsidR="00D5570A" w:rsidRDefault="00D5570A" w:rsidP="001028FF">
      <w:pPr>
        <w:pStyle w:val="ListParagraph"/>
        <w:numPr>
          <w:ilvl w:val="0"/>
          <w:numId w:val="37"/>
        </w:numPr>
        <w:shd w:val="clear" w:color="auto" w:fill="DAEEF3" w:themeFill="accent5" w:themeFillTint="33"/>
        <w:jc w:val="both"/>
        <w:rPr>
          <w:rFonts w:ascii="Aptos Narrow" w:hAnsi="Aptos Narrow"/>
          <w:lang w:val="en-IN"/>
        </w:rPr>
      </w:pPr>
      <w:r w:rsidRPr="00D5570A">
        <w:rPr>
          <w:rFonts w:ascii="Aptos Narrow" w:hAnsi="Aptos Narrow"/>
          <w:lang w:val="en-IN"/>
        </w:rPr>
        <w:t>The effectiveness of the rule-based system is reviewed in response to changes in transaction patterns, emerging fraud tactics, and compliance mandates.</w:t>
      </w:r>
    </w:p>
    <w:p w14:paraId="2F5D6A18" w14:textId="79950C80" w:rsidR="00971E12" w:rsidRPr="00D5570A" w:rsidRDefault="00D5570A" w:rsidP="001028FF">
      <w:pPr>
        <w:pStyle w:val="ListParagraph"/>
        <w:numPr>
          <w:ilvl w:val="0"/>
          <w:numId w:val="37"/>
        </w:numPr>
        <w:shd w:val="clear" w:color="auto" w:fill="DAEEF3" w:themeFill="accent5" w:themeFillTint="33"/>
        <w:jc w:val="both"/>
        <w:rPr>
          <w:rFonts w:ascii="Aptos Narrow" w:hAnsi="Aptos Narrow"/>
          <w:lang w:val="en-IN"/>
        </w:rPr>
      </w:pPr>
      <w:r w:rsidRPr="00D5570A">
        <w:rPr>
          <w:rFonts w:ascii="Aptos Narrow" w:hAnsi="Aptos Narrow"/>
          <w:lang w:val="en-IN"/>
        </w:rPr>
        <w:t>Any updates to the rule set undergo validation before deployment to minimize unintended impacts.</w:t>
      </w:r>
    </w:p>
    <w:p w14:paraId="18592F62" w14:textId="77777777" w:rsidR="00D5570A" w:rsidRDefault="00D5570A" w:rsidP="00D5570A">
      <w:pPr>
        <w:shd w:val="clear" w:color="auto" w:fill="DAEEF3" w:themeFill="accent5" w:themeFillTint="33"/>
        <w:rPr>
          <w:rFonts w:ascii="Aptos Narrow" w:hAnsi="Aptos Narrow"/>
        </w:rPr>
      </w:pPr>
    </w:p>
    <w:p w14:paraId="74B240AC" w14:textId="5A4F86CD" w:rsidR="00C82D5F" w:rsidRDefault="00C82D5F" w:rsidP="00C82D5F">
      <w:pPr>
        <w:shd w:val="clear" w:color="auto" w:fill="DAEEF3" w:themeFill="accent5" w:themeFillTint="33"/>
        <w:rPr>
          <w:rFonts w:ascii="Aptos Narrow" w:hAnsi="Aptos Narrow"/>
          <w:u w:val="single"/>
        </w:rPr>
      </w:pPr>
      <w:r>
        <w:rPr>
          <w:rFonts w:ascii="Aptos Narrow" w:hAnsi="Aptos Narrow"/>
          <w:u w:val="single"/>
        </w:rPr>
        <w:t>Model Performance Monitoring Plan Details:</w:t>
      </w:r>
    </w:p>
    <w:p w14:paraId="7568027D" w14:textId="0570A5A7" w:rsidR="00C82D5F" w:rsidRDefault="00C82D5F" w:rsidP="00C82D5F">
      <w:pPr>
        <w:shd w:val="clear" w:color="auto" w:fill="DAEEF3" w:themeFill="accent5" w:themeFillTint="33"/>
        <w:rPr>
          <w:rFonts w:ascii="Aptos Narrow" w:hAnsi="Aptos Narrow"/>
        </w:rPr>
      </w:pPr>
      <w:r>
        <w:rPr>
          <w:rFonts w:ascii="Aptos Narrow" w:hAnsi="Aptos Narrow"/>
        </w:rPr>
        <w:t xml:space="preserve">Model Owner: </w:t>
      </w:r>
    </w:p>
    <w:p w14:paraId="12420E41" w14:textId="77777777" w:rsidR="00D5570A" w:rsidRDefault="00D5570A" w:rsidP="7EC542A7">
      <w:pPr>
        <w:shd w:val="clear" w:color="auto" w:fill="DAEEF3" w:themeFill="accent5" w:themeFillTint="33"/>
        <w:jc w:val="both"/>
        <w:rPr>
          <w:rFonts w:ascii="Aptos Narrow" w:hAnsi="Aptos Narrow"/>
        </w:rPr>
      </w:pPr>
    </w:p>
    <w:p w14:paraId="4F8F40E8" w14:textId="058E1944" w:rsidR="4F00CFC1" w:rsidRDefault="4F00CFC1" w:rsidP="7EC542A7">
      <w:pPr>
        <w:shd w:val="clear" w:color="auto" w:fill="DAEEF3" w:themeFill="accent5" w:themeFillTint="33"/>
        <w:jc w:val="both"/>
        <w:rPr>
          <w:rFonts w:ascii="Aptos Narrow" w:eastAsia="Aptos Narrow" w:hAnsi="Aptos Narrow" w:cs="Aptos Narrow"/>
          <w:b/>
          <w:bCs/>
          <w:color w:val="000000" w:themeColor="text1"/>
          <w:u w:val="single"/>
        </w:rPr>
      </w:pPr>
      <w:r w:rsidRPr="7EC542A7">
        <w:rPr>
          <w:rFonts w:ascii="Aptos Narrow" w:eastAsia="Aptos Narrow" w:hAnsi="Aptos Narrow" w:cs="Aptos Narrow"/>
          <w:b/>
          <w:bCs/>
          <w:color w:val="000000" w:themeColor="text1"/>
          <w:u w:val="single"/>
        </w:rPr>
        <w:t>Cadence with the vendor</w:t>
      </w:r>
    </w:p>
    <w:p w14:paraId="0EB81B15" w14:textId="7DBDEC0D" w:rsidR="4F00CFC1" w:rsidRDefault="4F00CFC1" w:rsidP="7EC542A7">
      <w:pPr>
        <w:shd w:val="clear" w:color="auto" w:fill="DAEEF3" w:themeFill="accent5" w:themeFillTint="33"/>
        <w:jc w:val="both"/>
      </w:pPr>
      <w:r w:rsidRPr="7EC542A7">
        <w:rPr>
          <w:rFonts w:ascii="Aptos Narrow" w:eastAsia="Aptos Narrow" w:hAnsi="Aptos Narrow" w:cs="Aptos Narrow"/>
          <w:color w:val="000000" w:themeColor="text1"/>
        </w:rPr>
        <w:lastRenderedPageBreak/>
        <w:t>Cadence with the vendor is regular interactions and activities that will help manage and maintain the ongoing performance monitoring. This includes:</w:t>
      </w:r>
    </w:p>
    <w:p w14:paraId="1BC90211" w14:textId="40A44142" w:rsidR="4F00CFC1" w:rsidRDefault="4F00CFC1" w:rsidP="7EC542A7">
      <w:pPr>
        <w:shd w:val="clear" w:color="auto" w:fill="DAEEF3" w:themeFill="accent5" w:themeFillTint="33"/>
        <w:jc w:val="both"/>
      </w:pPr>
      <w:r w:rsidRPr="7EC542A7">
        <w:rPr>
          <w:rFonts w:ascii="Aptos Narrow" w:eastAsia="Aptos Narrow" w:hAnsi="Aptos Narrow" w:cs="Aptos Narrow"/>
        </w:rPr>
        <w:t xml:space="preserve"> </w:t>
      </w:r>
    </w:p>
    <w:p w14:paraId="7B61AA2F" w14:textId="116DC890" w:rsidR="4F00CFC1" w:rsidRDefault="4F00CFC1" w:rsidP="7EC542A7">
      <w:pPr>
        <w:pStyle w:val="ListParagraph"/>
        <w:shd w:val="clear" w:color="auto" w:fill="DAEEF3" w:themeFill="accent5" w:themeFillTint="33"/>
        <w:ind w:left="360" w:hanging="360"/>
        <w:jc w:val="both"/>
        <w:rPr>
          <w:rFonts w:ascii="Aptos Narrow" w:eastAsia="Aptos Narrow" w:hAnsi="Aptos Narrow" w:cs="Aptos Narrow"/>
          <w:color w:val="000000" w:themeColor="text1"/>
        </w:rPr>
      </w:pPr>
      <w:r w:rsidRPr="7EC542A7">
        <w:rPr>
          <w:rFonts w:ascii="Aptos Narrow" w:eastAsia="Aptos Narrow" w:hAnsi="Aptos Narrow" w:cs="Aptos Narrow"/>
          <w:b/>
          <w:bCs/>
          <w:color w:val="000000" w:themeColor="text1"/>
        </w:rPr>
        <w:t xml:space="preserve">Regular Meetings: </w:t>
      </w:r>
      <w:r w:rsidRPr="7EC542A7">
        <w:rPr>
          <w:rFonts w:ascii="Aptos Narrow" w:eastAsia="Aptos Narrow" w:hAnsi="Aptos Narrow" w:cs="Aptos Narrow"/>
          <w:color w:val="000000" w:themeColor="text1"/>
        </w:rPr>
        <w:t>Quarterly check-ins, to discuss performance and address issues.</w:t>
      </w:r>
    </w:p>
    <w:p w14:paraId="563F0B3F" w14:textId="002DC3C8" w:rsidR="4F00CFC1" w:rsidRDefault="4F00CFC1" w:rsidP="7EC542A7">
      <w:pPr>
        <w:pStyle w:val="ListParagraph"/>
        <w:shd w:val="clear" w:color="auto" w:fill="DAEEF3" w:themeFill="accent5" w:themeFillTint="33"/>
        <w:ind w:left="360" w:hanging="360"/>
        <w:jc w:val="both"/>
        <w:rPr>
          <w:rFonts w:ascii="Aptos Narrow" w:eastAsia="Aptos Narrow" w:hAnsi="Aptos Narrow" w:cs="Aptos Narrow"/>
          <w:color w:val="000000" w:themeColor="text1"/>
        </w:rPr>
      </w:pPr>
      <w:r w:rsidRPr="7EC542A7">
        <w:rPr>
          <w:rFonts w:ascii="Aptos Narrow" w:eastAsia="Aptos Narrow" w:hAnsi="Aptos Narrow" w:cs="Aptos Narrow"/>
          <w:b/>
          <w:bCs/>
          <w:color w:val="000000" w:themeColor="text1"/>
        </w:rPr>
        <w:t xml:space="preserve">Performance Reviews: </w:t>
      </w:r>
      <w:r w:rsidRPr="7EC542A7">
        <w:rPr>
          <w:rFonts w:ascii="Aptos Narrow" w:eastAsia="Aptos Narrow" w:hAnsi="Aptos Narrow" w:cs="Aptos Narrow"/>
          <w:color w:val="000000" w:themeColor="text1"/>
        </w:rPr>
        <w:t>Quarterly evaluations or reviews, to assess the vendor’s performance against agreed-upon metrics and standards.</w:t>
      </w:r>
    </w:p>
    <w:p w14:paraId="0B91FE2D" w14:textId="7F23C81C" w:rsidR="4F00CFC1" w:rsidRDefault="001237E5" w:rsidP="7EC542A7">
      <w:pPr>
        <w:pStyle w:val="ListParagraph"/>
        <w:shd w:val="clear" w:color="auto" w:fill="DAEEF3" w:themeFill="accent5" w:themeFillTint="33"/>
        <w:ind w:left="360" w:hanging="360"/>
        <w:jc w:val="both"/>
        <w:rPr>
          <w:rFonts w:ascii="Aptos Narrow" w:eastAsia="Aptos Narrow" w:hAnsi="Aptos Narrow" w:cs="Aptos Narrow"/>
          <w:color w:val="000000" w:themeColor="text1"/>
          <w:lang w:val="en-IN"/>
        </w:rPr>
      </w:pPr>
      <w:r>
        <w:rPr>
          <w:rFonts w:ascii="Aptos Narrow" w:eastAsia="Aptos Narrow" w:hAnsi="Aptos Narrow" w:cs="Aptos Narrow"/>
          <w:b/>
          <w:bCs/>
          <w:color w:val="000000" w:themeColor="text1"/>
          <w:lang w:val="en-IN"/>
        </w:rPr>
        <w:t>Focus</w:t>
      </w:r>
      <w:r w:rsidR="4F00CFC1" w:rsidRPr="7EC542A7">
        <w:rPr>
          <w:rFonts w:ascii="Aptos Narrow" w:eastAsia="Aptos Narrow" w:hAnsi="Aptos Narrow" w:cs="Aptos Narrow"/>
          <w:b/>
          <w:bCs/>
          <w:color w:val="000000" w:themeColor="text1"/>
          <w:lang w:val="en-IN"/>
        </w:rPr>
        <w:t>:</w:t>
      </w:r>
      <w:r w:rsidR="4F00CFC1" w:rsidRPr="7EC542A7">
        <w:rPr>
          <w:rFonts w:ascii="Aptos Narrow" w:eastAsia="Aptos Narrow" w:hAnsi="Aptos Narrow" w:cs="Aptos Narrow"/>
          <w:color w:val="000000" w:themeColor="text1"/>
          <w:lang w:val="en-IN"/>
        </w:rPr>
        <w:t xml:space="preserve"> Quarterly </w:t>
      </w:r>
      <w:r>
        <w:rPr>
          <w:rFonts w:ascii="Aptos Narrow" w:eastAsia="Aptos Narrow" w:hAnsi="Aptos Narrow" w:cs="Aptos Narrow"/>
          <w:color w:val="000000" w:themeColor="text1"/>
          <w:lang w:val="en-IN"/>
        </w:rPr>
        <w:t>model</w:t>
      </w:r>
      <w:r w:rsidR="4F00CFC1" w:rsidRPr="7EC542A7">
        <w:rPr>
          <w:rFonts w:ascii="Aptos Narrow" w:eastAsia="Aptos Narrow" w:hAnsi="Aptos Narrow" w:cs="Aptos Narrow"/>
          <w:color w:val="000000" w:themeColor="text1"/>
          <w:lang w:val="en-IN"/>
        </w:rPr>
        <w:t xml:space="preserve"> performanc</w:t>
      </w:r>
      <w:r>
        <w:rPr>
          <w:rFonts w:ascii="Aptos Narrow" w:eastAsia="Aptos Narrow" w:hAnsi="Aptos Narrow" w:cs="Aptos Narrow"/>
          <w:color w:val="000000" w:themeColor="text1"/>
          <w:lang w:val="en-IN"/>
        </w:rPr>
        <w:t>e</w:t>
      </w:r>
      <w:r w:rsidR="4F00CFC1" w:rsidRPr="7EC542A7">
        <w:rPr>
          <w:rFonts w:ascii="Aptos Narrow" w:eastAsia="Aptos Narrow" w:hAnsi="Aptos Narrow" w:cs="Aptos Narrow"/>
          <w:color w:val="000000" w:themeColor="text1"/>
          <w:lang w:val="en-IN"/>
        </w:rPr>
        <w:t xml:space="preserve"> to keep both parties informed about progress and potential concerns. Establishing a clear cadence with your vendor helps ensure transparency, accountability, and continuous improvement in the partnership. It allows both parties to stay aligned, address issues promptly.</w:t>
      </w:r>
    </w:p>
    <w:p w14:paraId="68F1060D" w14:textId="27C68D10" w:rsidR="4F00CFC1" w:rsidRDefault="4F00CFC1" w:rsidP="7EC542A7">
      <w:pPr>
        <w:pStyle w:val="ListParagraph"/>
        <w:shd w:val="clear" w:color="auto" w:fill="DAEEF3" w:themeFill="accent5" w:themeFillTint="33"/>
        <w:ind w:left="360" w:hanging="360"/>
        <w:jc w:val="both"/>
        <w:rPr>
          <w:rFonts w:ascii="Aptos Narrow" w:eastAsia="Aptos Narrow" w:hAnsi="Aptos Narrow" w:cs="Aptos Narrow"/>
          <w:color w:val="000000" w:themeColor="text1"/>
          <w:lang w:val="en-IN"/>
        </w:rPr>
      </w:pPr>
      <w:r w:rsidRPr="7EC542A7">
        <w:rPr>
          <w:rFonts w:ascii="Aptos Narrow" w:eastAsia="Aptos Narrow" w:hAnsi="Aptos Narrow" w:cs="Aptos Narrow"/>
          <w:b/>
          <w:bCs/>
          <w:color w:val="000000" w:themeColor="text1"/>
        </w:rPr>
        <w:t xml:space="preserve">Monitoring Frequency: </w:t>
      </w:r>
      <w:r w:rsidRPr="7EC542A7">
        <w:rPr>
          <w:rFonts w:ascii="Aptos Narrow" w:eastAsia="Aptos Narrow" w:hAnsi="Aptos Narrow" w:cs="Aptos Narrow"/>
          <w:color w:val="000000" w:themeColor="text1"/>
        </w:rPr>
        <w:t xml:space="preserve">Quarterly cadence with the vendor, </w:t>
      </w:r>
      <w:r w:rsidR="00506D93">
        <w:rPr>
          <w:rFonts w:ascii="Aptos Narrow" w:eastAsia="Aptos Narrow" w:hAnsi="Aptos Narrow" w:cs="Aptos Narrow"/>
          <w:color w:val="000000" w:themeColor="text1"/>
        </w:rPr>
        <w:t>discuss model performance</w:t>
      </w:r>
      <w:r w:rsidRPr="7EC542A7">
        <w:rPr>
          <w:rFonts w:ascii="Aptos Narrow" w:eastAsia="Aptos Narrow" w:hAnsi="Aptos Narrow" w:cs="Aptos Narrow"/>
          <w:color w:val="000000" w:themeColor="text1"/>
        </w:rPr>
        <w:t xml:space="preserve"> and</w:t>
      </w:r>
      <w:r w:rsidRPr="7EC542A7">
        <w:rPr>
          <w:rFonts w:ascii="Aptos Narrow" w:eastAsia="Aptos Narrow" w:hAnsi="Aptos Narrow" w:cs="Aptos Narrow"/>
          <w:color w:val="000000" w:themeColor="text1"/>
          <w:lang w:val="en-IN"/>
        </w:rPr>
        <w:t xml:space="preserve"> evaluate metrics such as false positive rates, detection rates, and manual review volume. </w:t>
      </w:r>
    </w:p>
    <w:p w14:paraId="31A3AE6B" w14:textId="77777777" w:rsidR="0079325F" w:rsidRDefault="0079325F" w:rsidP="7EC542A7">
      <w:pPr>
        <w:pStyle w:val="ListParagraph"/>
        <w:shd w:val="clear" w:color="auto" w:fill="DAEEF3" w:themeFill="accent5" w:themeFillTint="33"/>
        <w:ind w:left="360" w:hanging="360"/>
        <w:jc w:val="both"/>
        <w:rPr>
          <w:rFonts w:ascii="Aptos Narrow" w:eastAsia="Aptos Narrow" w:hAnsi="Aptos Narrow" w:cs="Aptos Narrow"/>
          <w:color w:val="000000" w:themeColor="text1"/>
          <w:lang w:val="en-IN"/>
        </w:rPr>
      </w:pPr>
    </w:p>
    <w:p w14:paraId="6909A3F1" w14:textId="6B1E8825" w:rsidR="4F00CFC1" w:rsidRDefault="4F00CFC1" w:rsidP="0079325F">
      <w:pPr>
        <w:pStyle w:val="ListParagraph"/>
        <w:shd w:val="clear" w:color="auto" w:fill="DAEEF3" w:themeFill="accent5" w:themeFillTint="33"/>
        <w:ind w:left="0"/>
        <w:jc w:val="both"/>
        <w:rPr>
          <w:rFonts w:ascii="Aptos Narrow" w:eastAsia="Aptos Narrow" w:hAnsi="Aptos Narrow" w:cs="Aptos Narrow"/>
          <w:color w:val="000000" w:themeColor="text1"/>
          <w:lang w:val="en-IN"/>
        </w:rPr>
      </w:pPr>
      <w:r w:rsidRPr="7EC542A7">
        <w:rPr>
          <w:rFonts w:ascii="Aptos Narrow" w:eastAsia="Aptos Narrow" w:hAnsi="Aptos Narrow" w:cs="Aptos Narrow"/>
          <w:color w:val="000000" w:themeColor="text1"/>
          <w:lang w:val="en-IN"/>
        </w:rPr>
        <w:t xml:space="preserve">Since this is a </w:t>
      </w:r>
      <w:r w:rsidRPr="7EC542A7">
        <w:rPr>
          <w:rFonts w:ascii="Aptos Narrow" w:eastAsia="Aptos Narrow" w:hAnsi="Aptos Narrow" w:cs="Aptos Narrow"/>
          <w:b/>
          <w:bCs/>
          <w:color w:val="000000" w:themeColor="text1"/>
          <w:lang w:val="en-IN"/>
        </w:rPr>
        <w:t>rule-based model</w:t>
      </w:r>
      <w:r w:rsidRPr="7EC542A7">
        <w:rPr>
          <w:rFonts w:ascii="Aptos Narrow" w:eastAsia="Aptos Narrow" w:hAnsi="Aptos Narrow" w:cs="Aptos Narrow"/>
          <w:color w:val="000000" w:themeColor="text1"/>
          <w:lang w:val="en-IN"/>
        </w:rPr>
        <w:t>, performance adjustments rely on expert-driven modifications rather than algorithmic retraining.</w:t>
      </w:r>
      <w:r w:rsidR="0079325F">
        <w:rPr>
          <w:rFonts w:ascii="Aptos Narrow" w:eastAsia="Aptos Narrow" w:hAnsi="Aptos Narrow" w:cs="Aptos Narrow"/>
          <w:color w:val="000000" w:themeColor="text1"/>
          <w:lang w:val="en-IN"/>
        </w:rPr>
        <w:t xml:space="preserve"> </w:t>
      </w:r>
      <w:r w:rsidRPr="7EC542A7">
        <w:rPr>
          <w:rFonts w:ascii="Aptos Narrow" w:eastAsia="Aptos Narrow" w:hAnsi="Aptos Narrow" w:cs="Aptos Narrow"/>
          <w:color w:val="000000" w:themeColor="text1"/>
          <w:lang w:val="en-IN"/>
        </w:rPr>
        <w:t>If performance weaknesses are identified, rule modifications are made to improve fraud detection accuracy while minimizing disruptions to legitimate transactions.</w:t>
      </w:r>
    </w:p>
    <w:p w14:paraId="1741515E" w14:textId="3212B235" w:rsidR="7EC542A7" w:rsidRDefault="7EC542A7" w:rsidP="7EC542A7">
      <w:pPr>
        <w:shd w:val="clear" w:color="auto" w:fill="DAEEF3" w:themeFill="accent5" w:themeFillTint="33"/>
        <w:jc w:val="both"/>
        <w:rPr>
          <w:rFonts w:ascii="Aptos Narrow" w:hAnsi="Aptos Narrow"/>
        </w:rPr>
      </w:pPr>
    </w:p>
    <w:p w14:paraId="514F4BA1" w14:textId="77777777" w:rsidR="00971E12" w:rsidRDefault="00971E12" w:rsidP="7EC542A7">
      <w:pPr>
        <w:shd w:val="clear" w:color="auto" w:fill="DAEEF3" w:themeFill="accent5" w:themeFillTint="33"/>
        <w:jc w:val="both"/>
        <w:rPr>
          <w:rFonts w:ascii="Aptos Narrow" w:hAnsi="Aptos Narrow"/>
        </w:rPr>
      </w:pPr>
    </w:p>
    <w:p w14:paraId="6384E201" w14:textId="77777777" w:rsidR="0048310F" w:rsidRDefault="0048310F" w:rsidP="7EC542A7">
      <w:pPr>
        <w:jc w:val="both"/>
      </w:pPr>
    </w:p>
    <w:p w14:paraId="68189B82" w14:textId="2EC8CFB4" w:rsidR="00812022" w:rsidRPr="00891D3B" w:rsidRDefault="76FEE98E" w:rsidP="7EC542A7">
      <w:pPr>
        <w:pStyle w:val="Heading2"/>
        <w:pBdr>
          <w:bottom w:val="single" w:sz="6" w:space="1" w:color="auto"/>
        </w:pBdr>
        <w:shd w:val="clear" w:color="auto" w:fill="C6D9F1" w:themeFill="text2" w:themeFillTint="33"/>
        <w:spacing w:before="0"/>
        <w:ind w:left="720" w:hanging="720"/>
        <w:jc w:val="both"/>
        <w:rPr>
          <w:rFonts w:cs="Arial"/>
        </w:rPr>
      </w:pPr>
      <w:bookmarkStart w:id="936" w:name="_Toc191977226"/>
      <w:r w:rsidRPr="7EC542A7">
        <w:rPr>
          <w:rFonts w:cs="Arial"/>
        </w:rPr>
        <w:t>Model Approval and Change Management Process</w:t>
      </w:r>
      <w:bookmarkEnd w:id="936"/>
    </w:p>
    <w:p w14:paraId="6A3BEE64" w14:textId="7B6CA734" w:rsidR="00812022" w:rsidRDefault="0048310F" w:rsidP="004F5D88">
      <w:r>
        <w:rPr>
          <w:rStyle w:val="SubtleEmphasis"/>
        </w:rPr>
        <w:t xml:space="preserve">In this section, discuss the aspects of the model approval and change management process that are specific to this model. </w:t>
      </w:r>
    </w:p>
    <w:p w14:paraId="4FA6CAD1" w14:textId="77777777" w:rsidR="00812022" w:rsidRDefault="00812022" w:rsidP="004F5D88"/>
    <w:p w14:paraId="41828988" w14:textId="191AA081" w:rsidR="00812022" w:rsidRDefault="00911908" w:rsidP="00C65F28">
      <w:pPr>
        <w:pStyle w:val="Heading3"/>
      </w:pPr>
      <w:bookmarkStart w:id="937" w:name="_Toc191977227"/>
      <w:r>
        <w:rPr>
          <w:rFonts w:hint="eastAsia"/>
        </w:rPr>
        <w:t>Model Approval Process</w:t>
      </w:r>
      <w:bookmarkEnd w:id="937"/>
      <w:r w:rsidR="0048310F">
        <w:rPr>
          <w:rFonts w:hint="eastAsia"/>
        </w:rPr>
        <w:t xml:space="preserve"> </w:t>
      </w:r>
    </w:p>
    <w:p w14:paraId="3B340C59" w14:textId="21F01353" w:rsidR="00812022" w:rsidRDefault="00911908" w:rsidP="004F5D88">
      <w:r>
        <w:rPr>
          <w:rStyle w:val="SubtleEmphasis"/>
          <w:rFonts w:hint="eastAsia"/>
        </w:rPr>
        <w:t>P</w:t>
      </w:r>
      <w:r>
        <w:rPr>
          <w:rStyle w:val="SubtleEmphasis"/>
        </w:rPr>
        <w:t>rovide the names of the individuals (or a committee) involved in the approval process for this model.</w:t>
      </w:r>
    </w:p>
    <w:p w14:paraId="47D6F339" w14:textId="77777777" w:rsidR="008714FB" w:rsidRDefault="008714FB" w:rsidP="008714FB">
      <w:pPr>
        <w:rPr>
          <w:rStyle w:val="SubtleEmphasis"/>
        </w:rPr>
      </w:pPr>
    </w:p>
    <w:p w14:paraId="72B392D3" w14:textId="61BE8E06" w:rsidR="008714FB" w:rsidRDefault="008714FB" w:rsidP="008714FB">
      <w:pPr>
        <w:shd w:val="clear" w:color="auto" w:fill="DAEEF3" w:themeFill="accent5" w:themeFillTint="33"/>
        <w:rPr>
          <w:rFonts w:ascii="Aptos Narrow" w:hAnsi="Aptos Narrow"/>
        </w:rPr>
      </w:pPr>
      <w:r>
        <w:rPr>
          <w:rFonts w:ascii="Aptos Narrow" w:hAnsi="Aptos Narrow"/>
        </w:rPr>
        <w:t xml:space="preserve">Model Owner: </w:t>
      </w:r>
    </w:p>
    <w:p w14:paraId="7D922F49" w14:textId="1F0A8DCE" w:rsidR="00F14DFC" w:rsidRDefault="00F14DFC" w:rsidP="00F14DFC">
      <w:pPr>
        <w:shd w:val="clear" w:color="auto" w:fill="DAEEF3" w:themeFill="accent5" w:themeFillTint="33"/>
        <w:jc w:val="both"/>
        <w:rPr>
          <w:rFonts w:ascii="Aptos Narrow" w:hAnsi="Aptos Narrow"/>
        </w:rPr>
      </w:pPr>
      <w:r w:rsidRPr="00F14DFC">
        <w:rPr>
          <w:rFonts w:ascii="Aptos Narrow" w:hAnsi="Aptos Narrow"/>
        </w:rPr>
        <w:t xml:space="preserve">Alipay is a managed solution, meaning Ant Group controls mobile and online payment and is responsible for the </w:t>
      </w:r>
      <w:r w:rsidR="002D35C2">
        <w:rPr>
          <w:rFonts w:ascii="Aptos Narrow" w:hAnsi="Aptos Narrow"/>
        </w:rPr>
        <w:t xml:space="preserve">global </w:t>
      </w:r>
      <w:r w:rsidRPr="00F14DFC">
        <w:rPr>
          <w:rFonts w:ascii="Aptos Narrow" w:hAnsi="Aptos Narrow"/>
        </w:rPr>
        <w:t>fraud detection</w:t>
      </w:r>
      <w:r w:rsidR="001F1477">
        <w:rPr>
          <w:rFonts w:ascii="Aptos Narrow" w:hAnsi="Aptos Narrow"/>
        </w:rPr>
        <w:t xml:space="preserve"> </w:t>
      </w:r>
      <w:r w:rsidR="008B577F">
        <w:rPr>
          <w:rFonts w:ascii="Aptos Narrow" w:hAnsi="Aptos Narrow"/>
        </w:rPr>
        <w:t xml:space="preserve">model and not </w:t>
      </w:r>
      <w:proofErr w:type="gramStart"/>
      <w:r w:rsidR="008B577F">
        <w:rPr>
          <w:rFonts w:ascii="Aptos Narrow" w:hAnsi="Aptos Narrow"/>
        </w:rPr>
        <w:t>custom</w:t>
      </w:r>
      <w:proofErr w:type="gramEnd"/>
      <w:r w:rsidR="008B577F">
        <w:rPr>
          <w:rFonts w:ascii="Aptos Narrow" w:hAnsi="Aptos Narrow"/>
        </w:rPr>
        <w:t xml:space="preserve"> for the bank</w:t>
      </w:r>
      <w:r w:rsidRPr="00F14DFC">
        <w:rPr>
          <w:rFonts w:ascii="Aptos Narrow" w:hAnsi="Aptos Narrow"/>
        </w:rPr>
        <w:t>. </w:t>
      </w:r>
      <w:r w:rsidR="00A42BB5">
        <w:rPr>
          <w:rFonts w:ascii="Aptos Narrow" w:hAnsi="Aptos Narrow"/>
        </w:rPr>
        <w:t xml:space="preserve"> </w:t>
      </w:r>
    </w:p>
    <w:p w14:paraId="56041EF2" w14:textId="77777777" w:rsidR="009E062F" w:rsidRDefault="009E062F" w:rsidP="00F14DFC">
      <w:pPr>
        <w:shd w:val="clear" w:color="auto" w:fill="DAEEF3" w:themeFill="accent5" w:themeFillTint="33"/>
        <w:jc w:val="both"/>
        <w:rPr>
          <w:rFonts w:ascii="Aptos Narrow" w:hAnsi="Aptos Narrow"/>
        </w:rPr>
      </w:pPr>
    </w:p>
    <w:p w14:paraId="0D1CD50D" w14:textId="7BDCD74E" w:rsidR="009E062F" w:rsidRPr="00F14DFC" w:rsidRDefault="002F2808" w:rsidP="00F14DFC">
      <w:pPr>
        <w:shd w:val="clear" w:color="auto" w:fill="DAEEF3" w:themeFill="accent5" w:themeFillTint="33"/>
        <w:jc w:val="both"/>
        <w:rPr>
          <w:rFonts w:ascii="Aptos Narrow" w:hAnsi="Aptos Narrow"/>
        </w:rPr>
      </w:pPr>
      <w:r>
        <w:rPr>
          <w:rFonts w:ascii="Aptos Narrow" w:hAnsi="Aptos Narrow"/>
        </w:rPr>
        <w:t xml:space="preserve">Ongoing cadence </w:t>
      </w:r>
      <w:r w:rsidR="003A3434">
        <w:rPr>
          <w:rFonts w:ascii="Aptos Narrow" w:hAnsi="Aptos Narrow"/>
        </w:rPr>
        <w:t>to ensure Alipay notifies and provides impact assessment</w:t>
      </w:r>
      <w:r w:rsidR="009E2DAB">
        <w:rPr>
          <w:rFonts w:ascii="Aptos Narrow" w:hAnsi="Aptos Narrow"/>
        </w:rPr>
        <w:t>, discuss key updates</w:t>
      </w:r>
      <w:r w:rsidR="003A3434">
        <w:rPr>
          <w:rFonts w:ascii="Aptos Narrow" w:hAnsi="Aptos Narrow"/>
        </w:rPr>
        <w:t xml:space="preserve"> </w:t>
      </w:r>
      <w:r w:rsidR="002D35C2">
        <w:rPr>
          <w:rFonts w:ascii="Aptos Narrow" w:hAnsi="Aptos Narrow"/>
        </w:rPr>
        <w:t>an</w:t>
      </w:r>
      <w:r w:rsidR="001F1477">
        <w:rPr>
          <w:rFonts w:ascii="Aptos Narrow" w:hAnsi="Aptos Narrow"/>
        </w:rPr>
        <w:t xml:space="preserve">d governance controls. </w:t>
      </w:r>
    </w:p>
    <w:p w14:paraId="74F31AE1" w14:textId="6C2CEFF0" w:rsidR="009A75AE" w:rsidRDefault="009A75AE" w:rsidP="009254C6">
      <w:pPr>
        <w:shd w:val="clear" w:color="auto" w:fill="DAEEF3" w:themeFill="accent5" w:themeFillTint="33"/>
        <w:jc w:val="both"/>
        <w:rPr>
          <w:rFonts w:ascii="Aptos Narrow" w:hAnsi="Aptos Narrow"/>
        </w:rPr>
      </w:pPr>
    </w:p>
    <w:p w14:paraId="6E148C01" w14:textId="04343793" w:rsidR="008714FB" w:rsidRDefault="008714FB" w:rsidP="057D38D5">
      <w:pPr>
        <w:shd w:val="clear" w:color="auto" w:fill="DAEEF3" w:themeFill="accent5" w:themeFillTint="33"/>
        <w:jc w:val="both"/>
        <w:rPr>
          <w:rFonts w:ascii="Aptos Narrow" w:hAnsi="Aptos Narrow"/>
        </w:rPr>
      </w:pPr>
    </w:p>
    <w:p w14:paraId="0B85E75A" w14:textId="77777777" w:rsidR="00812022" w:rsidRDefault="00812022" w:rsidP="004F5D88"/>
    <w:p w14:paraId="63ACBB1E" w14:textId="09A34C1E" w:rsidR="00812022" w:rsidRDefault="00911908" w:rsidP="00C65F28">
      <w:pPr>
        <w:pStyle w:val="Heading3"/>
      </w:pPr>
      <w:bookmarkStart w:id="938" w:name="_Toc191977228"/>
      <w:r>
        <w:rPr>
          <w:rFonts w:hint="eastAsia"/>
        </w:rPr>
        <w:t>Model Change Log</w:t>
      </w:r>
      <w:bookmarkEnd w:id="938"/>
    </w:p>
    <w:p w14:paraId="493690A4" w14:textId="4DD27FFE" w:rsidR="00F5605C" w:rsidRDefault="00911908" w:rsidP="004F5D88">
      <w:r>
        <w:rPr>
          <w:rStyle w:val="SubtleEmphasis"/>
        </w:rPr>
        <w:t>Provide a reference to the model Change Log.</w:t>
      </w:r>
      <w:r w:rsidR="00136089">
        <w:rPr>
          <w:rStyle w:val="SubtleEmphasis"/>
        </w:rPr>
        <w:t xml:space="preserve"> Please refer to the Bank’s 1</w:t>
      </w:r>
      <w:r w:rsidR="00136089" w:rsidRPr="00270670">
        <w:rPr>
          <w:rStyle w:val="SubtleEmphasis"/>
          <w:vertAlign w:val="superscript"/>
        </w:rPr>
        <w:t>st</w:t>
      </w:r>
      <w:r w:rsidR="00136089">
        <w:rPr>
          <w:rStyle w:val="SubtleEmphasis"/>
        </w:rPr>
        <w:t xml:space="preserve"> Line Model Risk Management Guidelines (MRM-PnP05), the MRM Procedure (MRM-PnP02), and </w:t>
      </w:r>
      <w:r w:rsidR="00136089" w:rsidRPr="00136089">
        <w:rPr>
          <w:rStyle w:val="SubtleEmphasis"/>
        </w:rPr>
        <w:t>Model Change Log Template v01.docx</w:t>
      </w:r>
      <w:r w:rsidR="00136089">
        <w:rPr>
          <w:rStyle w:val="SubtleEmphasis"/>
        </w:rPr>
        <w:t xml:space="preserve"> for detailed requirements.</w:t>
      </w:r>
    </w:p>
    <w:p w14:paraId="63622ECE" w14:textId="77777777" w:rsidR="008714FB" w:rsidRDefault="008714FB" w:rsidP="008714FB">
      <w:pPr>
        <w:rPr>
          <w:rStyle w:val="SubtleEmphasis"/>
        </w:rPr>
      </w:pPr>
    </w:p>
    <w:p w14:paraId="52163E76" w14:textId="2AAAB79E" w:rsidR="008714FB" w:rsidRDefault="008714FB" w:rsidP="008714FB">
      <w:pPr>
        <w:shd w:val="clear" w:color="auto" w:fill="DAEEF3" w:themeFill="accent5" w:themeFillTint="33"/>
        <w:rPr>
          <w:rFonts w:ascii="Aptos Narrow" w:hAnsi="Aptos Narrow"/>
        </w:rPr>
      </w:pPr>
      <w:r>
        <w:rPr>
          <w:rFonts w:ascii="Aptos Narrow" w:hAnsi="Aptos Narrow"/>
        </w:rPr>
        <w:t xml:space="preserve">Model Owner: </w:t>
      </w:r>
    </w:p>
    <w:p w14:paraId="00122F4A" w14:textId="5E8C472E" w:rsidR="00786CBB" w:rsidRPr="00786CBB" w:rsidRDefault="00786CBB" w:rsidP="00F1070C">
      <w:pPr>
        <w:shd w:val="clear" w:color="auto" w:fill="DAEEF3" w:themeFill="accent5" w:themeFillTint="33"/>
        <w:jc w:val="both"/>
        <w:rPr>
          <w:rFonts w:ascii="Aptos Narrow" w:hAnsi="Aptos Narrow"/>
        </w:rPr>
      </w:pPr>
      <w:bookmarkStart w:id="939" w:name="OLE_LINK142"/>
      <w:bookmarkStart w:id="940" w:name="OLE_LINK208"/>
      <w:bookmarkStart w:id="941" w:name="OLE_LINK131"/>
      <w:r w:rsidRPr="00786CBB">
        <w:rPr>
          <w:rFonts w:ascii="Aptos Narrow" w:hAnsi="Aptos Narrow"/>
        </w:rPr>
        <w:lastRenderedPageBreak/>
        <w:t>Adopted the MRM model change</w:t>
      </w:r>
      <w:r>
        <w:rPr>
          <w:rFonts w:ascii="Aptos Narrow" w:hAnsi="Aptos Narrow"/>
        </w:rPr>
        <w:t>-</w:t>
      </w:r>
      <w:r w:rsidRPr="00786CBB">
        <w:rPr>
          <w:rFonts w:ascii="Aptos Narrow" w:hAnsi="Aptos Narrow"/>
        </w:rPr>
        <w:t>log template to capture the nature model changes, reasons for the model changes, and potential model impacts.  Using this model change</w:t>
      </w:r>
      <w:r>
        <w:rPr>
          <w:rFonts w:ascii="Aptos Narrow" w:hAnsi="Aptos Narrow"/>
        </w:rPr>
        <w:t>-</w:t>
      </w:r>
      <w:r w:rsidRPr="00786CBB">
        <w:rPr>
          <w:rFonts w:ascii="Aptos Narrow" w:hAnsi="Aptos Narrow"/>
        </w:rPr>
        <w:t>log template to ensure modifications are managed in a framework, minimizing risks, maintaining model integrity to align with MRM quarterly model change certification process.  Added risk impact column in the log to provide transparency in the potential impacts.</w:t>
      </w:r>
      <w:bookmarkEnd w:id="939"/>
    </w:p>
    <w:bookmarkEnd w:id="940"/>
    <w:bookmarkEnd w:id="941"/>
    <w:p w14:paraId="0E943E3D" w14:textId="2466E708" w:rsidR="00786CBB" w:rsidRPr="00786CBB" w:rsidRDefault="00786CBB" w:rsidP="00786CBB">
      <w:pPr>
        <w:shd w:val="clear" w:color="auto" w:fill="DAEEF3" w:themeFill="accent5" w:themeFillTint="33"/>
        <w:jc w:val="both"/>
        <w:rPr>
          <w:rFonts w:ascii="Aptos Narrow" w:hAnsi="Aptos Narrow"/>
        </w:rPr>
      </w:pPr>
    </w:p>
    <w:tbl>
      <w:tblPr>
        <w:tblStyle w:val="TableGrid"/>
        <w:tblW w:w="10087" w:type="dxa"/>
        <w:jc w:val="cente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ayout w:type="fixed"/>
        <w:tblLook w:val="04A0" w:firstRow="1" w:lastRow="0" w:firstColumn="1" w:lastColumn="0" w:noHBand="0" w:noVBand="1"/>
      </w:tblPr>
      <w:tblGrid>
        <w:gridCol w:w="812"/>
        <w:gridCol w:w="1471"/>
        <w:gridCol w:w="1238"/>
        <w:gridCol w:w="1237"/>
        <w:gridCol w:w="1297"/>
        <w:gridCol w:w="1367"/>
        <w:gridCol w:w="1523"/>
        <w:gridCol w:w="1142"/>
      </w:tblGrid>
      <w:tr w:rsidR="009D2CF6" w14:paraId="7D3371B4" w14:textId="77777777" w:rsidTr="009D2CF6">
        <w:trPr>
          <w:trHeight w:val="459"/>
          <w:jc w:val="center"/>
        </w:trPr>
        <w:tc>
          <w:tcPr>
            <w:tcW w:w="81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C00000"/>
            <w:hideMark/>
          </w:tcPr>
          <w:p w14:paraId="63C7DF64" w14:textId="77777777" w:rsidR="009D2CF6" w:rsidRDefault="009D2CF6">
            <w:pPr>
              <w:pStyle w:val="BodyText22"/>
              <w:tabs>
                <w:tab w:val="left" w:pos="7650"/>
              </w:tabs>
              <w:spacing w:line="276" w:lineRule="auto"/>
              <w:ind w:firstLine="0"/>
              <w:jc w:val="left"/>
              <w:rPr>
                <w:rFonts w:ascii="Arial Narrow" w:hAnsi="Arial Narrow"/>
                <w:b/>
                <w:kern w:val="2"/>
                <w:sz w:val="18"/>
                <w:szCs w:val="18"/>
                <w:lang w:eastAsia="zh-CN"/>
                <w14:ligatures w14:val="standardContextual"/>
              </w:rPr>
            </w:pPr>
            <w:r>
              <w:rPr>
                <w:rFonts w:ascii="Arial Narrow" w:hAnsi="Arial Narrow"/>
                <w:b/>
                <w:kern w:val="2"/>
                <w:sz w:val="18"/>
                <w:szCs w:val="18"/>
                <w:lang w:eastAsia="zh-CN"/>
                <w14:ligatures w14:val="standardContextual"/>
              </w:rPr>
              <w:t>Change Date</w:t>
            </w:r>
          </w:p>
        </w:tc>
        <w:tc>
          <w:tcPr>
            <w:tcW w:w="1471"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C00000"/>
            <w:hideMark/>
          </w:tcPr>
          <w:p w14:paraId="05D1E60F" w14:textId="77777777" w:rsidR="009D2CF6" w:rsidRDefault="009D2CF6">
            <w:pPr>
              <w:pStyle w:val="BodyText22"/>
              <w:tabs>
                <w:tab w:val="left" w:pos="7650"/>
              </w:tabs>
              <w:spacing w:line="276" w:lineRule="auto"/>
              <w:ind w:firstLine="0"/>
              <w:jc w:val="left"/>
              <w:rPr>
                <w:rFonts w:ascii="Arial Narrow" w:hAnsi="Arial Narrow"/>
                <w:b/>
                <w:kern w:val="2"/>
                <w:sz w:val="18"/>
                <w:szCs w:val="18"/>
                <w:lang w:eastAsia="zh-CN"/>
                <w14:ligatures w14:val="standardContextual"/>
              </w:rPr>
            </w:pPr>
            <w:r>
              <w:rPr>
                <w:rFonts w:ascii="Arial Narrow" w:hAnsi="Arial Narrow"/>
                <w:b/>
                <w:kern w:val="2"/>
                <w:sz w:val="18"/>
                <w:szCs w:val="18"/>
                <w:lang w:eastAsia="zh-CN"/>
                <w14:ligatures w14:val="standardContextual"/>
              </w:rPr>
              <w:t>High-Level Description of Change</w:t>
            </w:r>
          </w:p>
        </w:tc>
        <w:tc>
          <w:tcPr>
            <w:tcW w:w="1238"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4472C4"/>
            <w:hideMark/>
          </w:tcPr>
          <w:p w14:paraId="6073820C" w14:textId="77777777" w:rsidR="009D2CF6" w:rsidRDefault="009D2CF6">
            <w:pPr>
              <w:pStyle w:val="BodyText22"/>
              <w:tabs>
                <w:tab w:val="left" w:pos="7650"/>
              </w:tabs>
              <w:spacing w:line="276" w:lineRule="auto"/>
              <w:ind w:firstLine="0"/>
              <w:jc w:val="left"/>
              <w:rPr>
                <w:rFonts w:ascii="Arial Narrow" w:hAnsi="Arial Narrow"/>
                <w:b/>
                <w:color w:val="FFFFFF" w:themeColor="background1"/>
                <w:kern w:val="2"/>
                <w:sz w:val="18"/>
                <w:szCs w:val="18"/>
                <w:lang w:eastAsia="zh-CN"/>
                <w14:ligatures w14:val="standardContextual"/>
              </w:rPr>
            </w:pPr>
            <w:r>
              <w:rPr>
                <w:rFonts w:ascii="Arial Narrow" w:hAnsi="Arial Narrow"/>
                <w:b/>
                <w:color w:val="FFFFFF" w:themeColor="background1"/>
                <w:kern w:val="2"/>
                <w:sz w:val="18"/>
                <w:szCs w:val="18"/>
                <w:lang w:eastAsia="zh-CN"/>
                <w14:ligatures w14:val="standardContextual"/>
              </w:rPr>
              <w:t>Change Impact</w:t>
            </w:r>
          </w:p>
        </w:tc>
        <w:tc>
          <w:tcPr>
            <w:tcW w:w="123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C00000"/>
            <w:hideMark/>
          </w:tcPr>
          <w:p w14:paraId="4A50F3D4" w14:textId="77777777" w:rsidR="009D2CF6" w:rsidRDefault="009D2CF6">
            <w:pPr>
              <w:pStyle w:val="BodyText22"/>
              <w:tabs>
                <w:tab w:val="left" w:pos="7650"/>
              </w:tabs>
              <w:spacing w:line="276" w:lineRule="auto"/>
              <w:ind w:firstLine="0"/>
              <w:jc w:val="left"/>
              <w:rPr>
                <w:rFonts w:ascii="Arial Narrow" w:hAnsi="Arial Narrow"/>
                <w:b/>
                <w:kern w:val="2"/>
                <w:sz w:val="18"/>
                <w:szCs w:val="18"/>
                <w:lang w:eastAsia="zh-CN"/>
                <w14:ligatures w14:val="standardContextual"/>
              </w:rPr>
            </w:pPr>
            <w:r>
              <w:rPr>
                <w:rFonts w:ascii="Arial Narrow" w:hAnsi="Arial Narrow"/>
                <w:b/>
                <w:kern w:val="2"/>
                <w:sz w:val="18"/>
                <w:szCs w:val="18"/>
                <w:lang w:eastAsia="zh-CN"/>
                <w14:ligatures w14:val="standardContextual"/>
              </w:rPr>
              <w:t>Category of Change</w:t>
            </w:r>
          </w:p>
        </w:tc>
        <w:tc>
          <w:tcPr>
            <w:tcW w:w="12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C00000"/>
            <w:hideMark/>
          </w:tcPr>
          <w:p w14:paraId="1EA6F451" w14:textId="77777777" w:rsidR="009D2CF6" w:rsidRDefault="009D2CF6">
            <w:pPr>
              <w:pStyle w:val="BodyText22"/>
              <w:tabs>
                <w:tab w:val="left" w:pos="7650"/>
              </w:tabs>
              <w:spacing w:line="276" w:lineRule="auto"/>
              <w:ind w:firstLine="0"/>
              <w:jc w:val="left"/>
              <w:rPr>
                <w:rFonts w:ascii="Arial Narrow" w:hAnsi="Arial Narrow"/>
                <w:b/>
                <w:kern w:val="2"/>
                <w:sz w:val="18"/>
                <w:szCs w:val="18"/>
                <w:lang w:eastAsia="zh-CN"/>
                <w14:ligatures w14:val="standardContextual"/>
              </w:rPr>
            </w:pPr>
            <w:r>
              <w:rPr>
                <w:rFonts w:ascii="Arial Narrow" w:hAnsi="Arial Narrow"/>
                <w:b/>
                <w:kern w:val="2"/>
                <w:sz w:val="18"/>
                <w:szCs w:val="18"/>
                <w:lang w:eastAsia="zh-CN"/>
                <w14:ligatures w14:val="standardContextual"/>
              </w:rPr>
              <w:t>Responsible Party</w:t>
            </w:r>
          </w:p>
        </w:tc>
        <w:tc>
          <w:tcPr>
            <w:tcW w:w="136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C00000"/>
            <w:hideMark/>
          </w:tcPr>
          <w:p w14:paraId="05F79B46" w14:textId="77777777" w:rsidR="009D2CF6" w:rsidRDefault="009D2CF6">
            <w:pPr>
              <w:pStyle w:val="BodyText22"/>
              <w:tabs>
                <w:tab w:val="left" w:pos="7650"/>
              </w:tabs>
              <w:spacing w:line="276" w:lineRule="auto"/>
              <w:ind w:firstLine="0"/>
              <w:jc w:val="left"/>
              <w:rPr>
                <w:rFonts w:ascii="Arial Narrow" w:hAnsi="Arial Narrow"/>
                <w:b/>
                <w:kern w:val="2"/>
                <w:sz w:val="18"/>
                <w:szCs w:val="18"/>
                <w:lang w:eastAsia="zh-CN"/>
                <w14:ligatures w14:val="standardContextual"/>
              </w:rPr>
            </w:pPr>
            <w:r>
              <w:rPr>
                <w:rFonts w:ascii="Arial Narrow" w:hAnsi="Arial Narrow"/>
                <w:b/>
                <w:kern w:val="2"/>
                <w:sz w:val="18"/>
                <w:szCs w:val="18"/>
                <w:lang w:eastAsia="zh-CN"/>
                <w14:ligatures w14:val="standardContextual"/>
              </w:rPr>
              <w:t>Supporting Documents &amp; Location</w:t>
            </w:r>
          </w:p>
        </w:tc>
        <w:tc>
          <w:tcPr>
            <w:tcW w:w="1523"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C00000"/>
            <w:hideMark/>
          </w:tcPr>
          <w:p w14:paraId="070C89BA" w14:textId="77777777" w:rsidR="009D2CF6" w:rsidRDefault="009D2CF6">
            <w:pPr>
              <w:pStyle w:val="BodyText22"/>
              <w:tabs>
                <w:tab w:val="left" w:pos="7650"/>
              </w:tabs>
              <w:spacing w:line="276" w:lineRule="auto"/>
              <w:ind w:firstLine="0"/>
              <w:jc w:val="left"/>
              <w:rPr>
                <w:rFonts w:ascii="Arial Narrow" w:hAnsi="Arial Narrow"/>
                <w:b/>
                <w:kern w:val="2"/>
                <w:sz w:val="18"/>
                <w:szCs w:val="18"/>
                <w:lang w:eastAsia="zh-CN"/>
                <w14:ligatures w14:val="standardContextual"/>
              </w:rPr>
            </w:pPr>
            <w:r>
              <w:rPr>
                <w:rFonts w:ascii="Arial Narrow" w:hAnsi="Arial Narrow"/>
                <w:b/>
                <w:kern w:val="2"/>
                <w:sz w:val="18"/>
                <w:szCs w:val="18"/>
                <w:lang w:eastAsia="zh-CN"/>
                <w14:ligatures w14:val="standardContextual"/>
              </w:rPr>
              <w:t>Communication and Approval</w:t>
            </w:r>
          </w:p>
        </w:tc>
        <w:tc>
          <w:tcPr>
            <w:tcW w:w="114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C00000"/>
            <w:hideMark/>
          </w:tcPr>
          <w:p w14:paraId="070C4804" w14:textId="77777777" w:rsidR="009D2CF6" w:rsidRDefault="009D2CF6">
            <w:pPr>
              <w:pStyle w:val="BodyText22"/>
              <w:tabs>
                <w:tab w:val="left" w:pos="7650"/>
              </w:tabs>
              <w:spacing w:line="276" w:lineRule="auto"/>
              <w:ind w:firstLine="0"/>
              <w:jc w:val="left"/>
              <w:rPr>
                <w:rFonts w:ascii="Arial Narrow" w:hAnsi="Arial Narrow"/>
                <w:b/>
                <w:kern w:val="2"/>
                <w:sz w:val="18"/>
                <w:szCs w:val="18"/>
                <w:lang w:eastAsia="zh-CN"/>
                <w14:ligatures w14:val="standardContextual"/>
              </w:rPr>
            </w:pPr>
            <w:r>
              <w:rPr>
                <w:rFonts w:ascii="Arial Narrow" w:hAnsi="Arial Narrow"/>
                <w:b/>
                <w:kern w:val="2"/>
                <w:sz w:val="18"/>
                <w:szCs w:val="18"/>
                <w:lang w:eastAsia="zh-CN"/>
                <w14:ligatures w14:val="standardContextual"/>
              </w:rPr>
              <w:t>Additional Comments</w:t>
            </w:r>
          </w:p>
        </w:tc>
      </w:tr>
      <w:tr w:rsidR="009D2CF6" w14:paraId="70F76E8C" w14:textId="77777777" w:rsidTr="009D2CF6">
        <w:trPr>
          <w:trHeight w:val="160"/>
          <w:jc w:val="center"/>
        </w:trPr>
        <w:tc>
          <w:tcPr>
            <w:tcW w:w="812"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399E05B2" w14:textId="53D6C4C3" w:rsidR="009D2CF6" w:rsidRDefault="009D2CF6" w:rsidP="009D2CF6">
            <w:pPr>
              <w:pStyle w:val="BodyText22"/>
              <w:tabs>
                <w:tab w:val="left" w:pos="7650"/>
              </w:tabs>
              <w:spacing w:line="276" w:lineRule="auto"/>
              <w:ind w:firstLine="0"/>
              <w:jc w:val="left"/>
              <w:rPr>
                <w:rFonts w:ascii="Arial Narrow" w:hAnsi="Arial Narrow"/>
                <w:kern w:val="2"/>
                <w:sz w:val="20"/>
                <w:lang w:eastAsia="zh-CN"/>
                <w14:ligatures w14:val="standardContextual"/>
              </w:rPr>
            </w:pPr>
            <w:r>
              <w:rPr>
                <w:rFonts w:ascii="Arial Narrow" w:hAnsi="Arial Narrow"/>
                <w:kern w:val="2"/>
                <w:sz w:val="20"/>
                <w:lang w:eastAsia="zh-CN"/>
                <w14:ligatures w14:val="standardContextual"/>
              </w:rPr>
              <w:t>NA</w:t>
            </w:r>
          </w:p>
        </w:tc>
        <w:tc>
          <w:tcPr>
            <w:tcW w:w="1471"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7E4D4884" w14:textId="639F238C" w:rsidR="009D2CF6" w:rsidRDefault="009D2CF6" w:rsidP="009D2CF6">
            <w:pPr>
              <w:pStyle w:val="BodyText22"/>
              <w:tabs>
                <w:tab w:val="left" w:pos="7650"/>
              </w:tabs>
              <w:spacing w:line="276" w:lineRule="auto"/>
              <w:ind w:firstLine="0"/>
              <w:jc w:val="left"/>
              <w:rPr>
                <w:rFonts w:ascii="Arial Narrow" w:hAnsi="Arial Narrow"/>
                <w:kern w:val="2"/>
                <w:sz w:val="20"/>
                <w:lang w:eastAsia="zh-CN"/>
                <w14:ligatures w14:val="standardContextual"/>
              </w:rPr>
            </w:pPr>
            <w:r w:rsidRPr="004826C1">
              <w:rPr>
                <w:rFonts w:ascii="Arial Narrow" w:hAnsi="Arial Narrow"/>
                <w:kern w:val="2"/>
                <w:sz w:val="20"/>
                <w:lang w:eastAsia="zh-CN"/>
                <w14:ligatures w14:val="standardContextual"/>
              </w:rPr>
              <w:t>NA</w:t>
            </w:r>
          </w:p>
        </w:tc>
        <w:tc>
          <w:tcPr>
            <w:tcW w:w="1238"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75E3DB66" w14:textId="6B238BEC" w:rsidR="009D2CF6" w:rsidRDefault="009D2CF6" w:rsidP="009D2CF6">
            <w:pPr>
              <w:pStyle w:val="BodyText22"/>
              <w:tabs>
                <w:tab w:val="left" w:pos="7650"/>
              </w:tabs>
              <w:spacing w:line="276" w:lineRule="auto"/>
              <w:ind w:firstLine="0"/>
              <w:jc w:val="left"/>
              <w:rPr>
                <w:rFonts w:ascii="Arial Narrow" w:hAnsi="Arial Narrow"/>
                <w:kern w:val="2"/>
                <w:sz w:val="20"/>
                <w:lang w:eastAsia="zh-CN"/>
                <w14:ligatures w14:val="standardContextual"/>
              </w:rPr>
            </w:pPr>
            <w:r w:rsidRPr="004826C1">
              <w:rPr>
                <w:rFonts w:ascii="Arial Narrow" w:hAnsi="Arial Narrow"/>
                <w:kern w:val="2"/>
                <w:sz w:val="20"/>
                <w:lang w:eastAsia="zh-CN"/>
                <w14:ligatures w14:val="standardContextual"/>
              </w:rPr>
              <w:t>NA</w:t>
            </w:r>
          </w:p>
        </w:tc>
        <w:tc>
          <w:tcPr>
            <w:tcW w:w="123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4164C42D" w14:textId="4DBBC350" w:rsidR="009D2CF6" w:rsidRDefault="009D2CF6" w:rsidP="009D2CF6">
            <w:pPr>
              <w:pStyle w:val="BodyText22"/>
              <w:tabs>
                <w:tab w:val="left" w:pos="7650"/>
              </w:tabs>
              <w:spacing w:line="276" w:lineRule="auto"/>
              <w:ind w:firstLine="0"/>
              <w:jc w:val="left"/>
              <w:rPr>
                <w:rFonts w:ascii="Arial Narrow" w:hAnsi="Arial Narrow"/>
                <w:kern w:val="2"/>
                <w:sz w:val="20"/>
                <w:lang w:eastAsia="zh-CN"/>
                <w14:ligatures w14:val="standardContextual"/>
              </w:rPr>
            </w:pPr>
            <w:r w:rsidRPr="004826C1">
              <w:rPr>
                <w:rFonts w:ascii="Arial Narrow" w:hAnsi="Arial Narrow"/>
                <w:kern w:val="2"/>
                <w:sz w:val="20"/>
                <w:lang w:eastAsia="zh-CN"/>
                <w14:ligatures w14:val="standardContextual"/>
              </w:rPr>
              <w:t>NA</w:t>
            </w:r>
          </w:p>
        </w:tc>
        <w:tc>
          <w:tcPr>
            <w:tcW w:w="129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51C6D062" w14:textId="3740A12A" w:rsidR="009D2CF6" w:rsidRDefault="009D2CF6" w:rsidP="009D2CF6">
            <w:pPr>
              <w:pStyle w:val="BodyText22"/>
              <w:tabs>
                <w:tab w:val="left" w:pos="7650"/>
              </w:tabs>
              <w:spacing w:line="276" w:lineRule="auto"/>
              <w:ind w:firstLine="0"/>
              <w:jc w:val="left"/>
              <w:rPr>
                <w:rFonts w:ascii="Arial Narrow" w:hAnsi="Arial Narrow"/>
                <w:kern w:val="2"/>
                <w:sz w:val="20"/>
                <w:lang w:eastAsia="zh-CN"/>
                <w14:ligatures w14:val="standardContextual"/>
              </w:rPr>
            </w:pPr>
            <w:r w:rsidRPr="004826C1">
              <w:rPr>
                <w:rFonts w:ascii="Arial Narrow" w:hAnsi="Arial Narrow"/>
                <w:kern w:val="2"/>
                <w:sz w:val="20"/>
                <w:lang w:eastAsia="zh-CN"/>
                <w14:ligatures w14:val="standardContextual"/>
              </w:rPr>
              <w:t>NA</w:t>
            </w:r>
          </w:p>
        </w:tc>
        <w:tc>
          <w:tcPr>
            <w:tcW w:w="136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533517DE" w14:textId="45739E93" w:rsidR="009D2CF6" w:rsidRDefault="009D2CF6" w:rsidP="009D2CF6">
            <w:pPr>
              <w:pStyle w:val="BodyText22"/>
              <w:tabs>
                <w:tab w:val="left" w:pos="7650"/>
              </w:tabs>
              <w:spacing w:line="276" w:lineRule="auto"/>
              <w:ind w:firstLine="0"/>
              <w:jc w:val="left"/>
              <w:rPr>
                <w:rFonts w:ascii="Arial Narrow" w:hAnsi="Arial Narrow"/>
                <w:kern w:val="2"/>
                <w:sz w:val="20"/>
                <w:lang w:eastAsia="zh-CN"/>
                <w14:ligatures w14:val="standardContextual"/>
              </w:rPr>
            </w:pPr>
            <w:r w:rsidRPr="004826C1">
              <w:rPr>
                <w:rFonts w:ascii="Arial Narrow" w:hAnsi="Arial Narrow"/>
                <w:kern w:val="2"/>
                <w:sz w:val="20"/>
                <w:lang w:eastAsia="zh-CN"/>
                <w14:ligatures w14:val="standardContextual"/>
              </w:rPr>
              <w:t>NA</w:t>
            </w:r>
          </w:p>
        </w:tc>
        <w:tc>
          <w:tcPr>
            <w:tcW w:w="1523"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36E17870" w14:textId="7F9750D4" w:rsidR="009D2CF6" w:rsidRDefault="009D2CF6" w:rsidP="009D2CF6">
            <w:pPr>
              <w:pStyle w:val="BodyText22"/>
              <w:tabs>
                <w:tab w:val="left" w:pos="7650"/>
              </w:tabs>
              <w:spacing w:line="276" w:lineRule="auto"/>
              <w:ind w:firstLine="0"/>
              <w:jc w:val="left"/>
              <w:rPr>
                <w:rFonts w:ascii="Arial Narrow" w:hAnsi="Arial Narrow"/>
                <w:kern w:val="2"/>
                <w:sz w:val="20"/>
                <w:lang w:eastAsia="zh-CN"/>
                <w14:ligatures w14:val="standardContextual"/>
              </w:rPr>
            </w:pPr>
            <w:r w:rsidRPr="004826C1">
              <w:rPr>
                <w:rFonts w:ascii="Arial Narrow" w:hAnsi="Arial Narrow"/>
                <w:kern w:val="2"/>
                <w:sz w:val="20"/>
                <w:lang w:eastAsia="zh-CN"/>
                <w14:ligatures w14:val="standardContextual"/>
              </w:rPr>
              <w:t>NA</w:t>
            </w:r>
          </w:p>
        </w:tc>
        <w:tc>
          <w:tcPr>
            <w:tcW w:w="1142"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02D643E6" w14:textId="6B04D6A4" w:rsidR="009D2CF6" w:rsidRDefault="009D2CF6" w:rsidP="009D2CF6">
            <w:pPr>
              <w:pStyle w:val="BodyText22"/>
              <w:tabs>
                <w:tab w:val="left" w:pos="7650"/>
              </w:tabs>
              <w:spacing w:line="276" w:lineRule="auto"/>
              <w:ind w:firstLine="0"/>
              <w:jc w:val="left"/>
              <w:rPr>
                <w:rFonts w:ascii="Arial Narrow" w:hAnsi="Arial Narrow"/>
                <w:kern w:val="2"/>
                <w:sz w:val="20"/>
                <w:lang w:eastAsia="zh-CN"/>
                <w14:ligatures w14:val="standardContextual"/>
              </w:rPr>
            </w:pPr>
            <w:r w:rsidRPr="004826C1">
              <w:rPr>
                <w:rFonts w:ascii="Arial Narrow" w:hAnsi="Arial Narrow"/>
                <w:kern w:val="2"/>
                <w:sz w:val="20"/>
                <w:lang w:eastAsia="zh-CN"/>
                <w14:ligatures w14:val="standardContextual"/>
              </w:rPr>
              <w:t>NA</w:t>
            </w:r>
          </w:p>
        </w:tc>
      </w:tr>
    </w:tbl>
    <w:p w14:paraId="4A11E995" w14:textId="77777777" w:rsidR="009D2CF6" w:rsidRDefault="009D2CF6" w:rsidP="008714FB">
      <w:pPr>
        <w:shd w:val="clear" w:color="auto" w:fill="DAEEF3" w:themeFill="accent5" w:themeFillTint="33"/>
        <w:rPr>
          <w:rFonts w:ascii="Aptos Narrow" w:hAnsi="Aptos Narrow"/>
        </w:rPr>
      </w:pPr>
      <w:bookmarkStart w:id="942" w:name="OLE_LINK143"/>
      <w:bookmarkStart w:id="943" w:name="OLE_LINK209"/>
    </w:p>
    <w:p w14:paraId="1F2A81BD" w14:textId="33AB34B6" w:rsidR="008714FB" w:rsidRDefault="009D2CF6" w:rsidP="00F1070C">
      <w:pPr>
        <w:shd w:val="clear" w:color="auto" w:fill="DAEEF3" w:themeFill="accent5" w:themeFillTint="33"/>
        <w:jc w:val="both"/>
        <w:rPr>
          <w:rFonts w:ascii="Aptos Narrow" w:hAnsi="Aptos Narrow"/>
        </w:rPr>
      </w:pPr>
      <w:r w:rsidRPr="00786CBB">
        <w:rPr>
          <w:rFonts w:ascii="Aptos Narrow" w:hAnsi="Aptos Narrow"/>
        </w:rPr>
        <w:t>The proposed changes are prompted by changes in fraud patterns, inherent risks, regulatory requirements, business strategies or technical advancements.  Each category of change will have different levels of model risk impact.</w:t>
      </w:r>
      <w:bookmarkEnd w:id="942"/>
      <w:bookmarkEnd w:id="943"/>
    </w:p>
    <w:p w14:paraId="36723575" w14:textId="77777777" w:rsidR="009D2CF6" w:rsidRDefault="009D2CF6" w:rsidP="008714FB">
      <w:pPr>
        <w:shd w:val="clear" w:color="auto" w:fill="DAEEF3" w:themeFill="accent5" w:themeFillTint="33"/>
        <w:rPr>
          <w:rFonts w:ascii="Aptos Narrow" w:hAnsi="Aptos Narrow"/>
        </w:rPr>
      </w:pPr>
    </w:p>
    <w:p w14:paraId="199DC1D7" w14:textId="134244E2" w:rsidR="00BA2224" w:rsidRDefault="00BA2224" w:rsidP="004F5D88"/>
    <w:p w14:paraId="2E8F50C1" w14:textId="77777777" w:rsidR="00231A50" w:rsidRDefault="00231A50" w:rsidP="004F5D88"/>
    <w:bookmarkStart w:id="944" w:name="_Toc2694443"/>
    <w:bookmarkStart w:id="945" w:name="_Toc2956650"/>
    <w:bookmarkStart w:id="946" w:name="_Toc2694444"/>
    <w:bookmarkStart w:id="947" w:name="_Toc2956651"/>
    <w:bookmarkStart w:id="948" w:name="_Toc2694445"/>
    <w:bookmarkStart w:id="949" w:name="_Toc2956652"/>
    <w:bookmarkStart w:id="950" w:name="_Toc191977229"/>
    <w:bookmarkEnd w:id="944"/>
    <w:bookmarkEnd w:id="945"/>
    <w:bookmarkEnd w:id="946"/>
    <w:bookmarkEnd w:id="947"/>
    <w:bookmarkEnd w:id="948"/>
    <w:bookmarkEnd w:id="949"/>
    <w:p w14:paraId="27D12187" w14:textId="2802E95E" w:rsidR="00710935" w:rsidRPr="00701055" w:rsidRDefault="00911908" w:rsidP="0056016F">
      <w:pPr>
        <w:pStyle w:val="Heading1"/>
        <w:spacing w:before="0"/>
        <w:ind w:left="720" w:hanging="720"/>
        <w:rPr>
          <w:rFonts w:ascii="Arial" w:hAnsi="Arial" w:cs="Arial"/>
          <w:color w:val="FFFFFF" w:themeColor="background1"/>
          <w:sz w:val="36"/>
          <w:szCs w:val="36"/>
        </w:rPr>
      </w:pPr>
      <w:r w:rsidRPr="00701055">
        <w:rPr>
          <w:rFonts w:ascii="Arial" w:hAnsi="Arial" w:cs="Arial"/>
          <w:noProof/>
          <w:color w:val="FFFFFF" w:themeColor="background1"/>
          <w:sz w:val="36"/>
          <w:szCs w:val="36"/>
        </w:rPr>
        <mc:AlternateContent>
          <mc:Choice Requires="wps">
            <w:drawing>
              <wp:anchor distT="0" distB="0" distL="114300" distR="114300" simplePos="0" relativeHeight="251658246" behindDoc="1" locked="0" layoutInCell="1" allowOverlap="1" wp14:anchorId="1D00024D" wp14:editId="5201E01D">
                <wp:simplePos x="0" y="0"/>
                <wp:positionH relativeFrom="margin">
                  <wp:align>right</wp:align>
                </wp:positionH>
                <wp:positionV relativeFrom="paragraph">
                  <wp:posOffset>-4445</wp:posOffset>
                </wp:positionV>
                <wp:extent cx="6417310" cy="353060"/>
                <wp:effectExtent l="0" t="0" r="2540" b="8890"/>
                <wp:wrapNone/>
                <wp:docPr id="6" name="Rectangle 6"/>
                <wp:cNvGraphicFramePr/>
                <a:graphic xmlns:a="http://schemas.openxmlformats.org/drawingml/2006/main">
                  <a:graphicData uri="http://schemas.microsoft.com/office/word/2010/wordprocessingShape">
                    <wps:wsp>
                      <wps:cNvSpPr/>
                      <wps:spPr>
                        <a:xfrm>
                          <a:off x="0" y="0"/>
                          <a:ext cx="6417310" cy="35306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D2D211" id="Rectangle 6" o:spid="_x0000_s1026" style="position:absolute;margin-left:454.1pt;margin-top:-.35pt;width:505.3pt;height:27.8pt;z-index:-25165823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" fillcolor="#c00000" stroked="f" strokeweight="2pt">
                <w10:wrap anchorx="margin"/>
              </v:rect>
            </w:pict>
          </mc:Fallback>
        </mc:AlternateContent>
      </w:r>
      <w:r w:rsidR="00710935" w:rsidRPr="00701055">
        <w:rPr>
          <w:rFonts w:ascii="Arial" w:hAnsi="Arial" w:cs="Arial"/>
          <w:color w:val="FFFFFF" w:themeColor="background1"/>
          <w:sz w:val="36"/>
          <w:szCs w:val="36"/>
        </w:rPr>
        <w:t>APPENDI</w:t>
      </w:r>
      <w:r w:rsidR="00D21D2D">
        <w:rPr>
          <w:rFonts w:ascii="Arial" w:hAnsi="Arial" w:cs="Arial" w:hint="eastAsia"/>
          <w:color w:val="FFFFFF" w:themeColor="background1"/>
          <w:sz w:val="36"/>
          <w:szCs w:val="36"/>
        </w:rPr>
        <w:t>CES</w:t>
      </w:r>
      <w:bookmarkEnd w:id="950"/>
    </w:p>
    <w:p w14:paraId="0B57BED2" w14:textId="1EBE9CD1" w:rsidR="00617ADF" w:rsidRDefault="00617ADF" w:rsidP="006A692F">
      <w:pPr>
        <w:rPr>
          <w:rFonts w:ascii="Arial Narrow" w:hAnsi="Arial Narrow"/>
        </w:rPr>
      </w:pPr>
    </w:p>
    <w:p w14:paraId="52875F2C" w14:textId="77777777" w:rsidR="00136089" w:rsidRDefault="00136089" w:rsidP="006A692F">
      <w:pPr>
        <w:rPr>
          <w:rFonts w:ascii="Arial Narrow" w:hAnsi="Arial Narrow"/>
        </w:rPr>
      </w:pPr>
    </w:p>
    <w:p w14:paraId="1192B60D" w14:textId="6EB33880" w:rsidR="0015134D" w:rsidRPr="00AC6AF3" w:rsidRDefault="003F610F" w:rsidP="0056016F">
      <w:pPr>
        <w:pStyle w:val="Heading2"/>
        <w:pBdr>
          <w:bottom w:val="single" w:sz="6" w:space="1" w:color="auto"/>
        </w:pBdr>
        <w:shd w:val="clear" w:color="auto" w:fill="C6D9F1" w:themeFill="text2" w:themeFillTint="33"/>
        <w:spacing w:before="0"/>
        <w:ind w:left="720" w:hanging="720"/>
        <w:rPr>
          <w:rFonts w:cs="Arial"/>
          <w:szCs w:val="24"/>
        </w:rPr>
      </w:pPr>
      <w:bookmarkStart w:id="951" w:name="_Toc161759166"/>
      <w:bookmarkStart w:id="952" w:name="_Toc161759324"/>
      <w:bookmarkStart w:id="953" w:name="_Toc161907188"/>
      <w:bookmarkStart w:id="954" w:name="_Toc191977230"/>
      <w:bookmarkEnd w:id="951"/>
      <w:bookmarkEnd w:id="952"/>
      <w:bookmarkEnd w:id="953"/>
      <w:r w:rsidRPr="00AC6AF3">
        <w:rPr>
          <w:rFonts w:cs="Arial" w:hint="eastAsia"/>
          <w:szCs w:val="24"/>
        </w:rPr>
        <w:t>Appendix A</w:t>
      </w:r>
      <w:bookmarkEnd w:id="954"/>
    </w:p>
    <w:p w14:paraId="671FC9D5" w14:textId="3911B38D" w:rsidR="003F610F" w:rsidRDefault="00944BE9" w:rsidP="006A692F">
      <w:pPr>
        <w:rPr>
          <w:rFonts w:ascii="Arial Narrow" w:hAnsi="Arial Narrow"/>
          <w:b/>
          <w:bCs/>
          <w:i/>
          <w:iCs/>
          <w:color w:val="0070C0"/>
        </w:rPr>
      </w:pPr>
      <w:r>
        <w:rPr>
          <w:rStyle w:val="SubtleEmphasis"/>
          <w:rFonts w:hint="eastAsia"/>
        </w:rPr>
        <w:t>L</w:t>
      </w:r>
      <w:r>
        <w:rPr>
          <w:rStyle w:val="SubtleEmphasis"/>
        </w:rPr>
        <w:t>ist and describe references to additional model-related files that have not already been referenced in the Template.</w:t>
      </w:r>
    </w:p>
    <w:p w14:paraId="26069596" w14:textId="77777777" w:rsidR="003F610F" w:rsidRDefault="003F610F" w:rsidP="006A692F">
      <w:pPr>
        <w:rPr>
          <w:rFonts w:ascii="Arial Narrow" w:hAnsi="Arial Narrow"/>
          <w:b/>
          <w:bCs/>
          <w:i/>
          <w:iCs/>
          <w:color w:val="0070C0"/>
        </w:rPr>
      </w:pPr>
    </w:p>
    <w:p w14:paraId="122A550B" w14:textId="77777777" w:rsidR="00944BE9" w:rsidRDefault="00944BE9" w:rsidP="00A53660">
      <w:pPr>
        <w:pStyle w:val="ListParagraph"/>
        <w:numPr>
          <w:ilvl w:val="0"/>
          <w:numId w:val="11"/>
        </w:numPr>
        <w:spacing w:after="60" w:line="240" w:lineRule="auto"/>
        <w:ind w:left="720"/>
        <w:contextualSpacing w:val="0"/>
        <w:rPr>
          <w:rStyle w:val="SubtleEmphasis"/>
        </w:rPr>
      </w:pPr>
      <w:r>
        <w:rPr>
          <w:rStyle w:val="SubtleEmphasis"/>
        </w:rPr>
        <w:t xml:space="preserve">DocName_1.pdf (doc, txt, </w:t>
      </w:r>
      <w:proofErr w:type="spellStart"/>
      <w:r>
        <w:rPr>
          <w:rStyle w:val="SubtleEmphasis"/>
        </w:rPr>
        <w:t>xls</w:t>
      </w:r>
      <w:proofErr w:type="spellEnd"/>
      <w:r>
        <w:rPr>
          <w:rStyle w:val="SubtleEmphasis"/>
        </w:rPr>
        <w:t xml:space="preserve">, etc.) </w:t>
      </w:r>
    </w:p>
    <w:p w14:paraId="56ACFF3B" w14:textId="7CF431D5" w:rsidR="00944BE9" w:rsidRDefault="00944BE9" w:rsidP="00701055">
      <w:pPr>
        <w:pStyle w:val="ListParagraph"/>
        <w:spacing w:after="60" w:line="240" w:lineRule="auto"/>
        <w:contextualSpacing w:val="0"/>
        <w:rPr>
          <w:rStyle w:val="SubtleEmphasis"/>
        </w:rPr>
      </w:pPr>
      <w:r>
        <w:rPr>
          <w:rStyle w:val="SubtleEmphasis"/>
          <w:rFonts w:hint="eastAsia"/>
        </w:rPr>
        <w:t>D</w:t>
      </w:r>
      <w:r>
        <w:rPr>
          <w:rStyle w:val="SubtleEmphasis"/>
        </w:rPr>
        <w:t>escription</w:t>
      </w:r>
      <w:r>
        <w:rPr>
          <w:rStyle w:val="SubtleEmphasis"/>
          <w:rFonts w:hint="eastAsia"/>
        </w:rPr>
        <w:t>: xxx</w:t>
      </w:r>
    </w:p>
    <w:p w14:paraId="710EAF17" w14:textId="2AE8375D" w:rsidR="003F610F" w:rsidRPr="00701055" w:rsidRDefault="00944BE9" w:rsidP="00A53660">
      <w:pPr>
        <w:pStyle w:val="ListParagraph"/>
        <w:numPr>
          <w:ilvl w:val="0"/>
          <w:numId w:val="11"/>
        </w:numPr>
        <w:spacing w:after="60" w:line="240" w:lineRule="auto"/>
        <w:ind w:left="720"/>
        <w:contextualSpacing w:val="0"/>
        <w:rPr>
          <w:rStyle w:val="SubtleEmphasis"/>
        </w:rPr>
      </w:pPr>
      <w:r>
        <w:rPr>
          <w:rStyle w:val="SubtleEmphasis"/>
        </w:rPr>
        <w:t>…</w:t>
      </w:r>
    </w:p>
    <w:p w14:paraId="0D1B5833" w14:textId="77777777" w:rsidR="003F610F" w:rsidRDefault="003F610F" w:rsidP="006A692F">
      <w:pPr>
        <w:rPr>
          <w:rFonts w:ascii="Arial Narrow" w:hAnsi="Arial Narrow"/>
          <w:b/>
          <w:bCs/>
          <w:i/>
          <w:iCs/>
          <w:color w:val="0070C0"/>
        </w:rPr>
      </w:pPr>
      <w:bookmarkStart w:id="955" w:name="OLE_LINK70"/>
    </w:p>
    <w:p w14:paraId="52C800AB" w14:textId="3EEE22C2" w:rsidR="00944BE9" w:rsidRDefault="00944BE9" w:rsidP="00944BE9">
      <w:pPr>
        <w:shd w:val="clear" w:color="auto" w:fill="DAEEF3" w:themeFill="accent5" w:themeFillTint="33"/>
        <w:rPr>
          <w:rFonts w:ascii="Aptos Narrow" w:hAnsi="Aptos Narrow"/>
        </w:rPr>
      </w:pPr>
      <w:r>
        <w:rPr>
          <w:rFonts w:ascii="Aptos Narrow" w:hAnsi="Aptos Narrow"/>
        </w:rPr>
        <w:t xml:space="preserve">Model Owner: </w:t>
      </w:r>
      <w:r w:rsidR="00F1070C">
        <w:rPr>
          <w:rFonts w:ascii="Aptos Narrow" w:hAnsi="Aptos Narrow"/>
        </w:rPr>
        <w:t>NA</w:t>
      </w:r>
    </w:p>
    <w:p w14:paraId="5DCE7A8F" w14:textId="77777777" w:rsidR="00944BE9" w:rsidRDefault="00944BE9" w:rsidP="00944BE9">
      <w:pPr>
        <w:shd w:val="clear" w:color="auto" w:fill="DAEEF3" w:themeFill="accent5" w:themeFillTint="33"/>
        <w:rPr>
          <w:rFonts w:ascii="Aptos Narrow" w:hAnsi="Aptos Narrow"/>
        </w:rPr>
      </w:pPr>
    </w:p>
    <w:p w14:paraId="75799CFF" w14:textId="77777777" w:rsidR="00944BE9" w:rsidRDefault="00944BE9" w:rsidP="00944BE9">
      <w:pPr>
        <w:shd w:val="clear" w:color="auto" w:fill="DAEEF3" w:themeFill="accent5" w:themeFillTint="33"/>
        <w:rPr>
          <w:rFonts w:ascii="Aptos Narrow" w:hAnsi="Aptos Narrow"/>
        </w:rPr>
      </w:pPr>
    </w:p>
    <w:p w14:paraId="14B04950" w14:textId="77777777" w:rsidR="003F610F" w:rsidRDefault="003F610F" w:rsidP="006A692F">
      <w:pPr>
        <w:rPr>
          <w:rFonts w:ascii="Arial Narrow" w:hAnsi="Arial Narrow"/>
          <w:b/>
          <w:bCs/>
          <w:i/>
          <w:iCs/>
          <w:color w:val="0070C0"/>
        </w:rPr>
      </w:pPr>
    </w:p>
    <w:bookmarkEnd w:id="955"/>
    <w:p w14:paraId="0135F216" w14:textId="77777777" w:rsidR="003F610F" w:rsidRDefault="003F610F" w:rsidP="006A692F">
      <w:pPr>
        <w:rPr>
          <w:rFonts w:ascii="Arial Narrow" w:hAnsi="Arial Narrow"/>
          <w:b/>
          <w:bCs/>
          <w:i/>
          <w:iCs/>
          <w:color w:val="0070C0"/>
        </w:rPr>
      </w:pPr>
    </w:p>
    <w:p w14:paraId="26BEBBE5" w14:textId="5B51CAF7" w:rsidR="003F610F" w:rsidRPr="00AC6AF3" w:rsidRDefault="003F610F" w:rsidP="0056016F">
      <w:pPr>
        <w:pStyle w:val="Heading2"/>
        <w:pBdr>
          <w:bottom w:val="single" w:sz="6" w:space="1" w:color="auto"/>
        </w:pBdr>
        <w:shd w:val="clear" w:color="auto" w:fill="C6D9F1" w:themeFill="text2" w:themeFillTint="33"/>
        <w:spacing w:before="0"/>
        <w:ind w:left="720" w:hanging="720"/>
        <w:rPr>
          <w:rFonts w:cs="Arial"/>
          <w:szCs w:val="24"/>
        </w:rPr>
      </w:pPr>
      <w:bookmarkStart w:id="956" w:name="_Toc191977231"/>
      <w:r w:rsidRPr="00AC6AF3">
        <w:rPr>
          <w:rFonts w:cs="Arial" w:hint="eastAsia"/>
          <w:szCs w:val="24"/>
        </w:rPr>
        <w:t>Appendix B</w:t>
      </w:r>
      <w:bookmarkEnd w:id="956"/>
    </w:p>
    <w:p w14:paraId="255E78F7" w14:textId="760AB2AF" w:rsidR="0015134D" w:rsidRDefault="003F610F" w:rsidP="006A692F">
      <w:pPr>
        <w:rPr>
          <w:rStyle w:val="SubtleEmphasis"/>
        </w:rPr>
      </w:pPr>
      <w:r w:rsidRPr="00701055">
        <w:rPr>
          <w:rStyle w:val="SubtleEmphasis"/>
        </w:rPr>
        <w:t xml:space="preserve">For </w:t>
      </w:r>
      <w:r w:rsidRPr="00701055">
        <w:rPr>
          <w:rStyle w:val="SubtleEmphasis"/>
          <w:u w:val="single"/>
        </w:rPr>
        <w:t>vendor</w:t>
      </w:r>
      <w:r w:rsidRPr="00701055">
        <w:rPr>
          <w:rStyle w:val="SubtleEmphasis"/>
        </w:rPr>
        <w:t xml:space="preserve"> models, </w:t>
      </w:r>
      <w:r w:rsidR="0015134D" w:rsidRPr="00701055">
        <w:rPr>
          <w:rStyle w:val="SubtleEmphasis"/>
        </w:rPr>
        <w:t xml:space="preserve">provide high level description of the vendor company background, </w:t>
      </w:r>
      <w:r w:rsidR="00300B3C" w:rsidRPr="00701055">
        <w:rPr>
          <w:rStyle w:val="SubtleEmphasis"/>
        </w:rPr>
        <w:t>qualifications</w:t>
      </w:r>
      <w:r w:rsidR="0015134D" w:rsidRPr="00701055">
        <w:rPr>
          <w:rStyle w:val="SubtleEmphasis"/>
        </w:rPr>
        <w:t xml:space="preserve">, and services provided, especially relating to EWB’s purchase. </w:t>
      </w:r>
      <w:r w:rsidR="00894B84">
        <w:rPr>
          <w:rStyle w:val="SubtleEmphasis"/>
        </w:rPr>
        <w:t xml:space="preserve">In addition, please reference MRM procedure MRM-PnP04, </w:t>
      </w:r>
      <w:r w:rsidR="00894B84" w:rsidRPr="00894B84">
        <w:rPr>
          <w:rStyle w:val="SubtleEmphasis"/>
        </w:rPr>
        <w:t>MRM-PnP04 EWBC MRM Vendor Model Onboarding Process v01.pdf</w:t>
      </w:r>
      <w:r w:rsidR="00894B84">
        <w:rPr>
          <w:rStyle w:val="SubtleEmphasis"/>
        </w:rPr>
        <w:t>, for detailed onboarding and documentation requirements.</w:t>
      </w:r>
      <w:r w:rsidR="0015134D" w:rsidRPr="00701055">
        <w:rPr>
          <w:rStyle w:val="SubtleEmphasis"/>
        </w:rPr>
        <w:t xml:space="preserve"> </w:t>
      </w:r>
    </w:p>
    <w:p w14:paraId="3B6DECF1" w14:textId="77777777" w:rsidR="00944BE9" w:rsidRDefault="00944BE9" w:rsidP="00944BE9">
      <w:pPr>
        <w:rPr>
          <w:rFonts w:ascii="Arial Narrow" w:hAnsi="Arial Narrow"/>
          <w:b/>
          <w:bCs/>
          <w:i/>
          <w:iCs/>
          <w:color w:val="0070C0"/>
        </w:rPr>
      </w:pPr>
    </w:p>
    <w:p w14:paraId="3C08F7A1" w14:textId="664E01CA" w:rsidR="00944BE9" w:rsidRDefault="00944BE9" w:rsidP="00944BE9">
      <w:pPr>
        <w:shd w:val="clear" w:color="auto" w:fill="DAEEF3" w:themeFill="accent5" w:themeFillTint="33"/>
        <w:rPr>
          <w:rFonts w:ascii="Aptos Narrow" w:hAnsi="Aptos Narrow"/>
        </w:rPr>
      </w:pPr>
      <w:r>
        <w:rPr>
          <w:rFonts w:ascii="Aptos Narrow" w:hAnsi="Aptos Narrow"/>
        </w:rPr>
        <w:t xml:space="preserve">Model Owner: </w:t>
      </w:r>
    </w:p>
    <w:p w14:paraId="1C02831B" w14:textId="77777777" w:rsidR="00770B2B" w:rsidRDefault="00770B2B" w:rsidP="001028FF">
      <w:pPr>
        <w:shd w:val="clear" w:color="auto" w:fill="DAEEF3" w:themeFill="accent5" w:themeFillTint="33"/>
        <w:jc w:val="both"/>
        <w:rPr>
          <w:rFonts w:ascii="Aptos Narrow" w:hAnsi="Aptos Narrow"/>
          <w:lang w:val="en-IN"/>
        </w:rPr>
      </w:pPr>
      <w:r w:rsidRPr="00770B2B">
        <w:rPr>
          <w:rFonts w:ascii="Aptos Narrow" w:hAnsi="Aptos Narrow"/>
          <w:lang w:val="en-IN"/>
        </w:rPr>
        <w:lastRenderedPageBreak/>
        <w:t xml:space="preserve">The vendor providing the Alipay fraud detection system is </w:t>
      </w:r>
      <w:r w:rsidRPr="00770B2B">
        <w:rPr>
          <w:rFonts w:ascii="Aptos Narrow" w:hAnsi="Aptos Narrow"/>
          <w:b/>
          <w:bCs/>
          <w:lang w:val="en-IN"/>
        </w:rPr>
        <w:t>Ant Group</w:t>
      </w:r>
      <w:r w:rsidRPr="00770B2B">
        <w:rPr>
          <w:rFonts w:ascii="Aptos Narrow" w:hAnsi="Aptos Narrow"/>
          <w:lang w:val="en-IN"/>
        </w:rPr>
        <w:t>, a global leader in digital payment and financial technology solutions. Ant Group specializes in risk management, fraud prevention, and secure transaction processing for digital financial services.</w:t>
      </w:r>
    </w:p>
    <w:p w14:paraId="107B06FB" w14:textId="77777777" w:rsidR="00770B2B" w:rsidRPr="00770B2B" w:rsidRDefault="00770B2B" w:rsidP="001028FF">
      <w:pPr>
        <w:shd w:val="clear" w:color="auto" w:fill="DAEEF3" w:themeFill="accent5" w:themeFillTint="33"/>
        <w:jc w:val="both"/>
        <w:rPr>
          <w:rFonts w:ascii="Aptos Narrow" w:hAnsi="Aptos Narrow"/>
          <w:lang w:val="en-IN"/>
        </w:rPr>
      </w:pPr>
    </w:p>
    <w:p w14:paraId="276C65B9" w14:textId="77777777" w:rsidR="00770B2B" w:rsidRDefault="00770B2B" w:rsidP="001028FF">
      <w:pPr>
        <w:shd w:val="clear" w:color="auto" w:fill="DAEEF3" w:themeFill="accent5" w:themeFillTint="33"/>
        <w:jc w:val="both"/>
        <w:rPr>
          <w:rFonts w:ascii="Aptos Narrow" w:hAnsi="Aptos Narrow"/>
          <w:lang w:val="en-IN"/>
        </w:rPr>
      </w:pPr>
      <w:r w:rsidRPr="00770B2B">
        <w:rPr>
          <w:rFonts w:ascii="Aptos Narrow" w:hAnsi="Aptos Narrow"/>
          <w:lang w:val="en-IN"/>
        </w:rPr>
        <w:t xml:space="preserve">The Alipay fraud detection system is a </w:t>
      </w:r>
      <w:r w:rsidRPr="00770B2B">
        <w:rPr>
          <w:rFonts w:ascii="Aptos Narrow" w:hAnsi="Aptos Narrow"/>
          <w:b/>
          <w:bCs/>
          <w:lang w:val="en-IN"/>
        </w:rPr>
        <w:t>rule-based model</w:t>
      </w:r>
      <w:r w:rsidRPr="00770B2B">
        <w:rPr>
          <w:rFonts w:ascii="Aptos Narrow" w:hAnsi="Aptos Narrow"/>
          <w:lang w:val="en-IN"/>
        </w:rPr>
        <w:t xml:space="preserve"> designed to evaluate transactions against predefined fraud detection rules. If a transaction meets the approval criteria, it is processed successfully; otherwise, it is flagged as suspicious and sent for manual review by the fraud detection team. The system operates in real time, ensuring that potentially fraudulent transactions are identified and reviewed before completion.</w:t>
      </w:r>
    </w:p>
    <w:p w14:paraId="31479718" w14:textId="77777777" w:rsidR="00770B2B" w:rsidRPr="00770B2B" w:rsidRDefault="00770B2B" w:rsidP="001028FF">
      <w:pPr>
        <w:shd w:val="clear" w:color="auto" w:fill="DAEEF3" w:themeFill="accent5" w:themeFillTint="33"/>
        <w:jc w:val="both"/>
        <w:rPr>
          <w:rFonts w:ascii="Aptos Narrow" w:hAnsi="Aptos Narrow"/>
          <w:lang w:val="en-IN"/>
        </w:rPr>
      </w:pPr>
    </w:p>
    <w:p w14:paraId="0487258E" w14:textId="77777777" w:rsidR="00770B2B" w:rsidRDefault="00770B2B" w:rsidP="001028FF">
      <w:pPr>
        <w:shd w:val="clear" w:color="auto" w:fill="DAEEF3" w:themeFill="accent5" w:themeFillTint="33"/>
        <w:jc w:val="both"/>
        <w:rPr>
          <w:rFonts w:ascii="Aptos Narrow" w:hAnsi="Aptos Narrow"/>
          <w:lang w:val="en-IN"/>
        </w:rPr>
      </w:pPr>
      <w:r w:rsidRPr="00770B2B">
        <w:rPr>
          <w:rFonts w:ascii="Aptos Narrow" w:hAnsi="Aptos Narrow"/>
          <w:lang w:val="en-IN"/>
        </w:rPr>
        <w:t xml:space="preserve">Ant Group provides </w:t>
      </w:r>
      <w:r w:rsidRPr="00770B2B">
        <w:rPr>
          <w:rFonts w:ascii="Aptos Narrow" w:hAnsi="Aptos Narrow"/>
          <w:b/>
          <w:bCs/>
          <w:lang w:val="en-IN"/>
        </w:rPr>
        <w:t>robust fraud management capabilities</w:t>
      </w:r>
      <w:r w:rsidRPr="00770B2B">
        <w:rPr>
          <w:rFonts w:ascii="Aptos Narrow" w:hAnsi="Aptos Narrow"/>
          <w:lang w:val="en-IN"/>
        </w:rPr>
        <w:t xml:space="preserve"> that integrate seamlessly with financial institutions’ existing infrastructure. While the system does not generate fraud risk scores, it effectively identifies suspicious transactions by leveraging continuously updated fraud rules tailored to evolving fraud patterns.</w:t>
      </w:r>
    </w:p>
    <w:p w14:paraId="15989A0C" w14:textId="77777777" w:rsidR="00770B2B" w:rsidRPr="00770B2B" w:rsidRDefault="00770B2B" w:rsidP="001028FF">
      <w:pPr>
        <w:shd w:val="clear" w:color="auto" w:fill="DAEEF3" w:themeFill="accent5" w:themeFillTint="33"/>
        <w:jc w:val="both"/>
        <w:rPr>
          <w:rFonts w:ascii="Aptos Narrow" w:hAnsi="Aptos Narrow"/>
          <w:lang w:val="en-IN"/>
        </w:rPr>
      </w:pPr>
    </w:p>
    <w:p w14:paraId="4FB866AB" w14:textId="77777777" w:rsidR="00770B2B" w:rsidRPr="00770B2B" w:rsidRDefault="00770B2B" w:rsidP="001028FF">
      <w:pPr>
        <w:shd w:val="clear" w:color="auto" w:fill="DAEEF3" w:themeFill="accent5" w:themeFillTint="33"/>
        <w:jc w:val="both"/>
        <w:rPr>
          <w:rFonts w:ascii="Aptos Narrow" w:hAnsi="Aptos Narrow"/>
          <w:lang w:val="en-IN"/>
        </w:rPr>
      </w:pPr>
      <w:r w:rsidRPr="00770B2B">
        <w:rPr>
          <w:rFonts w:ascii="Aptos Narrow" w:hAnsi="Aptos Narrow"/>
          <w:lang w:val="en-IN"/>
        </w:rPr>
        <w:t xml:space="preserve">For </w:t>
      </w:r>
      <w:r w:rsidRPr="00770B2B">
        <w:rPr>
          <w:rFonts w:ascii="Aptos Narrow" w:hAnsi="Aptos Narrow"/>
          <w:b/>
          <w:bCs/>
          <w:lang w:val="en-IN"/>
        </w:rPr>
        <w:t>EWB's purchase</w:t>
      </w:r>
      <w:r w:rsidRPr="00770B2B">
        <w:rPr>
          <w:rFonts w:ascii="Aptos Narrow" w:hAnsi="Aptos Narrow"/>
          <w:lang w:val="en-IN"/>
        </w:rPr>
        <w:t xml:space="preserve">, Ant Group’s services include the implementation of the </w:t>
      </w:r>
      <w:r w:rsidRPr="00770B2B">
        <w:rPr>
          <w:rFonts w:ascii="Aptos Narrow" w:hAnsi="Aptos Narrow"/>
          <w:b/>
          <w:bCs/>
          <w:lang w:val="en-IN"/>
        </w:rPr>
        <w:t>Alipay fraud detection system</w:t>
      </w:r>
      <w:r w:rsidRPr="00770B2B">
        <w:rPr>
          <w:rFonts w:ascii="Aptos Narrow" w:hAnsi="Aptos Narrow"/>
          <w:lang w:val="en-IN"/>
        </w:rPr>
        <w:t>, which enhances EWB’s ability to manage fraud risks by enabling real-time transaction screening and manual review when needed. The system is designed to support secure and efficient fraud detection processes, helping EWB mitigate fraud risks in its digital banking operations.</w:t>
      </w:r>
    </w:p>
    <w:p w14:paraId="00CF54C2" w14:textId="77777777" w:rsidR="00944BE9" w:rsidRDefault="00944BE9" w:rsidP="00944BE9">
      <w:pPr>
        <w:shd w:val="clear" w:color="auto" w:fill="DAEEF3" w:themeFill="accent5" w:themeFillTint="33"/>
        <w:rPr>
          <w:rFonts w:ascii="Aptos Narrow" w:hAnsi="Aptos Narrow"/>
        </w:rPr>
      </w:pPr>
    </w:p>
    <w:p w14:paraId="2CF34A8E" w14:textId="77777777" w:rsidR="00944BE9" w:rsidRDefault="00944BE9" w:rsidP="00944BE9">
      <w:pPr>
        <w:shd w:val="clear" w:color="auto" w:fill="DAEEF3" w:themeFill="accent5" w:themeFillTint="33"/>
        <w:rPr>
          <w:rFonts w:ascii="Aptos Narrow" w:hAnsi="Aptos Narrow"/>
        </w:rPr>
      </w:pPr>
    </w:p>
    <w:p w14:paraId="0C7FE648" w14:textId="77777777" w:rsidR="00944BE9" w:rsidRDefault="00944BE9" w:rsidP="00944BE9">
      <w:pPr>
        <w:rPr>
          <w:rFonts w:ascii="Arial Narrow" w:hAnsi="Arial Narrow"/>
          <w:b/>
          <w:bCs/>
          <w:i/>
          <w:iCs/>
          <w:color w:val="0070C0"/>
        </w:rPr>
      </w:pPr>
    </w:p>
    <w:p w14:paraId="0885D198" w14:textId="77777777" w:rsidR="00944BE9" w:rsidRPr="00563530" w:rsidRDefault="00944BE9" w:rsidP="006A692F">
      <w:pPr>
        <w:rPr>
          <w:rStyle w:val="SubtleEmphasis"/>
        </w:rPr>
      </w:pPr>
    </w:p>
    <w:sectPr w:rsidR="00944BE9" w:rsidRPr="00563530" w:rsidSect="006B6D01">
      <w:footerReference w:type="default" r:id="rId21"/>
      <w:headerReference w:type="first" r:id="rId22"/>
      <w:pgSz w:w="12240" w:h="15840" w:code="1"/>
      <w:pgMar w:top="1440" w:right="1080" w:bottom="1440" w:left="108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788" w:author="Uttam Kumar Gupta-NE" w:date="2025-03-14T20:40:00Z" w:initials="UKGN">
    <w:p w14:paraId="3ABAACC6" w14:textId="77777777" w:rsidR="00412939" w:rsidRDefault="00412939" w:rsidP="00412939">
      <w:pPr>
        <w:pStyle w:val="CommentText"/>
      </w:pPr>
      <w:r>
        <w:rPr>
          <w:rStyle w:val="CommentReference"/>
        </w:rPr>
        <w:annotationRef/>
      </w:r>
      <w:r>
        <w:t>Needs correction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ABAACC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9009326" w16cex:dateUtc="2025-03-14T15: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ABAACC6" w16cid:durableId="5900932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1F49B7" w14:textId="77777777" w:rsidR="00C927B6" w:rsidRDefault="00C927B6" w:rsidP="00D503F0">
      <w:pPr>
        <w:spacing w:line="240" w:lineRule="auto"/>
      </w:pPr>
      <w:r>
        <w:separator/>
      </w:r>
    </w:p>
  </w:endnote>
  <w:endnote w:type="continuationSeparator" w:id="0">
    <w:p w14:paraId="7EBFFD94" w14:textId="77777777" w:rsidR="00C927B6" w:rsidRDefault="00C927B6" w:rsidP="00D503F0">
      <w:pPr>
        <w:spacing w:line="240" w:lineRule="auto"/>
      </w:pPr>
      <w:r>
        <w:continuationSeparator/>
      </w:r>
    </w:p>
  </w:endnote>
  <w:endnote w:type="continuationNotice" w:id="1">
    <w:p w14:paraId="33AFAB1E" w14:textId="77777777" w:rsidR="00C927B6" w:rsidRDefault="00C927B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Aptos">
    <w:altName w:val="Calibri"/>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ptos Narrow">
    <w:altName w:val="Calibri"/>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MS PGothic">
    <w:panose1 w:val="020B0600070205080204"/>
    <w:charset w:val="80"/>
    <w:family w:val="swiss"/>
    <w:pitch w:val="variable"/>
    <w:sig w:usb0="E00002FF" w:usb1="6AC7FDFB" w:usb2="08000012" w:usb3="00000000" w:csb0="0002009F" w:csb1="00000000"/>
  </w:font>
  <w:font w:name="Synchrony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Narrow" w:hAnsi="Arial Narrow"/>
        <w:sz w:val="16"/>
        <w:szCs w:val="16"/>
      </w:rPr>
      <w:id w:val="-1904978390"/>
      <w:docPartObj>
        <w:docPartGallery w:val="Page Numbers (Bottom of Page)"/>
        <w:docPartUnique/>
      </w:docPartObj>
    </w:sdtPr>
    <w:sdtContent>
      <w:sdt>
        <w:sdtPr>
          <w:rPr>
            <w:rFonts w:ascii="Arial Narrow" w:hAnsi="Arial Narrow"/>
            <w:sz w:val="16"/>
            <w:szCs w:val="16"/>
          </w:rPr>
          <w:id w:val="-743574104"/>
          <w:docPartObj>
            <w:docPartGallery w:val="Page Numbers (Top of Page)"/>
            <w:docPartUnique/>
          </w:docPartObj>
        </w:sdtPr>
        <w:sdtContent>
          <w:p w14:paraId="7611170F" w14:textId="77777777" w:rsidR="00ED568D" w:rsidRPr="00D21FBF" w:rsidRDefault="00ED568D" w:rsidP="00093490">
            <w:pPr>
              <w:pStyle w:val="Footer"/>
              <w:spacing w:before="240"/>
              <w:jc w:val="center"/>
              <w:rPr>
                <w:rFonts w:ascii="Arial Narrow" w:hAnsi="Arial Narrow"/>
                <w:sz w:val="16"/>
                <w:szCs w:val="16"/>
              </w:rPr>
            </w:pPr>
            <w:r w:rsidRPr="00701055">
              <w:rPr>
                <w:rFonts w:ascii="Aptos" w:hAnsi="Aptos"/>
                <w:sz w:val="16"/>
                <w:szCs w:val="16"/>
              </w:rPr>
              <w:t xml:space="preserve">Page </w:t>
            </w:r>
            <w:r w:rsidRPr="00701055">
              <w:rPr>
                <w:rFonts w:ascii="Aptos" w:hAnsi="Aptos"/>
                <w:b/>
                <w:bCs/>
                <w:sz w:val="16"/>
                <w:szCs w:val="16"/>
              </w:rPr>
              <w:fldChar w:fldCharType="begin"/>
            </w:r>
            <w:r w:rsidRPr="00701055">
              <w:rPr>
                <w:rFonts w:ascii="Aptos" w:hAnsi="Aptos"/>
                <w:b/>
                <w:bCs/>
                <w:sz w:val="16"/>
                <w:szCs w:val="16"/>
              </w:rPr>
              <w:instrText xml:space="preserve"> PAGE </w:instrText>
            </w:r>
            <w:r w:rsidRPr="00701055">
              <w:rPr>
                <w:rFonts w:ascii="Aptos" w:hAnsi="Aptos"/>
                <w:b/>
                <w:bCs/>
                <w:sz w:val="16"/>
                <w:szCs w:val="16"/>
              </w:rPr>
              <w:fldChar w:fldCharType="separate"/>
            </w:r>
            <w:r w:rsidRPr="00701055">
              <w:rPr>
                <w:rFonts w:ascii="Aptos" w:hAnsi="Aptos"/>
                <w:b/>
                <w:bCs/>
                <w:noProof/>
                <w:sz w:val="16"/>
                <w:szCs w:val="16"/>
              </w:rPr>
              <w:t>1</w:t>
            </w:r>
            <w:r w:rsidRPr="00701055">
              <w:rPr>
                <w:rFonts w:ascii="Aptos" w:hAnsi="Aptos"/>
                <w:b/>
                <w:bCs/>
                <w:sz w:val="16"/>
                <w:szCs w:val="16"/>
              </w:rPr>
              <w:fldChar w:fldCharType="end"/>
            </w:r>
            <w:r w:rsidRPr="00701055">
              <w:rPr>
                <w:rFonts w:ascii="Aptos" w:hAnsi="Aptos"/>
                <w:sz w:val="16"/>
                <w:szCs w:val="16"/>
              </w:rPr>
              <w:t xml:space="preserve"> of </w:t>
            </w:r>
            <w:r w:rsidRPr="00701055">
              <w:rPr>
                <w:rFonts w:ascii="Aptos" w:hAnsi="Aptos"/>
                <w:b/>
                <w:bCs/>
                <w:sz w:val="16"/>
                <w:szCs w:val="16"/>
              </w:rPr>
              <w:fldChar w:fldCharType="begin"/>
            </w:r>
            <w:r w:rsidRPr="00701055">
              <w:rPr>
                <w:rFonts w:ascii="Aptos" w:hAnsi="Aptos"/>
                <w:b/>
                <w:bCs/>
                <w:sz w:val="16"/>
                <w:szCs w:val="16"/>
              </w:rPr>
              <w:instrText xml:space="preserve"> NUMPAGES  </w:instrText>
            </w:r>
            <w:r w:rsidRPr="00701055">
              <w:rPr>
                <w:rFonts w:ascii="Aptos" w:hAnsi="Aptos"/>
                <w:b/>
                <w:bCs/>
                <w:sz w:val="16"/>
                <w:szCs w:val="16"/>
              </w:rPr>
              <w:fldChar w:fldCharType="separate"/>
            </w:r>
            <w:r w:rsidRPr="00701055">
              <w:rPr>
                <w:rFonts w:ascii="Aptos" w:hAnsi="Aptos"/>
                <w:b/>
                <w:bCs/>
                <w:noProof/>
                <w:sz w:val="16"/>
                <w:szCs w:val="16"/>
              </w:rPr>
              <w:t>32</w:t>
            </w:r>
            <w:r w:rsidRPr="00701055">
              <w:rPr>
                <w:rFonts w:ascii="Aptos" w:hAnsi="Aptos"/>
                <w:b/>
                <w:bCs/>
                <w:sz w:val="16"/>
                <w:szCs w:val="16"/>
              </w:rPr>
              <w:fldChar w:fldCharType="end"/>
            </w:r>
          </w:p>
        </w:sdtContent>
      </w:sdt>
    </w:sdtContent>
  </w:sdt>
  <w:p w14:paraId="08AE9E40" w14:textId="77777777" w:rsidR="00ED568D" w:rsidRDefault="00ED568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6C2194" w14:textId="77777777" w:rsidR="00C927B6" w:rsidRDefault="00C927B6" w:rsidP="00D503F0">
      <w:pPr>
        <w:spacing w:line="240" w:lineRule="auto"/>
      </w:pPr>
      <w:r>
        <w:separator/>
      </w:r>
    </w:p>
  </w:footnote>
  <w:footnote w:type="continuationSeparator" w:id="0">
    <w:p w14:paraId="45A925CD" w14:textId="77777777" w:rsidR="00C927B6" w:rsidRDefault="00C927B6" w:rsidP="00D503F0">
      <w:pPr>
        <w:spacing w:line="240" w:lineRule="auto"/>
      </w:pPr>
      <w:r>
        <w:continuationSeparator/>
      </w:r>
    </w:p>
  </w:footnote>
  <w:footnote w:type="continuationNotice" w:id="1">
    <w:p w14:paraId="1DB25181" w14:textId="77777777" w:rsidR="00C927B6" w:rsidRDefault="00C927B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E8FF9E" w14:textId="77777777" w:rsidR="00ED568D" w:rsidRDefault="00ED568D" w:rsidP="007F5A87">
    <w:pPr>
      <w:pStyle w:val="Header"/>
      <w:tabs>
        <w:tab w:val="clear" w:pos="4680"/>
        <w:tab w:val="clear" w:pos="9360"/>
        <w:tab w:val="left" w:pos="7893"/>
      </w:tabs>
    </w:pPr>
    <w:r>
      <w:tab/>
    </w:r>
  </w:p>
</w:hdr>
</file>

<file path=word/intelligence2.xml><?xml version="1.0" encoding="utf-8"?>
<int2:intelligence xmlns:int2="http://schemas.microsoft.com/office/intelligence/2020/intelligence" xmlns:oel="http://schemas.microsoft.com/office/2019/extlst">
  <int2:observations>
    <int2:textHash int2:hashCode="YeL1HKi6tX7o6o" int2:id="pxntl2I9">
      <int2:state int2:value="Rejected" int2:type="AugLoop_Text_Critique"/>
    </int2:textHash>
    <int2:bookmark int2:bookmarkName="_Int_aeSWFRrn" int2:invalidationBookmarkName="" int2:hashCode="E1+Tt6RJBbZOzq" int2:id="fiVFqlvX">
      <int2:state int2:value="Rejected" int2:type="AugLoop_Text_Critique"/>
    </int2:bookmark>
    <int2:bookmark int2:bookmarkName="_Int_Zju6X5ah" int2:invalidationBookmarkName="" int2:hashCode="dvdH3pEuhoLimi" int2:id="YkqdZWiO">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3104F"/>
    <w:multiLevelType w:val="hybridMultilevel"/>
    <w:tmpl w:val="D5A22C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044E6F"/>
    <w:multiLevelType w:val="multilevel"/>
    <w:tmpl w:val="EE64F5FA"/>
    <w:lvl w:ilvl="0">
      <w:start w:val="1"/>
      <w:numFmt w:val="decimal"/>
      <w:pStyle w:val="Heading1"/>
      <w:lvlText w:val="%1"/>
      <w:lvlJc w:val="left"/>
      <w:pPr>
        <w:ind w:left="432" w:hanging="432"/>
      </w:pPr>
      <w:rPr>
        <w:color w:val="FFFFFF" w:themeColor="background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3FA3D42"/>
    <w:multiLevelType w:val="hybridMultilevel"/>
    <w:tmpl w:val="8684F5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 w15:restartNumberingAfterBreak="0">
    <w:nsid w:val="04927337"/>
    <w:multiLevelType w:val="hybridMultilevel"/>
    <w:tmpl w:val="8FC4B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6411A97"/>
    <w:multiLevelType w:val="hybridMultilevel"/>
    <w:tmpl w:val="860859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66C1EAA"/>
    <w:multiLevelType w:val="hybridMultilevel"/>
    <w:tmpl w:val="2EA28398"/>
    <w:lvl w:ilvl="0" w:tplc="76620BB0">
      <w:start w:val="1"/>
      <w:numFmt w:val="bullet"/>
      <w:lvlText w:val="−"/>
      <w:lvlJc w:val="left"/>
      <w:pPr>
        <w:ind w:left="720" w:hanging="360"/>
      </w:pPr>
      <w:rPr>
        <w:rFonts w:ascii="Arial" w:hAnsi="Aria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E5E66CE"/>
    <w:multiLevelType w:val="multilevel"/>
    <w:tmpl w:val="938CF7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03315C2"/>
    <w:multiLevelType w:val="hybridMultilevel"/>
    <w:tmpl w:val="EE1C617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1AF21B8"/>
    <w:multiLevelType w:val="multilevel"/>
    <w:tmpl w:val="A822BEA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18F63FF0"/>
    <w:multiLevelType w:val="hybridMultilevel"/>
    <w:tmpl w:val="4AB0A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863B83"/>
    <w:multiLevelType w:val="hybridMultilevel"/>
    <w:tmpl w:val="97FAF82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1" w15:restartNumberingAfterBreak="0">
    <w:nsid w:val="1E4C0C5D"/>
    <w:multiLevelType w:val="multilevel"/>
    <w:tmpl w:val="F83CB04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1F566722"/>
    <w:multiLevelType w:val="multilevel"/>
    <w:tmpl w:val="0F3AA0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FA3550B"/>
    <w:multiLevelType w:val="hybridMultilevel"/>
    <w:tmpl w:val="BEA8B1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0C13715"/>
    <w:multiLevelType w:val="hybridMultilevel"/>
    <w:tmpl w:val="DC24F3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 w15:restartNumberingAfterBreak="0">
    <w:nsid w:val="20E53BC0"/>
    <w:multiLevelType w:val="multilevel"/>
    <w:tmpl w:val="D550054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3495AF2"/>
    <w:multiLevelType w:val="hybridMultilevel"/>
    <w:tmpl w:val="6C8A44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26A2FD67"/>
    <w:multiLevelType w:val="hybridMultilevel"/>
    <w:tmpl w:val="E54C4246"/>
    <w:lvl w:ilvl="0" w:tplc="C79E7CB0">
      <w:start w:val="1"/>
      <w:numFmt w:val="bullet"/>
      <w:lvlText w:val=""/>
      <w:lvlJc w:val="left"/>
      <w:pPr>
        <w:ind w:left="360" w:hanging="360"/>
      </w:pPr>
      <w:rPr>
        <w:rFonts w:ascii="Symbol" w:hAnsi="Symbol" w:hint="default"/>
      </w:rPr>
    </w:lvl>
    <w:lvl w:ilvl="1" w:tplc="025CF7A6">
      <w:start w:val="1"/>
      <w:numFmt w:val="bullet"/>
      <w:lvlText w:val="o"/>
      <w:lvlJc w:val="left"/>
      <w:pPr>
        <w:ind w:left="1440" w:hanging="360"/>
      </w:pPr>
      <w:rPr>
        <w:rFonts w:ascii="Courier New" w:hAnsi="Courier New" w:hint="default"/>
      </w:rPr>
    </w:lvl>
    <w:lvl w:ilvl="2" w:tplc="5172DE50">
      <w:start w:val="1"/>
      <w:numFmt w:val="bullet"/>
      <w:lvlText w:val=""/>
      <w:lvlJc w:val="left"/>
      <w:pPr>
        <w:ind w:left="2160" w:hanging="360"/>
      </w:pPr>
      <w:rPr>
        <w:rFonts w:ascii="Wingdings" w:hAnsi="Wingdings" w:hint="default"/>
      </w:rPr>
    </w:lvl>
    <w:lvl w:ilvl="3" w:tplc="49FCC840">
      <w:start w:val="1"/>
      <w:numFmt w:val="bullet"/>
      <w:lvlText w:val=""/>
      <w:lvlJc w:val="left"/>
      <w:pPr>
        <w:ind w:left="2880" w:hanging="360"/>
      </w:pPr>
      <w:rPr>
        <w:rFonts w:ascii="Symbol" w:hAnsi="Symbol" w:hint="default"/>
      </w:rPr>
    </w:lvl>
    <w:lvl w:ilvl="4" w:tplc="FA5AD2F8">
      <w:start w:val="1"/>
      <w:numFmt w:val="bullet"/>
      <w:lvlText w:val="o"/>
      <w:lvlJc w:val="left"/>
      <w:pPr>
        <w:ind w:left="3600" w:hanging="360"/>
      </w:pPr>
      <w:rPr>
        <w:rFonts w:ascii="Courier New" w:hAnsi="Courier New" w:hint="default"/>
      </w:rPr>
    </w:lvl>
    <w:lvl w:ilvl="5" w:tplc="014617D4">
      <w:start w:val="1"/>
      <w:numFmt w:val="bullet"/>
      <w:lvlText w:val=""/>
      <w:lvlJc w:val="left"/>
      <w:pPr>
        <w:ind w:left="4320" w:hanging="360"/>
      </w:pPr>
      <w:rPr>
        <w:rFonts w:ascii="Wingdings" w:hAnsi="Wingdings" w:hint="default"/>
      </w:rPr>
    </w:lvl>
    <w:lvl w:ilvl="6" w:tplc="9006C116">
      <w:start w:val="1"/>
      <w:numFmt w:val="bullet"/>
      <w:lvlText w:val=""/>
      <w:lvlJc w:val="left"/>
      <w:pPr>
        <w:ind w:left="5040" w:hanging="360"/>
      </w:pPr>
      <w:rPr>
        <w:rFonts w:ascii="Symbol" w:hAnsi="Symbol" w:hint="default"/>
      </w:rPr>
    </w:lvl>
    <w:lvl w:ilvl="7" w:tplc="1F6AA720">
      <w:start w:val="1"/>
      <w:numFmt w:val="bullet"/>
      <w:lvlText w:val="o"/>
      <w:lvlJc w:val="left"/>
      <w:pPr>
        <w:ind w:left="5760" w:hanging="360"/>
      </w:pPr>
      <w:rPr>
        <w:rFonts w:ascii="Courier New" w:hAnsi="Courier New" w:hint="default"/>
      </w:rPr>
    </w:lvl>
    <w:lvl w:ilvl="8" w:tplc="EB523D8E">
      <w:start w:val="1"/>
      <w:numFmt w:val="bullet"/>
      <w:lvlText w:val=""/>
      <w:lvlJc w:val="left"/>
      <w:pPr>
        <w:ind w:left="6480" w:hanging="360"/>
      </w:pPr>
      <w:rPr>
        <w:rFonts w:ascii="Wingdings" w:hAnsi="Wingdings" w:hint="default"/>
      </w:rPr>
    </w:lvl>
  </w:abstractNum>
  <w:abstractNum w:abstractNumId="18" w15:restartNumberingAfterBreak="0">
    <w:nsid w:val="28770B50"/>
    <w:multiLevelType w:val="hybridMultilevel"/>
    <w:tmpl w:val="46AC800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28A27D54"/>
    <w:multiLevelType w:val="hybridMultilevel"/>
    <w:tmpl w:val="849250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EA53189"/>
    <w:multiLevelType w:val="multilevel"/>
    <w:tmpl w:val="7A3242DE"/>
    <w:lvl w:ilvl="0">
      <w:start w:val="1"/>
      <w:numFmt w:val="decimal"/>
      <w:lvlText w:val="%1."/>
      <w:lvlJc w:val="left"/>
      <w:pPr>
        <w:ind w:left="360" w:hanging="360"/>
      </w:pPr>
      <w:rPr>
        <w:rFonts w:ascii="Arial" w:hAnsi="Arial" w:cs="Arial" w:hint="default"/>
        <w:b/>
        <w:i w:val="0"/>
        <w:color w:val="FFFFFF" w:themeColor="background1"/>
        <w:sz w:val="36"/>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37737585"/>
    <w:multiLevelType w:val="hybridMultilevel"/>
    <w:tmpl w:val="7DB884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D8137CD"/>
    <w:multiLevelType w:val="hybridMultilevel"/>
    <w:tmpl w:val="05644BF8"/>
    <w:lvl w:ilvl="0" w:tplc="6BBA3336">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452D2385"/>
    <w:multiLevelType w:val="multilevel"/>
    <w:tmpl w:val="AC1C29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46FC0091"/>
    <w:multiLevelType w:val="hybridMultilevel"/>
    <w:tmpl w:val="B9F2F3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478B5E48"/>
    <w:multiLevelType w:val="hybridMultilevel"/>
    <w:tmpl w:val="90883F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D8D4E28"/>
    <w:multiLevelType w:val="multilevel"/>
    <w:tmpl w:val="4F2A515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52735766"/>
    <w:multiLevelType w:val="hybridMultilevel"/>
    <w:tmpl w:val="525E67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2CB69A6"/>
    <w:multiLevelType w:val="hybridMultilevel"/>
    <w:tmpl w:val="C5061B9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57CF5B06"/>
    <w:multiLevelType w:val="multilevel"/>
    <w:tmpl w:val="6102E93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5998763A"/>
    <w:multiLevelType w:val="hybridMultilevel"/>
    <w:tmpl w:val="64547DE4"/>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1" w15:restartNumberingAfterBreak="0">
    <w:nsid w:val="5ACB6B4C"/>
    <w:multiLevelType w:val="hybridMultilevel"/>
    <w:tmpl w:val="35C2C82E"/>
    <w:lvl w:ilvl="0" w:tplc="FFFFFFF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BE51FA6"/>
    <w:multiLevelType w:val="multilevel"/>
    <w:tmpl w:val="C1348AF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 w15:restartNumberingAfterBreak="0">
    <w:nsid w:val="5E5B02F6"/>
    <w:multiLevelType w:val="hybridMultilevel"/>
    <w:tmpl w:val="8C448A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EFF362F"/>
    <w:multiLevelType w:val="hybridMultilevel"/>
    <w:tmpl w:val="D9FC3976"/>
    <w:lvl w:ilvl="0" w:tplc="04090001">
      <w:start w:val="1"/>
      <w:numFmt w:val="bullet"/>
      <w:lvlText w:val=""/>
      <w:lvlJc w:val="left"/>
      <w:pPr>
        <w:tabs>
          <w:tab w:val="num" w:pos="-892"/>
        </w:tabs>
        <w:ind w:left="-892" w:hanging="360"/>
      </w:pPr>
      <w:rPr>
        <w:rFonts w:ascii="Symbol" w:hAnsi="Symbol" w:hint="default"/>
      </w:rPr>
    </w:lvl>
    <w:lvl w:ilvl="1" w:tplc="14BCBF92">
      <w:start w:val="1"/>
      <w:numFmt w:val="bullet"/>
      <w:lvlText w:val=""/>
      <w:lvlJc w:val="left"/>
      <w:pPr>
        <w:tabs>
          <w:tab w:val="num" w:pos="-172"/>
        </w:tabs>
        <w:ind w:left="-172" w:hanging="360"/>
      </w:pPr>
      <w:rPr>
        <w:rFonts w:ascii="Symbol" w:hAnsi="Symbol" w:hint="default"/>
      </w:rPr>
    </w:lvl>
    <w:lvl w:ilvl="2" w:tplc="04090001">
      <w:start w:val="1"/>
      <w:numFmt w:val="bullet"/>
      <w:lvlText w:val=""/>
      <w:lvlJc w:val="left"/>
      <w:pPr>
        <w:tabs>
          <w:tab w:val="num" w:pos="548"/>
        </w:tabs>
        <w:ind w:left="548" w:hanging="360"/>
      </w:pPr>
      <w:rPr>
        <w:rFonts w:ascii="Symbol" w:hAnsi="Symbol" w:hint="default"/>
      </w:rPr>
    </w:lvl>
    <w:lvl w:ilvl="3" w:tplc="04090001">
      <w:start w:val="1"/>
      <w:numFmt w:val="bullet"/>
      <w:lvlText w:val=""/>
      <w:lvlJc w:val="left"/>
      <w:pPr>
        <w:tabs>
          <w:tab w:val="num" w:pos="1268"/>
        </w:tabs>
        <w:ind w:left="1268" w:hanging="360"/>
      </w:pPr>
      <w:rPr>
        <w:rFonts w:ascii="Symbol" w:hAnsi="Symbol" w:hint="default"/>
      </w:rPr>
    </w:lvl>
    <w:lvl w:ilvl="4" w:tplc="04090003">
      <w:start w:val="1"/>
      <w:numFmt w:val="bullet"/>
      <w:lvlText w:val="o"/>
      <w:lvlJc w:val="left"/>
      <w:pPr>
        <w:tabs>
          <w:tab w:val="num" w:pos="1988"/>
        </w:tabs>
        <w:ind w:left="1988" w:hanging="360"/>
      </w:pPr>
      <w:rPr>
        <w:rFonts w:ascii="Courier New" w:hAnsi="Courier New" w:cs="Courier New" w:hint="default"/>
      </w:rPr>
    </w:lvl>
    <w:lvl w:ilvl="5" w:tplc="04090005">
      <w:start w:val="1"/>
      <w:numFmt w:val="bullet"/>
      <w:lvlText w:val=""/>
      <w:lvlJc w:val="left"/>
      <w:pPr>
        <w:tabs>
          <w:tab w:val="num" w:pos="2708"/>
        </w:tabs>
        <w:ind w:left="2708" w:hanging="360"/>
      </w:pPr>
      <w:rPr>
        <w:rFonts w:ascii="Wingdings" w:hAnsi="Wingdings" w:hint="default"/>
      </w:rPr>
    </w:lvl>
    <w:lvl w:ilvl="6" w:tplc="04090001">
      <w:start w:val="1"/>
      <w:numFmt w:val="bullet"/>
      <w:lvlText w:val=""/>
      <w:lvlJc w:val="left"/>
      <w:pPr>
        <w:tabs>
          <w:tab w:val="num" w:pos="3428"/>
        </w:tabs>
        <w:ind w:left="3428" w:hanging="360"/>
      </w:pPr>
      <w:rPr>
        <w:rFonts w:ascii="Symbol" w:hAnsi="Symbol" w:hint="default"/>
      </w:rPr>
    </w:lvl>
    <w:lvl w:ilvl="7" w:tplc="04090003">
      <w:start w:val="1"/>
      <w:numFmt w:val="bullet"/>
      <w:lvlText w:val="o"/>
      <w:lvlJc w:val="left"/>
      <w:pPr>
        <w:tabs>
          <w:tab w:val="num" w:pos="4148"/>
        </w:tabs>
        <w:ind w:left="4148" w:hanging="360"/>
      </w:pPr>
      <w:rPr>
        <w:rFonts w:ascii="Courier New" w:hAnsi="Courier New" w:cs="Courier New" w:hint="default"/>
      </w:rPr>
    </w:lvl>
    <w:lvl w:ilvl="8" w:tplc="04090005">
      <w:start w:val="1"/>
      <w:numFmt w:val="bullet"/>
      <w:lvlText w:val=""/>
      <w:lvlJc w:val="left"/>
      <w:pPr>
        <w:tabs>
          <w:tab w:val="num" w:pos="4868"/>
        </w:tabs>
        <w:ind w:left="4868" w:hanging="360"/>
      </w:pPr>
      <w:rPr>
        <w:rFonts w:ascii="Wingdings" w:hAnsi="Wingdings" w:hint="default"/>
      </w:rPr>
    </w:lvl>
  </w:abstractNum>
  <w:abstractNum w:abstractNumId="35" w15:restartNumberingAfterBreak="0">
    <w:nsid w:val="624302BB"/>
    <w:multiLevelType w:val="multilevel"/>
    <w:tmpl w:val="C2AEFE4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15:restartNumberingAfterBreak="0">
    <w:nsid w:val="65216E87"/>
    <w:multiLevelType w:val="multilevel"/>
    <w:tmpl w:val="0D1C30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68B64DB2"/>
    <w:multiLevelType w:val="hybridMultilevel"/>
    <w:tmpl w:val="C8FC127E"/>
    <w:lvl w:ilvl="0" w:tplc="04090001">
      <w:start w:val="1"/>
      <w:numFmt w:val="bullet"/>
      <w:lvlText w:val=""/>
      <w:lvlJc w:val="left"/>
      <w:pPr>
        <w:tabs>
          <w:tab w:val="num" w:pos="-892"/>
        </w:tabs>
        <w:ind w:left="-892" w:hanging="360"/>
      </w:pPr>
      <w:rPr>
        <w:rFonts w:ascii="Symbol" w:hAnsi="Symbol" w:hint="default"/>
      </w:rPr>
    </w:lvl>
    <w:lvl w:ilvl="1" w:tplc="14BCBF92">
      <w:start w:val="1"/>
      <w:numFmt w:val="bullet"/>
      <w:lvlText w:val=""/>
      <w:lvlJc w:val="left"/>
      <w:pPr>
        <w:tabs>
          <w:tab w:val="num" w:pos="-172"/>
        </w:tabs>
        <w:ind w:left="-172" w:hanging="360"/>
      </w:pPr>
      <w:rPr>
        <w:rFonts w:ascii="Symbol" w:hAnsi="Symbol" w:hint="default"/>
      </w:rPr>
    </w:lvl>
    <w:lvl w:ilvl="2" w:tplc="04090005">
      <w:start w:val="1"/>
      <w:numFmt w:val="bullet"/>
      <w:lvlText w:val=""/>
      <w:lvlJc w:val="left"/>
      <w:pPr>
        <w:tabs>
          <w:tab w:val="num" w:pos="548"/>
        </w:tabs>
        <w:ind w:left="548" w:hanging="360"/>
      </w:pPr>
      <w:rPr>
        <w:rFonts w:ascii="Wingdings" w:hAnsi="Wingdings" w:hint="default"/>
      </w:rPr>
    </w:lvl>
    <w:lvl w:ilvl="3" w:tplc="14BCBF92">
      <w:start w:val="1"/>
      <w:numFmt w:val="bullet"/>
      <w:lvlText w:val=""/>
      <w:lvlJc w:val="left"/>
      <w:pPr>
        <w:tabs>
          <w:tab w:val="num" w:pos="1268"/>
        </w:tabs>
        <w:ind w:left="1268" w:hanging="360"/>
      </w:pPr>
      <w:rPr>
        <w:rFonts w:ascii="Symbol" w:hAnsi="Symbol" w:hint="default"/>
      </w:rPr>
    </w:lvl>
    <w:lvl w:ilvl="4" w:tplc="04090003">
      <w:start w:val="1"/>
      <w:numFmt w:val="bullet"/>
      <w:lvlText w:val="o"/>
      <w:lvlJc w:val="left"/>
      <w:pPr>
        <w:tabs>
          <w:tab w:val="num" w:pos="1988"/>
        </w:tabs>
        <w:ind w:left="1988" w:hanging="360"/>
      </w:pPr>
      <w:rPr>
        <w:rFonts w:ascii="Courier New" w:hAnsi="Courier New" w:cs="Courier New" w:hint="default"/>
      </w:rPr>
    </w:lvl>
    <w:lvl w:ilvl="5" w:tplc="04090005">
      <w:start w:val="1"/>
      <w:numFmt w:val="bullet"/>
      <w:lvlText w:val=""/>
      <w:lvlJc w:val="left"/>
      <w:pPr>
        <w:tabs>
          <w:tab w:val="num" w:pos="2708"/>
        </w:tabs>
        <w:ind w:left="2708" w:hanging="360"/>
      </w:pPr>
      <w:rPr>
        <w:rFonts w:ascii="Wingdings" w:hAnsi="Wingdings" w:hint="default"/>
      </w:rPr>
    </w:lvl>
    <w:lvl w:ilvl="6" w:tplc="04090001">
      <w:start w:val="1"/>
      <w:numFmt w:val="bullet"/>
      <w:lvlText w:val=""/>
      <w:lvlJc w:val="left"/>
      <w:pPr>
        <w:tabs>
          <w:tab w:val="num" w:pos="3428"/>
        </w:tabs>
        <w:ind w:left="3428" w:hanging="360"/>
      </w:pPr>
      <w:rPr>
        <w:rFonts w:ascii="Symbol" w:hAnsi="Symbol" w:hint="default"/>
      </w:rPr>
    </w:lvl>
    <w:lvl w:ilvl="7" w:tplc="04090003">
      <w:start w:val="1"/>
      <w:numFmt w:val="bullet"/>
      <w:lvlText w:val="o"/>
      <w:lvlJc w:val="left"/>
      <w:pPr>
        <w:tabs>
          <w:tab w:val="num" w:pos="4148"/>
        </w:tabs>
        <w:ind w:left="4148" w:hanging="360"/>
      </w:pPr>
      <w:rPr>
        <w:rFonts w:ascii="Courier New" w:hAnsi="Courier New" w:cs="Courier New" w:hint="default"/>
      </w:rPr>
    </w:lvl>
    <w:lvl w:ilvl="8" w:tplc="04090005">
      <w:start w:val="1"/>
      <w:numFmt w:val="bullet"/>
      <w:lvlText w:val=""/>
      <w:lvlJc w:val="left"/>
      <w:pPr>
        <w:tabs>
          <w:tab w:val="num" w:pos="4868"/>
        </w:tabs>
        <w:ind w:left="4868" w:hanging="360"/>
      </w:pPr>
      <w:rPr>
        <w:rFonts w:ascii="Wingdings" w:hAnsi="Wingdings" w:hint="default"/>
      </w:rPr>
    </w:lvl>
  </w:abstractNum>
  <w:abstractNum w:abstractNumId="38" w15:restartNumberingAfterBreak="0">
    <w:nsid w:val="68DA3F75"/>
    <w:multiLevelType w:val="hybridMultilevel"/>
    <w:tmpl w:val="C194DE68"/>
    <w:lvl w:ilvl="0" w:tplc="0409000F">
      <w:start w:val="1"/>
      <w:numFmt w:val="decimal"/>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6CCC0A8C"/>
    <w:multiLevelType w:val="multilevel"/>
    <w:tmpl w:val="8E247BE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15:restartNumberingAfterBreak="0">
    <w:nsid w:val="6DA9306B"/>
    <w:multiLevelType w:val="hybridMultilevel"/>
    <w:tmpl w:val="5C50CC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2CD7073"/>
    <w:multiLevelType w:val="multilevel"/>
    <w:tmpl w:val="93163E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77DC765E"/>
    <w:multiLevelType w:val="hybridMultilevel"/>
    <w:tmpl w:val="9EF805C2"/>
    <w:lvl w:ilvl="0" w:tplc="32101A94">
      <w:start w:val="1"/>
      <w:numFmt w:val="decimal"/>
      <w:lvlText w:val="%1."/>
      <w:lvlJc w:val="left"/>
      <w:pPr>
        <w:ind w:left="1080" w:hanging="720"/>
      </w:pPr>
    </w:lvl>
    <w:lvl w:ilvl="1" w:tplc="04090019">
      <w:start w:val="1"/>
      <w:numFmt w:val="lowerLetter"/>
      <w:lvlText w:val="%2."/>
      <w:lvlJc w:val="left"/>
      <w:pPr>
        <w:ind w:left="108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7A8D4CE7"/>
    <w:multiLevelType w:val="hybridMultilevel"/>
    <w:tmpl w:val="08C02E6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4" w15:restartNumberingAfterBreak="0">
    <w:nsid w:val="7ECF2B66"/>
    <w:multiLevelType w:val="hybridMultilevel"/>
    <w:tmpl w:val="DBF28DB4"/>
    <w:lvl w:ilvl="0" w:tplc="9620CEE6">
      <w:start w:val="1"/>
      <w:numFmt w:val="decimal"/>
      <w:lvlText w:val="%1."/>
      <w:lvlJc w:val="left"/>
      <w:pPr>
        <w:ind w:left="720" w:hanging="360"/>
      </w:pPr>
      <w:rPr>
        <w:rFonts w:asciiTheme="minorHAnsi" w:eastAsiaTheme="minorHAnsi" w:hAnsiTheme="minorHAnsi"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213612594">
    <w:abstractNumId w:val="20"/>
  </w:num>
  <w:num w:numId="2" w16cid:durableId="769544660">
    <w:abstractNumId w:val="12"/>
  </w:num>
  <w:num w:numId="3" w16cid:durableId="1525896159">
    <w:abstractNumId w:val="9"/>
  </w:num>
  <w:num w:numId="4" w16cid:durableId="1248924374">
    <w:abstractNumId w:val="33"/>
  </w:num>
  <w:num w:numId="5" w16cid:durableId="2121145836">
    <w:abstractNumId w:val="1"/>
  </w:num>
  <w:num w:numId="6" w16cid:durableId="203911946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1982587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33634877">
    <w:abstractNumId w:val="24"/>
  </w:num>
  <w:num w:numId="9" w16cid:durableId="1323583853">
    <w:abstractNumId w:val="22"/>
  </w:num>
  <w:num w:numId="10" w16cid:durableId="205766108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7866275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03755170">
    <w:abstractNumId w:val="27"/>
  </w:num>
  <w:num w:numId="13" w16cid:durableId="1598561322">
    <w:abstractNumId w:val="30"/>
  </w:num>
  <w:num w:numId="14" w16cid:durableId="63644985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76485383">
    <w:abstractNumId w:val="14"/>
  </w:num>
  <w:num w:numId="16" w16cid:durableId="1229998791">
    <w:abstractNumId w:val="34"/>
  </w:num>
  <w:num w:numId="17" w16cid:durableId="390690199">
    <w:abstractNumId w:val="37"/>
  </w:num>
  <w:num w:numId="18" w16cid:durableId="1962684616">
    <w:abstractNumId w:val="5"/>
  </w:num>
  <w:num w:numId="19" w16cid:durableId="941376403">
    <w:abstractNumId w:val="19"/>
  </w:num>
  <w:num w:numId="20" w16cid:durableId="72774889">
    <w:abstractNumId w:val="3"/>
  </w:num>
  <w:num w:numId="21" w16cid:durableId="1586648164">
    <w:abstractNumId w:val="10"/>
  </w:num>
  <w:num w:numId="22" w16cid:durableId="1851404166">
    <w:abstractNumId w:val="2"/>
  </w:num>
  <w:num w:numId="23" w16cid:durableId="1312061258">
    <w:abstractNumId w:val="36"/>
  </w:num>
  <w:num w:numId="24" w16cid:durableId="976758821">
    <w:abstractNumId w:val="41"/>
  </w:num>
  <w:num w:numId="25" w16cid:durableId="1125082106">
    <w:abstractNumId w:val="29"/>
  </w:num>
  <w:num w:numId="26" w16cid:durableId="1122965930">
    <w:abstractNumId w:val="28"/>
  </w:num>
  <w:num w:numId="27" w16cid:durableId="1516993839">
    <w:abstractNumId w:val="23"/>
  </w:num>
  <w:num w:numId="28" w16cid:durableId="419834196">
    <w:abstractNumId w:val="11"/>
  </w:num>
  <w:num w:numId="29" w16cid:durableId="648553408">
    <w:abstractNumId w:val="35"/>
  </w:num>
  <w:num w:numId="30" w16cid:durableId="302776878">
    <w:abstractNumId w:val="32"/>
  </w:num>
  <w:num w:numId="31" w16cid:durableId="2141723552">
    <w:abstractNumId w:val="15"/>
  </w:num>
  <w:num w:numId="32" w16cid:durableId="956062692">
    <w:abstractNumId w:val="8"/>
  </w:num>
  <w:num w:numId="33" w16cid:durableId="812454760">
    <w:abstractNumId w:val="6"/>
  </w:num>
  <w:num w:numId="34" w16cid:durableId="1425302118">
    <w:abstractNumId w:val="39"/>
  </w:num>
  <w:num w:numId="35" w16cid:durableId="36635528">
    <w:abstractNumId w:val="18"/>
  </w:num>
  <w:num w:numId="36" w16cid:durableId="108863643">
    <w:abstractNumId w:val="26"/>
  </w:num>
  <w:num w:numId="37" w16cid:durableId="1279873772">
    <w:abstractNumId w:val="43"/>
  </w:num>
  <w:num w:numId="38" w16cid:durableId="613559115">
    <w:abstractNumId w:val="7"/>
  </w:num>
  <w:num w:numId="39" w16cid:durableId="438181797">
    <w:abstractNumId w:val="16"/>
  </w:num>
  <w:num w:numId="40" w16cid:durableId="420762986">
    <w:abstractNumId w:val="0"/>
  </w:num>
  <w:num w:numId="41" w16cid:durableId="725446750">
    <w:abstractNumId w:val="4"/>
  </w:num>
  <w:num w:numId="42" w16cid:durableId="77873368">
    <w:abstractNumId w:val="40"/>
  </w:num>
  <w:num w:numId="43" w16cid:durableId="39624378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530753903">
    <w:abstractNumId w:val="21"/>
  </w:num>
  <w:num w:numId="45" w16cid:durableId="946078657">
    <w:abstractNumId w:val="13"/>
  </w:num>
  <w:num w:numId="46" w16cid:durableId="404494811">
    <w:abstractNumId w:val="17"/>
  </w:num>
  <w:numIdMacAtCleanup w:val="3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harles Lin">
    <w15:presenceInfo w15:providerId="AD" w15:userId="S::Charles.Lin@eastwestbank.com::bdef71c7-ca2b-4243-8fdf-13892fb781f2"/>
  </w15:person>
  <w15:person w15:author="Uttam Kumar Gupta-NE">
    <w15:presenceInfo w15:providerId="AD" w15:userId="S::UttamKumar.Gupta-NE@eastwestbank.com::00177bad-c6ee-45f6-82d7-d9addef96d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03F0"/>
    <w:rsid w:val="000033F2"/>
    <w:rsid w:val="0000342A"/>
    <w:rsid w:val="00003DAD"/>
    <w:rsid w:val="0000417D"/>
    <w:rsid w:val="00005199"/>
    <w:rsid w:val="0000547A"/>
    <w:rsid w:val="0000626F"/>
    <w:rsid w:val="000062CE"/>
    <w:rsid w:val="000063DC"/>
    <w:rsid w:val="00006BEC"/>
    <w:rsid w:val="00006BF6"/>
    <w:rsid w:val="00006F3D"/>
    <w:rsid w:val="00007E19"/>
    <w:rsid w:val="0001033F"/>
    <w:rsid w:val="00010622"/>
    <w:rsid w:val="00010973"/>
    <w:rsid w:val="00010C3E"/>
    <w:rsid w:val="00011136"/>
    <w:rsid w:val="000113E7"/>
    <w:rsid w:val="00013C9D"/>
    <w:rsid w:val="00014460"/>
    <w:rsid w:val="000157E4"/>
    <w:rsid w:val="00015D78"/>
    <w:rsid w:val="0001713F"/>
    <w:rsid w:val="00020BE4"/>
    <w:rsid w:val="00021C68"/>
    <w:rsid w:val="00022596"/>
    <w:rsid w:val="00022CB3"/>
    <w:rsid w:val="00026062"/>
    <w:rsid w:val="000271CD"/>
    <w:rsid w:val="0002782F"/>
    <w:rsid w:val="000302ED"/>
    <w:rsid w:val="0003212A"/>
    <w:rsid w:val="00032DF3"/>
    <w:rsid w:val="00033BF8"/>
    <w:rsid w:val="000378A2"/>
    <w:rsid w:val="00041335"/>
    <w:rsid w:val="000425CD"/>
    <w:rsid w:val="00043C6C"/>
    <w:rsid w:val="0004405B"/>
    <w:rsid w:val="0004408F"/>
    <w:rsid w:val="00044C55"/>
    <w:rsid w:val="00044E7A"/>
    <w:rsid w:val="000452F2"/>
    <w:rsid w:val="000456A8"/>
    <w:rsid w:val="00047179"/>
    <w:rsid w:val="00051A52"/>
    <w:rsid w:val="000525F1"/>
    <w:rsid w:val="00052CD7"/>
    <w:rsid w:val="00053756"/>
    <w:rsid w:val="00054CA3"/>
    <w:rsid w:val="000550F0"/>
    <w:rsid w:val="00056584"/>
    <w:rsid w:val="00056FFF"/>
    <w:rsid w:val="0005766E"/>
    <w:rsid w:val="00060CCD"/>
    <w:rsid w:val="00061A02"/>
    <w:rsid w:val="00062786"/>
    <w:rsid w:val="00062A68"/>
    <w:rsid w:val="00063970"/>
    <w:rsid w:val="00065F8B"/>
    <w:rsid w:val="000669A7"/>
    <w:rsid w:val="00066C41"/>
    <w:rsid w:val="00066F76"/>
    <w:rsid w:val="0006724F"/>
    <w:rsid w:val="00067250"/>
    <w:rsid w:val="00071BC2"/>
    <w:rsid w:val="00071BF5"/>
    <w:rsid w:val="00071C70"/>
    <w:rsid w:val="00072E33"/>
    <w:rsid w:val="000767AA"/>
    <w:rsid w:val="00080776"/>
    <w:rsid w:val="0008078E"/>
    <w:rsid w:val="00080AC8"/>
    <w:rsid w:val="000817BD"/>
    <w:rsid w:val="000828E1"/>
    <w:rsid w:val="0008316C"/>
    <w:rsid w:val="00084F77"/>
    <w:rsid w:val="000858A3"/>
    <w:rsid w:val="00085CCD"/>
    <w:rsid w:val="000865C4"/>
    <w:rsid w:val="00086CAC"/>
    <w:rsid w:val="00087B82"/>
    <w:rsid w:val="00090FB1"/>
    <w:rsid w:val="000911D6"/>
    <w:rsid w:val="00091EA1"/>
    <w:rsid w:val="00092BD0"/>
    <w:rsid w:val="00093224"/>
    <w:rsid w:val="00093490"/>
    <w:rsid w:val="00093623"/>
    <w:rsid w:val="00094805"/>
    <w:rsid w:val="00095273"/>
    <w:rsid w:val="00095B22"/>
    <w:rsid w:val="0009636B"/>
    <w:rsid w:val="00096B2E"/>
    <w:rsid w:val="00096D6F"/>
    <w:rsid w:val="00097C41"/>
    <w:rsid w:val="000A128C"/>
    <w:rsid w:val="000A1B64"/>
    <w:rsid w:val="000A1E93"/>
    <w:rsid w:val="000A32C7"/>
    <w:rsid w:val="000A39C9"/>
    <w:rsid w:val="000A62DA"/>
    <w:rsid w:val="000A66BD"/>
    <w:rsid w:val="000A6F3B"/>
    <w:rsid w:val="000A77D8"/>
    <w:rsid w:val="000A7CD5"/>
    <w:rsid w:val="000B03A9"/>
    <w:rsid w:val="000B1BBF"/>
    <w:rsid w:val="000B2235"/>
    <w:rsid w:val="000B501A"/>
    <w:rsid w:val="000B5401"/>
    <w:rsid w:val="000BEC6F"/>
    <w:rsid w:val="000C0178"/>
    <w:rsid w:val="000C07C9"/>
    <w:rsid w:val="000C258D"/>
    <w:rsid w:val="000C392A"/>
    <w:rsid w:val="000C392F"/>
    <w:rsid w:val="000C4852"/>
    <w:rsid w:val="000C5237"/>
    <w:rsid w:val="000C67FF"/>
    <w:rsid w:val="000D0BE4"/>
    <w:rsid w:val="000D123B"/>
    <w:rsid w:val="000D1C91"/>
    <w:rsid w:val="000D2B69"/>
    <w:rsid w:val="000D4B8E"/>
    <w:rsid w:val="000D5155"/>
    <w:rsid w:val="000D6CE5"/>
    <w:rsid w:val="000D734E"/>
    <w:rsid w:val="000D7DD4"/>
    <w:rsid w:val="000E030D"/>
    <w:rsid w:val="000E30B3"/>
    <w:rsid w:val="000E4416"/>
    <w:rsid w:val="000E448D"/>
    <w:rsid w:val="000E595F"/>
    <w:rsid w:val="000E5A58"/>
    <w:rsid w:val="000E5E30"/>
    <w:rsid w:val="000E611F"/>
    <w:rsid w:val="000E7BA2"/>
    <w:rsid w:val="000F08E0"/>
    <w:rsid w:val="000F0DFA"/>
    <w:rsid w:val="000F16A6"/>
    <w:rsid w:val="000F1D98"/>
    <w:rsid w:val="000F477D"/>
    <w:rsid w:val="000F4D8B"/>
    <w:rsid w:val="000F587B"/>
    <w:rsid w:val="001018CC"/>
    <w:rsid w:val="00101CC7"/>
    <w:rsid w:val="00101E67"/>
    <w:rsid w:val="00101EFD"/>
    <w:rsid w:val="001022E7"/>
    <w:rsid w:val="001028FF"/>
    <w:rsid w:val="00103B31"/>
    <w:rsid w:val="001041B8"/>
    <w:rsid w:val="0010590A"/>
    <w:rsid w:val="00105D89"/>
    <w:rsid w:val="00106725"/>
    <w:rsid w:val="00110FA2"/>
    <w:rsid w:val="00111865"/>
    <w:rsid w:val="00111E73"/>
    <w:rsid w:val="00112168"/>
    <w:rsid w:val="00114A8B"/>
    <w:rsid w:val="00114DC5"/>
    <w:rsid w:val="001150ED"/>
    <w:rsid w:val="0011531F"/>
    <w:rsid w:val="00115965"/>
    <w:rsid w:val="00115989"/>
    <w:rsid w:val="0011686B"/>
    <w:rsid w:val="00116D02"/>
    <w:rsid w:val="00117B77"/>
    <w:rsid w:val="001214C0"/>
    <w:rsid w:val="00121E76"/>
    <w:rsid w:val="00122181"/>
    <w:rsid w:val="00122CAE"/>
    <w:rsid w:val="001234DC"/>
    <w:rsid w:val="001237E5"/>
    <w:rsid w:val="00123F66"/>
    <w:rsid w:val="0012576B"/>
    <w:rsid w:val="00125ED3"/>
    <w:rsid w:val="00133A37"/>
    <w:rsid w:val="001342D2"/>
    <w:rsid w:val="00134F4C"/>
    <w:rsid w:val="00135EC7"/>
    <w:rsid w:val="00136089"/>
    <w:rsid w:val="00136160"/>
    <w:rsid w:val="0013636A"/>
    <w:rsid w:val="00137A39"/>
    <w:rsid w:val="00137F9F"/>
    <w:rsid w:val="0014002D"/>
    <w:rsid w:val="00140ED0"/>
    <w:rsid w:val="00142C69"/>
    <w:rsid w:val="0014364F"/>
    <w:rsid w:val="00143B89"/>
    <w:rsid w:val="001444E9"/>
    <w:rsid w:val="0014579B"/>
    <w:rsid w:val="0014639C"/>
    <w:rsid w:val="001469B5"/>
    <w:rsid w:val="00146B37"/>
    <w:rsid w:val="001473A6"/>
    <w:rsid w:val="001506AF"/>
    <w:rsid w:val="0015134D"/>
    <w:rsid w:val="00151F01"/>
    <w:rsid w:val="00153281"/>
    <w:rsid w:val="0015404C"/>
    <w:rsid w:val="00154108"/>
    <w:rsid w:val="00154371"/>
    <w:rsid w:val="00155A9A"/>
    <w:rsid w:val="00156EF2"/>
    <w:rsid w:val="00157180"/>
    <w:rsid w:val="0016344F"/>
    <w:rsid w:val="00163E85"/>
    <w:rsid w:val="00165113"/>
    <w:rsid w:val="00165766"/>
    <w:rsid w:val="00165D32"/>
    <w:rsid w:val="00167303"/>
    <w:rsid w:val="0016796C"/>
    <w:rsid w:val="00167A06"/>
    <w:rsid w:val="00167B59"/>
    <w:rsid w:val="00170ABF"/>
    <w:rsid w:val="00172511"/>
    <w:rsid w:val="001727B1"/>
    <w:rsid w:val="0017287A"/>
    <w:rsid w:val="00175E54"/>
    <w:rsid w:val="001770BE"/>
    <w:rsid w:val="001777D7"/>
    <w:rsid w:val="00177C49"/>
    <w:rsid w:val="001801BD"/>
    <w:rsid w:val="00181574"/>
    <w:rsid w:val="00182E6A"/>
    <w:rsid w:val="00183010"/>
    <w:rsid w:val="00184DF9"/>
    <w:rsid w:val="001867B8"/>
    <w:rsid w:val="001873F0"/>
    <w:rsid w:val="00190A04"/>
    <w:rsid w:val="001921E6"/>
    <w:rsid w:val="001930F5"/>
    <w:rsid w:val="001931F9"/>
    <w:rsid w:val="0019665F"/>
    <w:rsid w:val="00196CF4"/>
    <w:rsid w:val="00197466"/>
    <w:rsid w:val="00197765"/>
    <w:rsid w:val="00197B19"/>
    <w:rsid w:val="001A06DC"/>
    <w:rsid w:val="001A3772"/>
    <w:rsid w:val="001A4BDE"/>
    <w:rsid w:val="001A4D52"/>
    <w:rsid w:val="001A6AFF"/>
    <w:rsid w:val="001A70B2"/>
    <w:rsid w:val="001A7903"/>
    <w:rsid w:val="001A7D12"/>
    <w:rsid w:val="001B12D3"/>
    <w:rsid w:val="001B2C1E"/>
    <w:rsid w:val="001B33AC"/>
    <w:rsid w:val="001B3D46"/>
    <w:rsid w:val="001B3DCD"/>
    <w:rsid w:val="001B5173"/>
    <w:rsid w:val="001B5236"/>
    <w:rsid w:val="001B67A0"/>
    <w:rsid w:val="001C06C0"/>
    <w:rsid w:val="001C0924"/>
    <w:rsid w:val="001C1126"/>
    <w:rsid w:val="001C136B"/>
    <w:rsid w:val="001C421D"/>
    <w:rsid w:val="001C5F6D"/>
    <w:rsid w:val="001C67E8"/>
    <w:rsid w:val="001D0E69"/>
    <w:rsid w:val="001D21C9"/>
    <w:rsid w:val="001D2FC3"/>
    <w:rsid w:val="001D343C"/>
    <w:rsid w:val="001D3C82"/>
    <w:rsid w:val="001D4573"/>
    <w:rsid w:val="001D4A3E"/>
    <w:rsid w:val="001D515D"/>
    <w:rsid w:val="001D58C1"/>
    <w:rsid w:val="001D6410"/>
    <w:rsid w:val="001D6EB4"/>
    <w:rsid w:val="001E1D85"/>
    <w:rsid w:val="001E229C"/>
    <w:rsid w:val="001E43DF"/>
    <w:rsid w:val="001E45B8"/>
    <w:rsid w:val="001E4C3A"/>
    <w:rsid w:val="001E5994"/>
    <w:rsid w:val="001E6CA0"/>
    <w:rsid w:val="001E713F"/>
    <w:rsid w:val="001F0A76"/>
    <w:rsid w:val="001F1477"/>
    <w:rsid w:val="001F3320"/>
    <w:rsid w:val="001F3470"/>
    <w:rsid w:val="001F403C"/>
    <w:rsid w:val="001F429F"/>
    <w:rsid w:val="001F45C9"/>
    <w:rsid w:val="001F5172"/>
    <w:rsid w:val="001F5AD2"/>
    <w:rsid w:val="001F5B0B"/>
    <w:rsid w:val="001F64D4"/>
    <w:rsid w:val="001F6943"/>
    <w:rsid w:val="00200A30"/>
    <w:rsid w:val="00200BFE"/>
    <w:rsid w:val="0020185A"/>
    <w:rsid w:val="00201AA1"/>
    <w:rsid w:val="00202C5D"/>
    <w:rsid w:val="00205094"/>
    <w:rsid w:val="002054FC"/>
    <w:rsid w:val="002065CB"/>
    <w:rsid w:val="00207544"/>
    <w:rsid w:val="00210207"/>
    <w:rsid w:val="00210688"/>
    <w:rsid w:val="00210FE0"/>
    <w:rsid w:val="002110E6"/>
    <w:rsid w:val="00211A9C"/>
    <w:rsid w:val="002123FC"/>
    <w:rsid w:val="002134BC"/>
    <w:rsid w:val="00213C2D"/>
    <w:rsid w:val="002146F7"/>
    <w:rsid w:val="00214718"/>
    <w:rsid w:val="002148C6"/>
    <w:rsid w:val="00214B31"/>
    <w:rsid w:val="002158E6"/>
    <w:rsid w:val="002159FB"/>
    <w:rsid w:val="00215DD6"/>
    <w:rsid w:val="0021640E"/>
    <w:rsid w:val="002175CC"/>
    <w:rsid w:val="00217CBF"/>
    <w:rsid w:val="00220537"/>
    <w:rsid w:val="00220B4A"/>
    <w:rsid w:val="0022138A"/>
    <w:rsid w:val="00221A01"/>
    <w:rsid w:val="00221D6C"/>
    <w:rsid w:val="00221E37"/>
    <w:rsid w:val="00224ECC"/>
    <w:rsid w:val="002313D5"/>
    <w:rsid w:val="00231A50"/>
    <w:rsid w:val="0023218D"/>
    <w:rsid w:val="002326B8"/>
    <w:rsid w:val="002329EC"/>
    <w:rsid w:val="00232A85"/>
    <w:rsid w:val="00232EC1"/>
    <w:rsid w:val="00233B0F"/>
    <w:rsid w:val="00234297"/>
    <w:rsid w:val="0023496F"/>
    <w:rsid w:val="00234BC4"/>
    <w:rsid w:val="00234CC1"/>
    <w:rsid w:val="00236DE9"/>
    <w:rsid w:val="00237D30"/>
    <w:rsid w:val="0024124D"/>
    <w:rsid w:val="002415BC"/>
    <w:rsid w:val="00243445"/>
    <w:rsid w:val="00244C67"/>
    <w:rsid w:val="00245939"/>
    <w:rsid w:val="00245B53"/>
    <w:rsid w:val="0024677A"/>
    <w:rsid w:val="002468F1"/>
    <w:rsid w:val="0025038C"/>
    <w:rsid w:val="002511B2"/>
    <w:rsid w:val="00252279"/>
    <w:rsid w:val="00252A88"/>
    <w:rsid w:val="00253D89"/>
    <w:rsid w:val="002544B2"/>
    <w:rsid w:val="002550A6"/>
    <w:rsid w:val="00255770"/>
    <w:rsid w:val="002560CE"/>
    <w:rsid w:val="00256626"/>
    <w:rsid w:val="00256888"/>
    <w:rsid w:val="00257297"/>
    <w:rsid w:val="002607A1"/>
    <w:rsid w:val="002607A9"/>
    <w:rsid w:val="00261FE1"/>
    <w:rsid w:val="0026223A"/>
    <w:rsid w:val="00264889"/>
    <w:rsid w:val="002666C4"/>
    <w:rsid w:val="00266D5A"/>
    <w:rsid w:val="002671F8"/>
    <w:rsid w:val="002703E3"/>
    <w:rsid w:val="00270670"/>
    <w:rsid w:val="0027190F"/>
    <w:rsid w:val="00271B05"/>
    <w:rsid w:val="00273583"/>
    <w:rsid w:val="00276090"/>
    <w:rsid w:val="002774AF"/>
    <w:rsid w:val="0028007E"/>
    <w:rsid w:val="00280197"/>
    <w:rsid w:val="0028060E"/>
    <w:rsid w:val="00281112"/>
    <w:rsid w:val="00282C20"/>
    <w:rsid w:val="00283FAB"/>
    <w:rsid w:val="00284567"/>
    <w:rsid w:val="002852D2"/>
    <w:rsid w:val="00285306"/>
    <w:rsid w:val="002877FE"/>
    <w:rsid w:val="00287CA3"/>
    <w:rsid w:val="0029025B"/>
    <w:rsid w:val="002902CE"/>
    <w:rsid w:val="00293833"/>
    <w:rsid w:val="00293CE7"/>
    <w:rsid w:val="00293FFF"/>
    <w:rsid w:val="00296521"/>
    <w:rsid w:val="0029784B"/>
    <w:rsid w:val="002A03DA"/>
    <w:rsid w:val="002A05A7"/>
    <w:rsid w:val="002A05FE"/>
    <w:rsid w:val="002A0AC1"/>
    <w:rsid w:val="002A0BDC"/>
    <w:rsid w:val="002A0C83"/>
    <w:rsid w:val="002A1FAE"/>
    <w:rsid w:val="002A2A38"/>
    <w:rsid w:val="002A2C1E"/>
    <w:rsid w:val="002A3AC1"/>
    <w:rsid w:val="002A3DFE"/>
    <w:rsid w:val="002A4349"/>
    <w:rsid w:val="002A51AA"/>
    <w:rsid w:val="002A5D81"/>
    <w:rsid w:val="002A7632"/>
    <w:rsid w:val="002B0C0C"/>
    <w:rsid w:val="002B1769"/>
    <w:rsid w:val="002B252D"/>
    <w:rsid w:val="002B551C"/>
    <w:rsid w:val="002B5DF6"/>
    <w:rsid w:val="002B61B0"/>
    <w:rsid w:val="002B68DA"/>
    <w:rsid w:val="002B7A97"/>
    <w:rsid w:val="002C102D"/>
    <w:rsid w:val="002C1CED"/>
    <w:rsid w:val="002C1EC6"/>
    <w:rsid w:val="002C21A8"/>
    <w:rsid w:val="002C4B14"/>
    <w:rsid w:val="002C4EE3"/>
    <w:rsid w:val="002C503F"/>
    <w:rsid w:val="002C555F"/>
    <w:rsid w:val="002C57A9"/>
    <w:rsid w:val="002C6F85"/>
    <w:rsid w:val="002C7725"/>
    <w:rsid w:val="002D0972"/>
    <w:rsid w:val="002D1FA2"/>
    <w:rsid w:val="002D3438"/>
    <w:rsid w:val="002D35C2"/>
    <w:rsid w:val="002D3F3A"/>
    <w:rsid w:val="002D48BD"/>
    <w:rsid w:val="002D54F8"/>
    <w:rsid w:val="002D5E43"/>
    <w:rsid w:val="002D626B"/>
    <w:rsid w:val="002D7179"/>
    <w:rsid w:val="002D7FD9"/>
    <w:rsid w:val="002E069D"/>
    <w:rsid w:val="002E0D92"/>
    <w:rsid w:val="002E1342"/>
    <w:rsid w:val="002E1503"/>
    <w:rsid w:val="002E1F64"/>
    <w:rsid w:val="002E351C"/>
    <w:rsid w:val="002E590F"/>
    <w:rsid w:val="002E5DF5"/>
    <w:rsid w:val="002F0679"/>
    <w:rsid w:val="002F157E"/>
    <w:rsid w:val="002F1D92"/>
    <w:rsid w:val="002F1F20"/>
    <w:rsid w:val="002F2808"/>
    <w:rsid w:val="002F2B0E"/>
    <w:rsid w:val="002F4E03"/>
    <w:rsid w:val="002F554E"/>
    <w:rsid w:val="002F61D1"/>
    <w:rsid w:val="002F74C3"/>
    <w:rsid w:val="002F756E"/>
    <w:rsid w:val="003001BB"/>
    <w:rsid w:val="00300B3C"/>
    <w:rsid w:val="00301563"/>
    <w:rsid w:val="003020C7"/>
    <w:rsid w:val="0030214E"/>
    <w:rsid w:val="00303158"/>
    <w:rsid w:val="003035A1"/>
    <w:rsid w:val="0030534B"/>
    <w:rsid w:val="00305361"/>
    <w:rsid w:val="0030603F"/>
    <w:rsid w:val="00306050"/>
    <w:rsid w:val="00306A2C"/>
    <w:rsid w:val="00306D39"/>
    <w:rsid w:val="0030754C"/>
    <w:rsid w:val="00307642"/>
    <w:rsid w:val="00312B3D"/>
    <w:rsid w:val="003132E2"/>
    <w:rsid w:val="003147F3"/>
    <w:rsid w:val="00314EFA"/>
    <w:rsid w:val="00315654"/>
    <w:rsid w:val="0031570F"/>
    <w:rsid w:val="00316DF1"/>
    <w:rsid w:val="00316EDD"/>
    <w:rsid w:val="00320E25"/>
    <w:rsid w:val="0032279A"/>
    <w:rsid w:val="0032461A"/>
    <w:rsid w:val="00325242"/>
    <w:rsid w:val="00325386"/>
    <w:rsid w:val="00325752"/>
    <w:rsid w:val="00326ED8"/>
    <w:rsid w:val="00327EDA"/>
    <w:rsid w:val="00330DE5"/>
    <w:rsid w:val="00331886"/>
    <w:rsid w:val="00331DD7"/>
    <w:rsid w:val="00332508"/>
    <w:rsid w:val="00332E54"/>
    <w:rsid w:val="003343FC"/>
    <w:rsid w:val="00334B6E"/>
    <w:rsid w:val="003354BA"/>
    <w:rsid w:val="00335CA8"/>
    <w:rsid w:val="00335D95"/>
    <w:rsid w:val="00335FFF"/>
    <w:rsid w:val="003365DE"/>
    <w:rsid w:val="003374DA"/>
    <w:rsid w:val="00340CF4"/>
    <w:rsid w:val="00341A60"/>
    <w:rsid w:val="00345D8A"/>
    <w:rsid w:val="00350934"/>
    <w:rsid w:val="00351963"/>
    <w:rsid w:val="003519FD"/>
    <w:rsid w:val="003523FE"/>
    <w:rsid w:val="00353DC4"/>
    <w:rsid w:val="00354633"/>
    <w:rsid w:val="00356696"/>
    <w:rsid w:val="0035729C"/>
    <w:rsid w:val="00360898"/>
    <w:rsid w:val="00361A32"/>
    <w:rsid w:val="003622C1"/>
    <w:rsid w:val="00362D6D"/>
    <w:rsid w:val="00362EB0"/>
    <w:rsid w:val="00362F1F"/>
    <w:rsid w:val="00363F3A"/>
    <w:rsid w:val="003651CB"/>
    <w:rsid w:val="003658DB"/>
    <w:rsid w:val="00365956"/>
    <w:rsid w:val="003661C7"/>
    <w:rsid w:val="00366A57"/>
    <w:rsid w:val="0036730E"/>
    <w:rsid w:val="003679C7"/>
    <w:rsid w:val="00367AF7"/>
    <w:rsid w:val="00370054"/>
    <w:rsid w:val="003721EB"/>
    <w:rsid w:val="00372DF1"/>
    <w:rsid w:val="003733BB"/>
    <w:rsid w:val="00374AA7"/>
    <w:rsid w:val="0038044C"/>
    <w:rsid w:val="00380FD1"/>
    <w:rsid w:val="0038102B"/>
    <w:rsid w:val="00381735"/>
    <w:rsid w:val="00382E11"/>
    <w:rsid w:val="00390CE8"/>
    <w:rsid w:val="0039152A"/>
    <w:rsid w:val="00391680"/>
    <w:rsid w:val="003920C9"/>
    <w:rsid w:val="003923C6"/>
    <w:rsid w:val="003934B5"/>
    <w:rsid w:val="00395DFA"/>
    <w:rsid w:val="00396E7E"/>
    <w:rsid w:val="0039711A"/>
    <w:rsid w:val="00397F92"/>
    <w:rsid w:val="003A07F2"/>
    <w:rsid w:val="003A0884"/>
    <w:rsid w:val="003A0C6B"/>
    <w:rsid w:val="003A0C77"/>
    <w:rsid w:val="003A2CD4"/>
    <w:rsid w:val="003A2F97"/>
    <w:rsid w:val="003A313D"/>
    <w:rsid w:val="003A31EF"/>
    <w:rsid w:val="003A3434"/>
    <w:rsid w:val="003A38E0"/>
    <w:rsid w:val="003A698F"/>
    <w:rsid w:val="003A6C66"/>
    <w:rsid w:val="003A6F5D"/>
    <w:rsid w:val="003A7A2B"/>
    <w:rsid w:val="003B1F59"/>
    <w:rsid w:val="003B201F"/>
    <w:rsid w:val="003B4459"/>
    <w:rsid w:val="003B5EEE"/>
    <w:rsid w:val="003B6580"/>
    <w:rsid w:val="003B6A7A"/>
    <w:rsid w:val="003B7056"/>
    <w:rsid w:val="003C04B1"/>
    <w:rsid w:val="003C0D38"/>
    <w:rsid w:val="003C2B4B"/>
    <w:rsid w:val="003C3323"/>
    <w:rsid w:val="003C35FA"/>
    <w:rsid w:val="003C43CF"/>
    <w:rsid w:val="003C486A"/>
    <w:rsid w:val="003C4AC3"/>
    <w:rsid w:val="003C5B3D"/>
    <w:rsid w:val="003C62EB"/>
    <w:rsid w:val="003C6706"/>
    <w:rsid w:val="003D1B3D"/>
    <w:rsid w:val="003D2111"/>
    <w:rsid w:val="003D2D85"/>
    <w:rsid w:val="003D3280"/>
    <w:rsid w:val="003E1C04"/>
    <w:rsid w:val="003E2E9B"/>
    <w:rsid w:val="003E2FF2"/>
    <w:rsid w:val="003E31EA"/>
    <w:rsid w:val="003E4D4C"/>
    <w:rsid w:val="003E5036"/>
    <w:rsid w:val="003E60E3"/>
    <w:rsid w:val="003E7B12"/>
    <w:rsid w:val="003F05F3"/>
    <w:rsid w:val="003F0A33"/>
    <w:rsid w:val="003F2661"/>
    <w:rsid w:val="003F38E9"/>
    <w:rsid w:val="003F460E"/>
    <w:rsid w:val="003F5C56"/>
    <w:rsid w:val="003F5C58"/>
    <w:rsid w:val="003F610F"/>
    <w:rsid w:val="003F6733"/>
    <w:rsid w:val="003F6E22"/>
    <w:rsid w:val="003F7324"/>
    <w:rsid w:val="00400333"/>
    <w:rsid w:val="00401023"/>
    <w:rsid w:val="00401CC1"/>
    <w:rsid w:val="00402703"/>
    <w:rsid w:val="00402BFD"/>
    <w:rsid w:val="00402CA1"/>
    <w:rsid w:val="00403D5F"/>
    <w:rsid w:val="00403E1E"/>
    <w:rsid w:val="00404280"/>
    <w:rsid w:val="00404914"/>
    <w:rsid w:val="00404A53"/>
    <w:rsid w:val="004056D5"/>
    <w:rsid w:val="00405706"/>
    <w:rsid w:val="00406ECD"/>
    <w:rsid w:val="00410146"/>
    <w:rsid w:val="00411163"/>
    <w:rsid w:val="004116CF"/>
    <w:rsid w:val="00412201"/>
    <w:rsid w:val="0041242A"/>
    <w:rsid w:val="00412939"/>
    <w:rsid w:val="0041518B"/>
    <w:rsid w:val="004159C9"/>
    <w:rsid w:val="0041745C"/>
    <w:rsid w:val="0041779F"/>
    <w:rsid w:val="00420AE8"/>
    <w:rsid w:val="0042112B"/>
    <w:rsid w:val="00421BD1"/>
    <w:rsid w:val="00421D16"/>
    <w:rsid w:val="00422A5B"/>
    <w:rsid w:val="00423154"/>
    <w:rsid w:val="00423265"/>
    <w:rsid w:val="00425B34"/>
    <w:rsid w:val="00427B20"/>
    <w:rsid w:val="004303CE"/>
    <w:rsid w:val="00430B2B"/>
    <w:rsid w:val="00434DB3"/>
    <w:rsid w:val="00435478"/>
    <w:rsid w:val="00435C81"/>
    <w:rsid w:val="00436F36"/>
    <w:rsid w:val="00440655"/>
    <w:rsid w:val="0044087A"/>
    <w:rsid w:val="00444DF7"/>
    <w:rsid w:val="00447798"/>
    <w:rsid w:val="00451030"/>
    <w:rsid w:val="0045132D"/>
    <w:rsid w:val="0045227B"/>
    <w:rsid w:val="00452915"/>
    <w:rsid w:val="00452D44"/>
    <w:rsid w:val="00453551"/>
    <w:rsid w:val="0045392F"/>
    <w:rsid w:val="00454FB3"/>
    <w:rsid w:val="00455F1F"/>
    <w:rsid w:val="00460135"/>
    <w:rsid w:val="0046085B"/>
    <w:rsid w:val="004619BD"/>
    <w:rsid w:val="00461AC4"/>
    <w:rsid w:val="00462B35"/>
    <w:rsid w:val="00462F17"/>
    <w:rsid w:val="00463695"/>
    <w:rsid w:val="00465A37"/>
    <w:rsid w:val="00466447"/>
    <w:rsid w:val="00467128"/>
    <w:rsid w:val="004674EC"/>
    <w:rsid w:val="00467E59"/>
    <w:rsid w:val="004712A1"/>
    <w:rsid w:val="004719E3"/>
    <w:rsid w:val="00472278"/>
    <w:rsid w:val="00473713"/>
    <w:rsid w:val="004741B6"/>
    <w:rsid w:val="0047435E"/>
    <w:rsid w:val="00475BA4"/>
    <w:rsid w:val="00475FB0"/>
    <w:rsid w:val="00476165"/>
    <w:rsid w:val="00476F17"/>
    <w:rsid w:val="00477606"/>
    <w:rsid w:val="00480895"/>
    <w:rsid w:val="00481010"/>
    <w:rsid w:val="00481D4B"/>
    <w:rsid w:val="00482F8E"/>
    <w:rsid w:val="0048310F"/>
    <w:rsid w:val="004838E6"/>
    <w:rsid w:val="00485AC8"/>
    <w:rsid w:val="0048711A"/>
    <w:rsid w:val="00490040"/>
    <w:rsid w:val="00491E0C"/>
    <w:rsid w:val="0049327E"/>
    <w:rsid w:val="004944A2"/>
    <w:rsid w:val="004952E9"/>
    <w:rsid w:val="00495CC0"/>
    <w:rsid w:val="00495D07"/>
    <w:rsid w:val="004A04BB"/>
    <w:rsid w:val="004A0BE6"/>
    <w:rsid w:val="004A0E43"/>
    <w:rsid w:val="004A1EB7"/>
    <w:rsid w:val="004A236E"/>
    <w:rsid w:val="004A38E3"/>
    <w:rsid w:val="004A59D6"/>
    <w:rsid w:val="004A7062"/>
    <w:rsid w:val="004A7AD6"/>
    <w:rsid w:val="004A7EAF"/>
    <w:rsid w:val="004B0C57"/>
    <w:rsid w:val="004B109B"/>
    <w:rsid w:val="004B2C32"/>
    <w:rsid w:val="004B3BB9"/>
    <w:rsid w:val="004B627D"/>
    <w:rsid w:val="004B6AE0"/>
    <w:rsid w:val="004B77C6"/>
    <w:rsid w:val="004C0BB9"/>
    <w:rsid w:val="004C0E8A"/>
    <w:rsid w:val="004C18B6"/>
    <w:rsid w:val="004C1979"/>
    <w:rsid w:val="004C3E3F"/>
    <w:rsid w:val="004C493B"/>
    <w:rsid w:val="004C65C9"/>
    <w:rsid w:val="004C7269"/>
    <w:rsid w:val="004C728A"/>
    <w:rsid w:val="004C7734"/>
    <w:rsid w:val="004C78D6"/>
    <w:rsid w:val="004D085F"/>
    <w:rsid w:val="004D0E57"/>
    <w:rsid w:val="004D0F87"/>
    <w:rsid w:val="004D1CC2"/>
    <w:rsid w:val="004D2D05"/>
    <w:rsid w:val="004D36CC"/>
    <w:rsid w:val="004D397D"/>
    <w:rsid w:val="004D3E20"/>
    <w:rsid w:val="004D4776"/>
    <w:rsid w:val="004D48FE"/>
    <w:rsid w:val="004D5FE9"/>
    <w:rsid w:val="004D700D"/>
    <w:rsid w:val="004D7600"/>
    <w:rsid w:val="004E000C"/>
    <w:rsid w:val="004E03C5"/>
    <w:rsid w:val="004E0AE4"/>
    <w:rsid w:val="004E15A4"/>
    <w:rsid w:val="004E1C82"/>
    <w:rsid w:val="004E2053"/>
    <w:rsid w:val="004E2250"/>
    <w:rsid w:val="004E2BE0"/>
    <w:rsid w:val="004E3DEF"/>
    <w:rsid w:val="004E458B"/>
    <w:rsid w:val="004E4998"/>
    <w:rsid w:val="004E5539"/>
    <w:rsid w:val="004E7DC4"/>
    <w:rsid w:val="004F1126"/>
    <w:rsid w:val="004F21FC"/>
    <w:rsid w:val="004F31D3"/>
    <w:rsid w:val="004F39CA"/>
    <w:rsid w:val="004F4ABD"/>
    <w:rsid w:val="004F558B"/>
    <w:rsid w:val="004F5D88"/>
    <w:rsid w:val="004F644E"/>
    <w:rsid w:val="004F6688"/>
    <w:rsid w:val="00501B1D"/>
    <w:rsid w:val="00503746"/>
    <w:rsid w:val="00503795"/>
    <w:rsid w:val="0050460A"/>
    <w:rsid w:val="005048F1"/>
    <w:rsid w:val="005054B2"/>
    <w:rsid w:val="00505585"/>
    <w:rsid w:val="005056D3"/>
    <w:rsid w:val="00506230"/>
    <w:rsid w:val="00506D93"/>
    <w:rsid w:val="005070FE"/>
    <w:rsid w:val="00507EA9"/>
    <w:rsid w:val="005108D4"/>
    <w:rsid w:val="00511DF9"/>
    <w:rsid w:val="00511E7A"/>
    <w:rsid w:val="00512D48"/>
    <w:rsid w:val="00514329"/>
    <w:rsid w:val="00515193"/>
    <w:rsid w:val="0051569E"/>
    <w:rsid w:val="00515C2A"/>
    <w:rsid w:val="00516123"/>
    <w:rsid w:val="00517298"/>
    <w:rsid w:val="005175CC"/>
    <w:rsid w:val="00517B5D"/>
    <w:rsid w:val="0052025C"/>
    <w:rsid w:val="00520444"/>
    <w:rsid w:val="00520620"/>
    <w:rsid w:val="0052070D"/>
    <w:rsid w:val="00520DB8"/>
    <w:rsid w:val="00521AF6"/>
    <w:rsid w:val="005232EC"/>
    <w:rsid w:val="005243E8"/>
    <w:rsid w:val="00524B09"/>
    <w:rsid w:val="00524B7A"/>
    <w:rsid w:val="005253F2"/>
    <w:rsid w:val="005255BF"/>
    <w:rsid w:val="00526748"/>
    <w:rsid w:val="00530ACD"/>
    <w:rsid w:val="00531324"/>
    <w:rsid w:val="00531EA4"/>
    <w:rsid w:val="005323E9"/>
    <w:rsid w:val="0053561C"/>
    <w:rsid w:val="00536890"/>
    <w:rsid w:val="00536C14"/>
    <w:rsid w:val="0053796F"/>
    <w:rsid w:val="00541FC1"/>
    <w:rsid w:val="00543511"/>
    <w:rsid w:val="00544943"/>
    <w:rsid w:val="00544E18"/>
    <w:rsid w:val="00545296"/>
    <w:rsid w:val="005527E9"/>
    <w:rsid w:val="00553EBA"/>
    <w:rsid w:val="00554898"/>
    <w:rsid w:val="00555E73"/>
    <w:rsid w:val="00557739"/>
    <w:rsid w:val="0056016F"/>
    <w:rsid w:val="0056052C"/>
    <w:rsid w:val="00560A57"/>
    <w:rsid w:val="00560DA8"/>
    <w:rsid w:val="00560E7F"/>
    <w:rsid w:val="0056121D"/>
    <w:rsid w:val="0056225F"/>
    <w:rsid w:val="00563530"/>
    <w:rsid w:val="00565618"/>
    <w:rsid w:val="00570091"/>
    <w:rsid w:val="00571333"/>
    <w:rsid w:val="0057143C"/>
    <w:rsid w:val="00571BDF"/>
    <w:rsid w:val="00572F4B"/>
    <w:rsid w:val="00574E57"/>
    <w:rsid w:val="0057598B"/>
    <w:rsid w:val="00575B37"/>
    <w:rsid w:val="00577F28"/>
    <w:rsid w:val="00580DC5"/>
    <w:rsid w:val="005818EB"/>
    <w:rsid w:val="00581A38"/>
    <w:rsid w:val="00583081"/>
    <w:rsid w:val="005830B8"/>
    <w:rsid w:val="00584039"/>
    <w:rsid w:val="005859AA"/>
    <w:rsid w:val="005861FD"/>
    <w:rsid w:val="00587287"/>
    <w:rsid w:val="00587BFD"/>
    <w:rsid w:val="00587F7D"/>
    <w:rsid w:val="00593303"/>
    <w:rsid w:val="0059464B"/>
    <w:rsid w:val="00595E82"/>
    <w:rsid w:val="005A1257"/>
    <w:rsid w:val="005A1267"/>
    <w:rsid w:val="005A28A9"/>
    <w:rsid w:val="005A3114"/>
    <w:rsid w:val="005A3EBE"/>
    <w:rsid w:val="005A44E8"/>
    <w:rsid w:val="005A594C"/>
    <w:rsid w:val="005A6CF1"/>
    <w:rsid w:val="005A6E6E"/>
    <w:rsid w:val="005A7745"/>
    <w:rsid w:val="005B0056"/>
    <w:rsid w:val="005B02E2"/>
    <w:rsid w:val="005B08DC"/>
    <w:rsid w:val="005B0C8E"/>
    <w:rsid w:val="005B11B6"/>
    <w:rsid w:val="005B1751"/>
    <w:rsid w:val="005B483C"/>
    <w:rsid w:val="005B4F5C"/>
    <w:rsid w:val="005B6272"/>
    <w:rsid w:val="005B6377"/>
    <w:rsid w:val="005C0BCA"/>
    <w:rsid w:val="005C1206"/>
    <w:rsid w:val="005C1E93"/>
    <w:rsid w:val="005C233F"/>
    <w:rsid w:val="005C2428"/>
    <w:rsid w:val="005C635F"/>
    <w:rsid w:val="005C70EE"/>
    <w:rsid w:val="005C7CEF"/>
    <w:rsid w:val="005D0A91"/>
    <w:rsid w:val="005D134C"/>
    <w:rsid w:val="005D28E3"/>
    <w:rsid w:val="005D3977"/>
    <w:rsid w:val="005D42B5"/>
    <w:rsid w:val="005D42B6"/>
    <w:rsid w:val="005D473E"/>
    <w:rsid w:val="005D5BAA"/>
    <w:rsid w:val="005D639E"/>
    <w:rsid w:val="005D706C"/>
    <w:rsid w:val="005D7CB8"/>
    <w:rsid w:val="005E34B7"/>
    <w:rsid w:val="005E4DBC"/>
    <w:rsid w:val="005E6EB7"/>
    <w:rsid w:val="005F0235"/>
    <w:rsid w:val="005F0BB0"/>
    <w:rsid w:val="005F3B51"/>
    <w:rsid w:val="005F4B99"/>
    <w:rsid w:val="005F4C5B"/>
    <w:rsid w:val="005F755F"/>
    <w:rsid w:val="00603B48"/>
    <w:rsid w:val="00603F79"/>
    <w:rsid w:val="00604346"/>
    <w:rsid w:val="00604EC5"/>
    <w:rsid w:val="0060518F"/>
    <w:rsid w:val="00605D98"/>
    <w:rsid w:val="00606D63"/>
    <w:rsid w:val="00610865"/>
    <w:rsid w:val="006110AD"/>
    <w:rsid w:val="00613413"/>
    <w:rsid w:val="00613DCB"/>
    <w:rsid w:val="0061606F"/>
    <w:rsid w:val="00616B8D"/>
    <w:rsid w:val="00616EDA"/>
    <w:rsid w:val="00617ADF"/>
    <w:rsid w:val="00617D09"/>
    <w:rsid w:val="006201EE"/>
    <w:rsid w:val="00620F0D"/>
    <w:rsid w:val="00620F79"/>
    <w:rsid w:val="00621086"/>
    <w:rsid w:val="00621F4B"/>
    <w:rsid w:val="0062206D"/>
    <w:rsid w:val="00622EE1"/>
    <w:rsid w:val="0062509E"/>
    <w:rsid w:val="006252A6"/>
    <w:rsid w:val="0062612D"/>
    <w:rsid w:val="006262EA"/>
    <w:rsid w:val="00626D88"/>
    <w:rsid w:val="00627346"/>
    <w:rsid w:val="00627F2D"/>
    <w:rsid w:val="00627F67"/>
    <w:rsid w:val="00627FBA"/>
    <w:rsid w:val="00630980"/>
    <w:rsid w:val="00632A7A"/>
    <w:rsid w:val="00632FF0"/>
    <w:rsid w:val="0063319D"/>
    <w:rsid w:val="00634132"/>
    <w:rsid w:val="0063528E"/>
    <w:rsid w:val="00635819"/>
    <w:rsid w:val="00635F3D"/>
    <w:rsid w:val="00636A35"/>
    <w:rsid w:val="00636F7C"/>
    <w:rsid w:val="00637427"/>
    <w:rsid w:val="00640B16"/>
    <w:rsid w:val="0064311B"/>
    <w:rsid w:val="006434EE"/>
    <w:rsid w:val="0064388D"/>
    <w:rsid w:val="00643A1B"/>
    <w:rsid w:val="00644A27"/>
    <w:rsid w:val="00644C56"/>
    <w:rsid w:val="0064568B"/>
    <w:rsid w:val="00646133"/>
    <w:rsid w:val="006462E9"/>
    <w:rsid w:val="006467AA"/>
    <w:rsid w:val="00647271"/>
    <w:rsid w:val="006505FB"/>
    <w:rsid w:val="00652BC1"/>
    <w:rsid w:val="00654965"/>
    <w:rsid w:val="006558B0"/>
    <w:rsid w:val="00655D38"/>
    <w:rsid w:val="006561A7"/>
    <w:rsid w:val="00656306"/>
    <w:rsid w:val="00657B3A"/>
    <w:rsid w:val="00663D40"/>
    <w:rsid w:val="00665314"/>
    <w:rsid w:val="006659CF"/>
    <w:rsid w:val="006660D7"/>
    <w:rsid w:val="00666CA3"/>
    <w:rsid w:val="00670325"/>
    <w:rsid w:val="0067072F"/>
    <w:rsid w:val="00671BBD"/>
    <w:rsid w:val="00671F08"/>
    <w:rsid w:val="00672B35"/>
    <w:rsid w:val="00673C7F"/>
    <w:rsid w:val="00673F1B"/>
    <w:rsid w:val="006743D2"/>
    <w:rsid w:val="00674B6A"/>
    <w:rsid w:val="0067569D"/>
    <w:rsid w:val="00676E41"/>
    <w:rsid w:val="006779D5"/>
    <w:rsid w:val="00677EF2"/>
    <w:rsid w:val="006801A3"/>
    <w:rsid w:val="006801C4"/>
    <w:rsid w:val="00680614"/>
    <w:rsid w:val="006814A3"/>
    <w:rsid w:val="00684020"/>
    <w:rsid w:val="006848D1"/>
    <w:rsid w:val="0068490C"/>
    <w:rsid w:val="00685D73"/>
    <w:rsid w:val="0068604F"/>
    <w:rsid w:val="00686475"/>
    <w:rsid w:val="00686C24"/>
    <w:rsid w:val="006903D0"/>
    <w:rsid w:val="00693893"/>
    <w:rsid w:val="00697B0B"/>
    <w:rsid w:val="006A05C6"/>
    <w:rsid w:val="006A2DD8"/>
    <w:rsid w:val="006A33FC"/>
    <w:rsid w:val="006A692F"/>
    <w:rsid w:val="006B0670"/>
    <w:rsid w:val="006B137C"/>
    <w:rsid w:val="006B172F"/>
    <w:rsid w:val="006B2883"/>
    <w:rsid w:val="006B2C9E"/>
    <w:rsid w:val="006B3BEE"/>
    <w:rsid w:val="006B3C90"/>
    <w:rsid w:val="006B5642"/>
    <w:rsid w:val="006B6D01"/>
    <w:rsid w:val="006B7158"/>
    <w:rsid w:val="006C0554"/>
    <w:rsid w:val="006C0C20"/>
    <w:rsid w:val="006C449A"/>
    <w:rsid w:val="006C4C66"/>
    <w:rsid w:val="006C506F"/>
    <w:rsid w:val="006C5312"/>
    <w:rsid w:val="006C6404"/>
    <w:rsid w:val="006C69A6"/>
    <w:rsid w:val="006C6AD2"/>
    <w:rsid w:val="006C6E48"/>
    <w:rsid w:val="006D0359"/>
    <w:rsid w:val="006D052D"/>
    <w:rsid w:val="006D05FC"/>
    <w:rsid w:val="006D064E"/>
    <w:rsid w:val="006D072C"/>
    <w:rsid w:val="006D2A12"/>
    <w:rsid w:val="006D38AF"/>
    <w:rsid w:val="006D50E6"/>
    <w:rsid w:val="006D663C"/>
    <w:rsid w:val="006E2987"/>
    <w:rsid w:val="006E3D63"/>
    <w:rsid w:val="006E4011"/>
    <w:rsid w:val="006E413D"/>
    <w:rsid w:val="006E51B0"/>
    <w:rsid w:val="006F050C"/>
    <w:rsid w:val="006F1008"/>
    <w:rsid w:val="006F1174"/>
    <w:rsid w:val="006F142C"/>
    <w:rsid w:val="006F26D2"/>
    <w:rsid w:val="006F2774"/>
    <w:rsid w:val="006F3E5E"/>
    <w:rsid w:val="006F4E06"/>
    <w:rsid w:val="006F5B2E"/>
    <w:rsid w:val="006F5FBF"/>
    <w:rsid w:val="006F66A9"/>
    <w:rsid w:val="006F728F"/>
    <w:rsid w:val="006F7AE2"/>
    <w:rsid w:val="007005B4"/>
    <w:rsid w:val="00701055"/>
    <w:rsid w:val="007012FA"/>
    <w:rsid w:val="00701EBE"/>
    <w:rsid w:val="00702735"/>
    <w:rsid w:val="0070371F"/>
    <w:rsid w:val="0070385E"/>
    <w:rsid w:val="00703D01"/>
    <w:rsid w:val="00703FEE"/>
    <w:rsid w:val="00704E07"/>
    <w:rsid w:val="00705221"/>
    <w:rsid w:val="0070540B"/>
    <w:rsid w:val="007061BC"/>
    <w:rsid w:val="00706E95"/>
    <w:rsid w:val="007073A7"/>
    <w:rsid w:val="0070778F"/>
    <w:rsid w:val="00707972"/>
    <w:rsid w:val="00710935"/>
    <w:rsid w:val="00710FDA"/>
    <w:rsid w:val="00712A1A"/>
    <w:rsid w:val="00712E20"/>
    <w:rsid w:val="0071318B"/>
    <w:rsid w:val="00713FDD"/>
    <w:rsid w:val="00714477"/>
    <w:rsid w:val="00714810"/>
    <w:rsid w:val="00714C41"/>
    <w:rsid w:val="00714E4C"/>
    <w:rsid w:val="0071749F"/>
    <w:rsid w:val="00723A03"/>
    <w:rsid w:val="007252E5"/>
    <w:rsid w:val="00725670"/>
    <w:rsid w:val="00726052"/>
    <w:rsid w:val="00726EF0"/>
    <w:rsid w:val="007276A6"/>
    <w:rsid w:val="00727DC6"/>
    <w:rsid w:val="0073112D"/>
    <w:rsid w:val="007319C8"/>
    <w:rsid w:val="00731D6E"/>
    <w:rsid w:val="00732F80"/>
    <w:rsid w:val="00733D30"/>
    <w:rsid w:val="007340E9"/>
    <w:rsid w:val="00734526"/>
    <w:rsid w:val="00734BE9"/>
    <w:rsid w:val="00736E7D"/>
    <w:rsid w:val="0073793F"/>
    <w:rsid w:val="007379DF"/>
    <w:rsid w:val="007432C6"/>
    <w:rsid w:val="007433A1"/>
    <w:rsid w:val="007437EE"/>
    <w:rsid w:val="0074387E"/>
    <w:rsid w:val="00743BA1"/>
    <w:rsid w:val="007457DA"/>
    <w:rsid w:val="00745CCD"/>
    <w:rsid w:val="00751086"/>
    <w:rsid w:val="00751D41"/>
    <w:rsid w:val="00753C49"/>
    <w:rsid w:val="00754514"/>
    <w:rsid w:val="007558E6"/>
    <w:rsid w:val="00755A3D"/>
    <w:rsid w:val="00757F0A"/>
    <w:rsid w:val="00761054"/>
    <w:rsid w:val="00761405"/>
    <w:rsid w:val="007615BC"/>
    <w:rsid w:val="007618CE"/>
    <w:rsid w:val="00762214"/>
    <w:rsid w:val="00762225"/>
    <w:rsid w:val="007626C9"/>
    <w:rsid w:val="00762982"/>
    <w:rsid w:val="0076348C"/>
    <w:rsid w:val="0076366E"/>
    <w:rsid w:val="007656D6"/>
    <w:rsid w:val="00767780"/>
    <w:rsid w:val="0077034C"/>
    <w:rsid w:val="00770B2B"/>
    <w:rsid w:val="0077176F"/>
    <w:rsid w:val="0077214D"/>
    <w:rsid w:val="00773282"/>
    <w:rsid w:val="00773F99"/>
    <w:rsid w:val="007740F7"/>
    <w:rsid w:val="007764E2"/>
    <w:rsid w:val="007771C2"/>
    <w:rsid w:val="007772CE"/>
    <w:rsid w:val="00777EE2"/>
    <w:rsid w:val="007803ED"/>
    <w:rsid w:val="00780652"/>
    <w:rsid w:val="0078092C"/>
    <w:rsid w:val="00780A76"/>
    <w:rsid w:val="00781253"/>
    <w:rsid w:val="00781528"/>
    <w:rsid w:val="00782FDE"/>
    <w:rsid w:val="007834B6"/>
    <w:rsid w:val="007859D7"/>
    <w:rsid w:val="00785ABF"/>
    <w:rsid w:val="007869A1"/>
    <w:rsid w:val="00786CBB"/>
    <w:rsid w:val="007871AB"/>
    <w:rsid w:val="00787E97"/>
    <w:rsid w:val="00790466"/>
    <w:rsid w:val="0079325F"/>
    <w:rsid w:val="00794152"/>
    <w:rsid w:val="007943A4"/>
    <w:rsid w:val="00794CAC"/>
    <w:rsid w:val="00795E1E"/>
    <w:rsid w:val="0079667F"/>
    <w:rsid w:val="00796F1A"/>
    <w:rsid w:val="00797C85"/>
    <w:rsid w:val="007A0378"/>
    <w:rsid w:val="007A064A"/>
    <w:rsid w:val="007A31B6"/>
    <w:rsid w:val="007A5429"/>
    <w:rsid w:val="007A5C7A"/>
    <w:rsid w:val="007A5FF1"/>
    <w:rsid w:val="007A63C3"/>
    <w:rsid w:val="007A6C2B"/>
    <w:rsid w:val="007A7360"/>
    <w:rsid w:val="007B1CB8"/>
    <w:rsid w:val="007B20F6"/>
    <w:rsid w:val="007B34AF"/>
    <w:rsid w:val="007B4660"/>
    <w:rsid w:val="007B71DE"/>
    <w:rsid w:val="007B7C8D"/>
    <w:rsid w:val="007C0E26"/>
    <w:rsid w:val="007C298D"/>
    <w:rsid w:val="007C3470"/>
    <w:rsid w:val="007C4325"/>
    <w:rsid w:val="007C4AFD"/>
    <w:rsid w:val="007C51E1"/>
    <w:rsid w:val="007C67C8"/>
    <w:rsid w:val="007D0B0A"/>
    <w:rsid w:val="007D0E92"/>
    <w:rsid w:val="007D0ED3"/>
    <w:rsid w:val="007D1E68"/>
    <w:rsid w:val="007D1EBB"/>
    <w:rsid w:val="007D337F"/>
    <w:rsid w:val="007D3966"/>
    <w:rsid w:val="007D3C39"/>
    <w:rsid w:val="007D4263"/>
    <w:rsid w:val="007D538A"/>
    <w:rsid w:val="007D55E6"/>
    <w:rsid w:val="007D560C"/>
    <w:rsid w:val="007D57C3"/>
    <w:rsid w:val="007D5A7D"/>
    <w:rsid w:val="007D66D4"/>
    <w:rsid w:val="007E1150"/>
    <w:rsid w:val="007E28CD"/>
    <w:rsid w:val="007E2CFC"/>
    <w:rsid w:val="007E3ADC"/>
    <w:rsid w:val="007E4380"/>
    <w:rsid w:val="007E474E"/>
    <w:rsid w:val="007E5A4A"/>
    <w:rsid w:val="007E5BD4"/>
    <w:rsid w:val="007E6431"/>
    <w:rsid w:val="007F019E"/>
    <w:rsid w:val="007F0DD2"/>
    <w:rsid w:val="007F25F5"/>
    <w:rsid w:val="007F29F4"/>
    <w:rsid w:val="007F33AA"/>
    <w:rsid w:val="007F5A87"/>
    <w:rsid w:val="007F61BC"/>
    <w:rsid w:val="007F6BD9"/>
    <w:rsid w:val="007F6DEA"/>
    <w:rsid w:val="00803403"/>
    <w:rsid w:val="0080341C"/>
    <w:rsid w:val="008042A6"/>
    <w:rsid w:val="008064D3"/>
    <w:rsid w:val="008068C4"/>
    <w:rsid w:val="008105EC"/>
    <w:rsid w:val="008107DE"/>
    <w:rsid w:val="00811503"/>
    <w:rsid w:val="00812022"/>
    <w:rsid w:val="00816279"/>
    <w:rsid w:val="008163F4"/>
    <w:rsid w:val="00816F42"/>
    <w:rsid w:val="0081740F"/>
    <w:rsid w:val="008206D4"/>
    <w:rsid w:val="00820853"/>
    <w:rsid w:val="00820CEE"/>
    <w:rsid w:val="00821F88"/>
    <w:rsid w:val="00822C82"/>
    <w:rsid w:val="0082307C"/>
    <w:rsid w:val="00823B13"/>
    <w:rsid w:val="00825CBE"/>
    <w:rsid w:val="00825D82"/>
    <w:rsid w:val="00827171"/>
    <w:rsid w:val="00827367"/>
    <w:rsid w:val="00831859"/>
    <w:rsid w:val="00831CD5"/>
    <w:rsid w:val="00831E4F"/>
    <w:rsid w:val="008334FB"/>
    <w:rsid w:val="00834A2F"/>
    <w:rsid w:val="00834E2F"/>
    <w:rsid w:val="00834FE0"/>
    <w:rsid w:val="00836691"/>
    <w:rsid w:val="00836C95"/>
    <w:rsid w:val="0083760E"/>
    <w:rsid w:val="00837F41"/>
    <w:rsid w:val="00840568"/>
    <w:rsid w:val="0084093D"/>
    <w:rsid w:val="00841CDA"/>
    <w:rsid w:val="0084391F"/>
    <w:rsid w:val="00843AAE"/>
    <w:rsid w:val="008440DD"/>
    <w:rsid w:val="00844A88"/>
    <w:rsid w:val="00845674"/>
    <w:rsid w:val="00845D73"/>
    <w:rsid w:val="008466C0"/>
    <w:rsid w:val="008468B5"/>
    <w:rsid w:val="0084742B"/>
    <w:rsid w:val="008474CA"/>
    <w:rsid w:val="008507DB"/>
    <w:rsid w:val="00851156"/>
    <w:rsid w:val="00851581"/>
    <w:rsid w:val="00851597"/>
    <w:rsid w:val="00852B45"/>
    <w:rsid w:val="0085324B"/>
    <w:rsid w:val="008537F2"/>
    <w:rsid w:val="008553C8"/>
    <w:rsid w:val="00855545"/>
    <w:rsid w:val="008557D1"/>
    <w:rsid w:val="00855A72"/>
    <w:rsid w:val="008561E8"/>
    <w:rsid w:val="00856969"/>
    <w:rsid w:val="00860887"/>
    <w:rsid w:val="008624BF"/>
    <w:rsid w:val="008626F4"/>
    <w:rsid w:val="008627E3"/>
    <w:rsid w:val="00862A4A"/>
    <w:rsid w:val="00863271"/>
    <w:rsid w:val="00863612"/>
    <w:rsid w:val="00865AB1"/>
    <w:rsid w:val="00865C8D"/>
    <w:rsid w:val="0086721C"/>
    <w:rsid w:val="0087031D"/>
    <w:rsid w:val="008710CA"/>
    <w:rsid w:val="008714FB"/>
    <w:rsid w:val="00874103"/>
    <w:rsid w:val="00875F5E"/>
    <w:rsid w:val="0087624D"/>
    <w:rsid w:val="008767DE"/>
    <w:rsid w:val="00877143"/>
    <w:rsid w:val="0087758E"/>
    <w:rsid w:val="0087791A"/>
    <w:rsid w:val="00877D1C"/>
    <w:rsid w:val="00880CB9"/>
    <w:rsid w:val="00880E71"/>
    <w:rsid w:val="008827C6"/>
    <w:rsid w:val="008835DA"/>
    <w:rsid w:val="008839CA"/>
    <w:rsid w:val="00883BED"/>
    <w:rsid w:val="00884A16"/>
    <w:rsid w:val="00885A92"/>
    <w:rsid w:val="00890575"/>
    <w:rsid w:val="00890B11"/>
    <w:rsid w:val="00890BE1"/>
    <w:rsid w:val="008917E2"/>
    <w:rsid w:val="00891AED"/>
    <w:rsid w:val="00891D3B"/>
    <w:rsid w:val="00891EE0"/>
    <w:rsid w:val="00892E41"/>
    <w:rsid w:val="008934DC"/>
    <w:rsid w:val="0089388A"/>
    <w:rsid w:val="00893C82"/>
    <w:rsid w:val="008944AC"/>
    <w:rsid w:val="008947D5"/>
    <w:rsid w:val="008948C2"/>
    <w:rsid w:val="00894B84"/>
    <w:rsid w:val="008953B7"/>
    <w:rsid w:val="00895AD2"/>
    <w:rsid w:val="008A0568"/>
    <w:rsid w:val="008A09D7"/>
    <w:rsid w:val="008A1359"/>
    <w:rsid w:val="008A2E10"/>
    <w:rsid w:val="008A2ECD"/>
    <w:rsid w:val="008A47F1"/>
    <w:rsid w:val="008A4F44"/>
    <w:rsid w:val="008A6113"/>
    <w:rsid w:val="008A72DA"/>
    <w:rsid w:val="008B299B"/>
    <w:rsid w:val="008B2A08"/>
    <w:rsid w:val="008B4202"/>
    <w:rsid w:val="008B4B3F"/>
    <w:rsid w:val="008B4D5E"/>
    <w:rsid w:val="008B5618"/>
    <w:rsid w:val="008B577F"/>
    <w:rsid w:val="008B5F91"/>
    <w:rsid w:val="008B6A24"/>
    <w:rsid w:val="008B79D0"/>
    <w:rsid w:val="008C0CFB"/>
    <w:rsid w:val="008C1954"/>
    <w:rsid w:val="008C33FE"/>
    <w:rsid w:val="008C5CDA"/>
    <w:rsid w:val="008C6B76"/>
    <w:rsid w:val="008C70AD"/>
    <w:rsid w:val="008C7C48"/>
    <w:rsid w:val="008D0610"/>
    <w:rsid w:val="008D192A"/>
    <w:rsid w:val="008D1BB5"/>
    <w:rsid w:val="008D1EB2"/>
    <w:rsid w:val="008D37C3"/>
    <w:rsid w:val="008D39E8"/>
    <w:rsid w:val="008D4787"/>
    <w:rsid w:val="008D5024"/>
    <w:rsid w:val="008D5E88"/>
    <w:rsid w:val="008D655A"/>
    <w:rsid w:val="008D6E53"/>
    <w:rsid w:val="008D6ED1"/>
    <w:rsid w:val="008D72EF"/>
    <w:rsid w:val="008D77A8"/>
    <w:rsid w:val="008D7BA5"/>
    <w:rsid w:val="008E04F0"/>
    <w:rsid w:val="008E0D23"/>
    <w:rsid w:val="008E141A"/>
    <w:rsid w:val="008E2940"/>
    <w:rsid w:val="008E2C64"/>
    <w:rsid w:val="008E2F7E"/>
    <w:rsid w:val="008E38B9"/>
    <w:rsid w:val="008F27A5"/>
    <w:rsid w:val="008F2F56"/>
    <w:rsid w:val="008F435D"/>
    <w:rsid w:val="008F4929"/>
    <w:rsid w:val="008F4BCB"/>
    <w:rsid w:val="008F4E93"/>
    <w:rsid w:val="008F648E"/>
    <w:rsid w:val="008F6D40"/>
    <w:rsid w:val="009006C2"/>
    <w:rsid w:val="009019FC"/>
    <w:rsid w:val="00901E84"/>
    <w:rsid w:val="00901FD8"/>
    <w:rsid w:val="009042FB"/>
    <w:rsid w:val="00904F75"/>
    <w:rsid w:val="009052BD"/>
    <w:rsid w:val="009054B1"/>
    <w:rsid w:val="00906D42"/>
    <w:rsid w:val="00910990"/>
    <w:rsid w:val="00911107"/>
    <w:rsid w:val="00911908"/>
    <w:rsid w:val="009150F2"/>
    <w:rsid w:val="00915551"/>
    <w:rsid w:val="009177E3"/>
    <w:rsid w:val="00920AD9"/>
    <w:rsid w:val="009214F2"/>
    <w:rsid w:val="0092222D"/>
    <w:rsid w:val="00924686"/>
    <w:rsid w:val="00924769"/>
    <w:rsid w:val="009254C6"/>
    <w:rsid w:val="00926EFD"/>
    <w:rsid w:val="00927AAC"/>
    <w:rsid w:val="00931C05"/>
    <w:rsid w:val="00931DC8"/>
    <w:rsid w:val="00933124"/>
    <w:rsid w:val="0093424A"/>
    <w:rsid w:val="00935469"/>
    <w:rsid w:val="009355BB"/>
    <w:rsid w:val="00936185"/>
    <w:rsid w:val="00936492"/>
    <w:rsid w:val="00936CAF"/>
    <w:rsid w:val="009372D5"/>
    <w:rsid w:val="0093739F"/>
    <w:rsid w:val="0093765A"/>
    <w:rsid w:val="00940E7D"/>
    <w:rsid w:val="00942395"/>
    <w:rsid w:val="00942480"/>
    <w:rsid w:val="00942CE4"/>
    <w:rsid w:val="00943434"/>
    <w:rsid w:val="0094409E"/>
    <w:rsid w:val="00944BE9"/>
    <w:rsid w:val="00944F52"/>
    <w:rsid w:val="00946E05"/>
    <w:rsid w:val="00946F93"/>
    <w:rsid w:val="00950BB9"/>
    <w:rsid w:val="0095127D"/>
    <w:rsid w:val="009512CC"/>
    <w:rsid w:val="009528FC"/>
    <w:rsid w:val="009552C2"/>
    <w:rsid w:val="0095646E"/>
    <w:rsid w:val="009565DA"/>
    <w:rsid w:val="009568AB"/>
    <w:rsid w:val="00956E30"/>
    <w:rsid w:val="00957D70"/>
    <w:rsid w:val="0096017D"/>
    <w:rsid w:val="009605F2"/>
    <w:rsid w:val="00960A00"/>
    <w:rsid w:val="009615A8"/>
    <w:rsid w:val="00961E79"/>
    <w:rsid w:val="009621DE"/>
    <w:rsid w:val="0096244F"/>
    <w:rsid w:val="00962E15"/>
    <w:rsid w:val="00962E43"/>
    <w:rsid w:val="0096385D"/>
    <w:rsid w:val="00963D19"/>
    <w:rsid w:val="0096598A"/>
    <w:rsid w:val="0096611D"/>
    <w:rsid w:val="00966F4C"/>
    <w:rsid w:val="009670DA"/>
    <w:rsid w:val="0096768F"/>
    <w:rsid w:val="00967EC2"/>
    <w:rsid w:val="00971E12"/>
    <w:rsid w:val="00971F58"/>
    <w:rsid w:val="00972A5E"/>
    <w:rsid w:val="009730F8"/>
    <w:rsid w:val="00974CB0"/>
    <w:rsid w:val="00974D2C"/>
    <w:rsid w:val="00975235"/>
    <w:rsid w:val="00975F4D"/>
    <w:rsid w:val="00976CC8"/>
    <w:rsid w:val="00976D77"/>
    <w:rsid w:val="009774B7"/>
    <w:rsid w:val="0098030B"/>
    <w:rsid w:val="00981C1F"/>
    <w:rsid w:val="00981FBE"/>
    <w:rsid w:val="00982F2B"/>
    <w:rsid w:val="009840DD"/>
    <w:rsid w:val="00984E92"/>
    <w:rsid w:val="009857E2"/>
    <w:rsid w:val="00985D27"/>
    <w:rsid w:val="00986F2C"/>
    <w:rsid w:val="00987051"/>
    <w:rsid w:val="009875B8"/>
    <w:rsid w:val="00987F84"/>
    <w:rsid w:val="00990EF8"/>
    <w:rsid w:val="00995B39"/>
    <w:rsid w:val="009A024C"/>
    <w:rsid w:val="009A0407"/>
    <w:rsid w:val="009A149D"/>
    <w:rsid w:val="009A1E4D"/>
    <w:rsid w:val="009A371F"/>
    <w:rsid w:val="009A3BA8"/>
    <w:rsid w:val="009A5D9E"/>
    <w:rsid w:val="009A6C9E"/>
    <w:rsid w:val="009A7587"/>
    <w:rsid w:val="009A75AE"/>
    <w:rsid w:val="009A7BA1"/>
    <w:rsid w:val="009B0178"/>
    <w:rsid w:val="009B2ADD"/>
    <w:rsid w:val="009B43F6"/>
    <w:rsid w:val="009B6383"/>
    <w:rsid w:val="009B76B1"/>
    <w:rsid w:val="009C178A"/>
    <w:rsid w:val="009C22E4"/>
    <w:rsid w:val="009C482C"/>
    <w:rsid w:val="009C6D71"/>
    <w:rsid w:val="009C76C3"/>
    <w:rsid w:val="009C7CF0"/>
    <w:rsid w:val="009D0475"/>
    <w:rsid w:val="009D0AA6"/>
    <w:rsid w:val="009D10FE"/>
    <w:rsid w:val="009D1D22"/>
    <w:rsid w:val="009D2CF6"/>
    <w:rsid w:val="009D4DCE"/>
    <w:rsid w:val="009D614F"/>
    <w:rsid w:val="009D7612"/>
    <w:rsid w:val="009E01F9"/>
    <w:rsid w:val="009E062F"/>
    <w:rsid w:val="009E2DAB"/>
    <w:rsid w:val="009E60DA"/>
    <w:rsid w:val="009E68AB"/>
    <w:rsid w:val="009E7D27"/>
    <w:rsid w:val="009F0C23"/>
    <w:rsid w:val="009F28CE"/>
    <w:rsid w:val="009F30F3"/>
    <w:rsid w:val="009F3174"/>
    <w:rsid w:val="009F442D"/>
    <w:rsid w:val="009F5046"/>
    <w:rsid w:val="009F5657"/>
    <w:rsid w:val="00A00001"/>
    <w:rsid w:val="00A00B2D"/>
    <w:rsid w:val="00A013CD"/>
    <w:rsid w:val="00A022DC"/>
    <w:rsid w:val="00A02524"/>
    <w:rsid w:val="00A03D72"/>
    <w:rsid w:val="00A0435F"/>
    <w:rsid w:val="00A044FA"/>
    <w:rsid w:val="00A053E6"/>
    <w:rsid w:val="00A05765"/>
    <w:rsid w:val="00A0677F"/>
    <w:rsid w:val="00A11692"/>
    <w:rsid w:val="00A125B7"/>
    <w:rsid w:val="00A13A93"/>
    <w:rsid w:val="00A140EC"/>
    <w:rsid w:val="00A1696B"/>
    <w:rsid w:val="00A16A70"/>
    <w:rsid w:val="00A17C21"/>
    <w:rsid w:val="00A17CB5"/>
    <w:rsid w:val="00A21621"/>
    <w:rsid w:val="00A23E51"/>
    <w:rsid w:val="00A256FF"/>
    <w:rsid w:val="00A267B5"/>
    <w:rsid w:val="00A274E7"/>
    <w:rsid w:val="00A316CA"/>
    <w:rsid w:val="00A32190"/>
    <w:rsid w:val="00A33D4B"/>
    <w:rsid w:val="00A345A2"/>
    <w:rsid w:val="00A41FB7"/>
    <w:rsid w:val="00A424C6"/>
    <w:rsid w:val="00A42BB5"/>
    <w:rsid w:val="00A42D58"/>
    <w:rsid w:val="00A44B60"/>
    <w:rsid w:val="00A4533B"/>
    <w:rsid w:val="00A4536A"/>
    <w:rsid w:val="00A4652C"/>
    <w:rsid w:val="00A507B2"/>
    <w:rsid w:val="00A507FF"/>
    <w:rsid w:val="00A51157"/>
    <w:rsid w:val="00A51254"/>
    <w:rsid w:val="00A51D0A"/>
    <w:rsid w:val="00A52F45"/>
    <w:rsid w:val="00A52FF7"/>
    <w:rsid w:val="00A53660"/>
    <w:rsid w:val="00A53867"/>
    <w:rsid w:val="00A54941"/>
    <w:rsid w:val="00A55D23"/>
    <w:rsid w:val="00A55E92"/>
    <w:rsid w:val="00A5670B"/>
    <w:rsid w:val="00A56B6A"/>
    <w:rsid w:val="00A57572"/>
    <w:rsid w:val="00A57FCB"/>
    <w:rsid w:val="00A628D6"/>
    <w:rsid w:val="00A62F95"/>
    <w:rsid w:val="00A635AD"/>
    <w:rsid w:val="00A65B0F"/>
    <w:rsid w:val="00A67FE4"/>
    <w:rsid w:val="00A707AB"/>
    <w:rsid w:val="00A72C7B"/>
    <w:rsid w:val="00A731D0"/>
    <w:rsid w:val="00A75194"/>
    <w:rsid w:val="00A75726"/>
    <w:rsid w:val="00A76DBB"/>
    <w:rsid w:val="00A80C6C"/>
    <w:rsid w:val="00A80FE0"/>
    <w:rsid w:val="00A84132"/>
    <w:rsid w:val="00A8472B"/>
    <w:rsid w:val="00A84A72"/>
    <w:rsid w:val="00A84EE2"/>
    <w:rsid w:val="00A853E5"/>
    <w:rsid w:val="00A86231"/>
    <w:rsid w:val="00A86A96"/>
    <w:rsid w:val="00A86D3A"/>
    <w:rsid w:val="00A87F5E"/>
    <w:rsid w:val="00A904CC"/>
    <w:rsid w:val="00A9104C"/>
    <w:rsid w:val="00A914BB"/>
    <w:rsid w:val="00A9337B"/>
    <w:rsid w:val="00A93CDD"/>
    <w:rsid w:val="00A941D2"/>
    <w:rsid w:val="00A9513B"/>
    <w:rsid w:val="00A95CE9"/>
    <w:rsid w:val="00A97E6B"/>
    <w:rsid w:val="00A97F81"/>
    <w:rsid w:val="00AA0718"/>
    <w:rsid w:val="00AA12E3"/>
    <w:rsid w:val="00AA152C"/>
    <w:rsid w:val="00AA2D71"/>
    <w:rsid w:val="00AA4D46"/>
    <w:rsid w:val="00AA53F1"/>
    <w:rsid w:val="00AA57FC"/>
    <w:rsid w:val="00AA5B16"/>
    <w:rsid w:val="00AA64D6"/>
    <w:rsid w:val="00AA69DF"/>
    <w:rsid w:val="00AA6E23"/>
    <w:rsid w:val="00AA76B6"/>
    <w:rsid w:val="00AB1AD6"/>
    <w:rsid w:val="00AB2E79"/>
    <w:rsid w:val="00AB36C8"/>
    <w:rsid w:val="00AB38A2"/>
    <w:rsid w:val="00AB3DFF"/>
    <w:rsid w:val="00AB4245"/>
    <w:rsid w:val="00AB441F"/>
    <w:rsid w:val="00AB4738"/>
    <w:rsid w:val="00AB4F53"/>
    <w:rsid w:val="00AB583D"/>
    <w:rsid w:val="00AB658C"/>
    <w:rsid w:val="00AB69A3"/>
    <w:rsid w:val="00AB722E"/>
    <w:rsid w:val="00AC0464"/>
    <w:rsid w:val="00AC0681"/>
    <w:rsid w:val="00AC0E45"/>
    <w:rsid w:val="00AC1442"/>
    <w:rsid w:val="00AC1583"/>
    <w:rsid w:val="00AC1584"/>
    <w:rsid w:val="00AC2BD8"/>
    <w:rsid w:val="00AC3251"/>
    <w:rsid w:val="00AC6AF3"/>
    <w:rsid w:val="00AC7686"/>
    <w:rsid w:val="00AC7A44"/>
    <w:rsid w:val="00AC7AB4"/>
    <w:rsid w:val="00AC7BD9"/>
    <w:rsid w:val="00AC7D20"/>
    <w:rsid w:val="00AD00D6"/>
    <w:rsid w:val="00AD07D7"/>
    <w:rsid w:val="00AD114B"/>
    <w:rsid w:val="00AD1736"/>
    <w:rsid w:val="00AD1A8C"/>
    <w:rsid w:val="00AD3053"/>
    <w:rsid w:val="00AD3541"/>
    <w:rsid w:val="00AD5BD3"/>
    <w:rsid w:val="00AD64A3"/>
    <w:rsid w:val="00AD6E11"/>
    <w:rsid w:val="00AD7828"/>
    <w:rsid w:val="00AE1251"/>
    <w:rsid w:val="00AE1D2A"/>
    <w:rsid w:val="00AE27FC"/>
    <w:rsid w:val="00AE4210"/>
    <w:rsid w:val="00AF0917"/>
    <w:rsid w:val="00AF0C0A"/>
    <w:rsid w:val="00AF19D0"/>
    <w:rsid w:val="00AF33E4"/>
    <w:rsid w:val="00AF4C8E"/>
    <w:rsid w:val="00AF5D46"/>
    <w:rsid w:val="00AF60B2"/>
    <w:rsid w:val="00AF6997"/>
    <w:rsid w:val="00AF7152"/>
    <w:rsid w:val="00B00C30"/>
    <w:rsid w:val="00B021CE"/>
    <w:rsid w:val="00B025EA"/>
    <w:rsid w:val="00B02854"/>
    <w:rsid w:val="00B03FBB"/>
    <w:rsid w:val="00B05BEF"/>
    <w:rsid w:val="00B078E6"/>
    <w:rsid w:val="00B07990"/>
    <w:rsid w:val="00B126DC"/>
    <w:rsid w:val="00B12B34"/>
    <w:rsid w:val="00B13C09"/>
    <w:rsid w:val="00B154D9"/>
    <w:rsid w:val="00B164B7"/>
    <w:rsid w:val="00B168C5"/>
    <w:rsid w:val="00B16B56"/>
    <w:rsid w:val="00B170C4"/>
    <w:rsid w:val="00B172E3"/>
    <w:rsid w:val="00B17822"/>
    <w:rsid w:val="00B22162"/>
    <w:rsid w:val="00B22AA1"/>
    <w:rsid w:val="00B23045"/>
    <w:rsid w:val="00B2356B"/>
    <w:rsid w:val="00B24D5E"/>
    <w:rsid w:val="00B25212"/>
    <w:rsid w:val="00B263C6"/>
    <w:rsid w:val="00B26E6E"/>
    <w:rsid w:val="00B2741D"/>
    <w:rsid w:val="00B27442"/>
    <w:rsid w:val="00B30AC5"/>
    <w:rsid w:val="00B30B0E"/>
    <w:rsid w:val="00B31C27"/>
    <w:rsid w:val="00B31D75"/>
    <w:rsid w:val="00B31EAA"/>
    <w:rsid w:val="00B32466"/>
    <w:rsid w:val="00B32983"/>
    <w:rsid w:val="00B338D8"/>
    <w:rsid w:val="00B34586"/>
    <w:rsid w:val="00B3517C"/>
    <w:rsid w:val="00B35EC0"/>
    <w:rsid w:val="00B40524"/>
    <w:rsid w:val="00B40882"/>
    <w:rsid w:val="00B41A80"/>
    <w:rsid w:val="00B41F51"/>
    <w:rsid w:val="00B42A0F"/>
    <w:rsid w:val="00B43CDB"/>
    <w:rsid w:val="00B445BD"/>
    <w:rsid w:val="00B45C88"/>
    <w:rsid w:val="00B45F39"/>
    <w:rsid w:val="00B479E2"/>
    <w:rsid w:val="00B47A26"/>
    <w:rsid w:val="00B5046E"/>
    <w:rsid w:val="00B507DF"/>
    <w:rsid w:val="00B50B01"/>
    <w:rsid w:val="00B51540"/>
    <w:rsid w:val="00B51543"/>
    <w:rsid w:val="00B528A6"/>
    <w:rsid w:val="00B53749"/>
    <w:rsid w:val="00B54391"/>
    <w:rsid w:val="00B569A9"/>
    <w:rsid w:val="00B56A6F"/>
    <w:rsid w:val="00B57877"/>
    <w:rsid w:val="00B57F2A"/>
    <w:rsid w:val="00B603AD"/>
    <w:rsid w:val="00B60862"/>
    <w:rsid w:val="00B63119"/>
    <w:rsid w:val="00B63AF5"/>
    <w:rsid w:val="00B64450"/>
    <w:rsid w:val="00B64BE5"/>
    <w:rsid w:val="00B65599"/>
    <w:rsid w:val="00B66FB7"/>
    <w:rsid w:val="00B704F9"/>
    <w:rsid w:val="00B70BBC"/>
    <w:rsid w:val="00B7136B"/>
    <w:rsid w:val="00B72AD0"/>
    <w:rsid w:val="00B735CB"/>
    <w:rsid w:val="00B73CA5"/>
    <w:rsid w:val="00B73CF9"/>
    <w:rsid w:val="00B741A5"/>
    <w:rsid w:val="00B74202"/>
    <w:rsid w:val="00B7498B"/>
    <w:rsid w:val="00B74A1E"/>
    <w:rsid w:val="00B7525C"/>
    <w:rsid w:val="00B75864"/>
    <w:rsid w:val="00B770C3"/>
    <w:rsid w:val="00B807E3"/>
    <w:rsid w:val="00B818A3"/>
    <w:rsid w:val="00B81ED6"/>
    <w:rsid w:val="00B8279B"/>
    <w:rsid w:val="00B838AC"/>
    <w:rsid w:val="00B84C35"/>
    <w:rsid w:val="00B84F6A"/>
    <w:rsid w:val="00B863CD"/>
    <w:rsid w:val="00B867D1"/>
    <w:rsid w:val="00B878F5"/>
    <w:rsid w:val="00B87B66"/>
    <w:rsid w:val="00B90128"/>
    <w:rsid w:val="00B9161B"/>
    <w:rsid w:val="00B92CCD"/>
    <w:rsid w:val="00B931EF"/>
    <w:rsid w:val="00B93406"/>
    <w:rsid w:val="00B9442E"/>
    <w:rsid w:val="00B95638"/>
    <w:rsid w:val="00B95B8D"/>
    <w:rsid w:val="00B960B6"/>
    <w:rsid w:val="00B96674"/>
    <w:rsid w:val="00BA0A64"/>
    <w:rsid w:val="00BA2224"/>
    <w:rsid w:val="00BA4BFC"/>
    <w:rsid w:val="00BA5942"/>
    <w:rsid w:val="00BA5C3C"/>
    <w:rsid w:val="00BB20ED"/>
    <w:rsid w:val="00BB2B2A"/>
    <w:rsid w:val="00BB338B"/>
    <w:rsid w:val="00BB40E0"/>
    <w:rsid w:val="00BB49CE"/>
    <w:rsid w:val="00BB53C3"/>
    <w:rsid w:val="00BB5DDD"/>
    <w:rsid w:val="00BB79A2"/>
    <w:rsid w:val="00BC1645"/>
    <w:rsid w:val="00BC2694"/>
    <w:rsid w:val="00BC4770"/>
    <w:rsid w:val="00BC4BED"/>
    <w:rsid w:val="00BC551C"/>
    <w:rsid w:val="00BC5621"/>
    <w:rsid w:val="00BC6770"/>
    <w:rsid w:val="00BC7D02"/>
    <w:rsid w:val="00BC7E84"/>
    <w:rsid w:val="00BD11F2"/>
    <w:rsid w:val="00BD13CB"/>
    <w:rsid w:val="00BD4F4F"/>
    <w:rsid w:val="00BD639B"/>
    <w:rsid w:val="00BE0021"/>
    <w:rsid w:val="00BE0689"/>
    <w:rsid w:val="00BE15BA"/>
    <w:rsid w:val="00BE219C"/>
    <w:rsid w:val="00BE2C49"/>
    <w:rsid w:val="00BE3A31"/>
    <w:rsid w:val="00BE54B4"/>
    <w:rsid w:val="00BE5779"/>
    <w:rsid w:val="00BE673B"/>
    <w:rsid w:val="00BE7A42"/>
    <w:rsid w:val="00BF0128"/>
    <w:rsid w:val="00BF150B"/>
    <w:rsid w:val="00BF2446"/>
    <w:rsid w:val="00BF25F1"/>
    <w:rsid w:val="00BF2758"/>
    <w:rsid w:val="00BF2F65"/>
    <w:rsid w:val="00BF3822"/>
    <w:rsid w:val="00BF4DAC"/>
    <w:rsid w:val="00BF6E42"/>
    <w:rsid w:val="00BF6E96"/>
    <w:rsid w:val="00C0150A"/>
    <w:rsid w:val="00C02F24"/>
    <w:rsid w:val="00C04430"/>
    <w:rsid w:val="00C046F5"/>
    <w:rsid w:val="00C04F46"/>
    <w:rsid w:val="00C0605C"/>
    <w:rsid w:val="00C0665B"/>
    <w:rsid w:val="00C078C1"/>
    <w:rsid w:val="00C103A0"/>
    <w:rsid w:val="00C116A4"/>
    <w:rsid w:val="00C123A0"/>
    <w:rsid w:val="00C1259A"/>
    <w:rsid w:val="00C12625"/>
    <w:rsid w:val="00C12643"/>
    <w:rsid w:val="00C13A38"/>
    <w:rsid w:val="00C14410"/>
    <w:rsid w:val="00C14476"/>
    <w:rsid w:val="00C148FE"/>
    <w:rsid w:val="00C15295"/>
    <w:rsid w:val="00C17B16"/>
    <w:rsid w:val="00C17ED6"/>
    <w:rsid w:val="00C202D7"/>
    <w:rsid w:val="00C21C3A"/>
    <w:rsid w:val="00C2290B"/>
    <w:rsid w:val="00C23056"/>
    <w:rsid w:val="00C23182"/>
    <w:rsid w:val="00C23C55"/>
    <w:rsid w:val="00C23CC8"/>
    <w:rsid w:val="00C23D89"/>
    <w:rsid w:val="00C24565"/>
    <w:rsid w:val="00C245BF"/>
    <w:rsid w:val="00C25665"/>
    <w:rsid w:val="00C27F68"/>
    <w:rsid w:val="00C31765"/>
    <w:rsid w:val="00C31F3C"/>
    <w:rsid w:val="00C32D71"/>
    <w:rsid w:val="00C36AF3"/>
    <w:rsid w:val="00C36E16"/>
    <w:rsid w:val="00C3713B"/>
    <w:rsid w:val="00C37AD8"/>
    <w:rsid w:val="00C4079B"/>
    <w:rsid w:val="00C4160C"/>
    <w:rsid w:val="00C42203"/>
    <w:rsid w:val="00C424AE"/>
    <w:rsid w:val="00C4281B"/>
    <w:rsid w:val="00C42A14"/>
    <w:rsid w:val="00C430B7"/>
    <w:rsid w:val="00C45B74"/>
    <w:rsid w:val="00C45C4D"/>
    <w:rsid w:val="00C46110"/>
    <w:rsid w:val="00C475CF"/>
    <w:rsid w:val="00C4778A"/>
    <w:rsid w:val="00C50B33"/>
    <w:rsid w:val="00C51183"/>
    <w:rsid w:val="00C52A5A"/>
    <w:rsid w:val="00C546A9"/>
    <w:rsid w:val="00C54BE1"/>
    <w:rsid w:val="00C556A9"/>
    <w:rsid w:val="00C55BB3"/>
    <w:rsid w:val="00C55C4B"/>
    <w:rsid w:val="00C56291"/>
    <w:rsid w:val="00C573F4"/>
    <w:rsid w:val="00C607A4"/>
    <w:rsid w:val="00C60C22"/>
    <w:rsid w:val="00C60D79"/>
    <w:rsid w:val="00C610FF"/>
    <w:rsid w:val="00C61ACC"/>
    <w:rsid w:val="00C61F6D"/>
    <w:rsid w:val="00C626D7"/>
    <w:rsid w:val="00C651CF"/>
    <w:rsid w:val="00C65352"/>
    <w:rsid w:val="00C654C7"/>
    <w:rsid w:val="00C658A6"/>
    <w:rsid w:val="00C65D52"/>
    <w:rsid w:val="00C65F28"/>
    <w:rsid w:val="00C671B8"/>
    <w:rsid w:val="00C71419"/>
    <w:rsid w:val="00C721D0"/>
    <w:rsid w:val="00C722C1"/>
    <w:rsid w:val="00C737F4"/>
    <w:rsid w:val="00C73F0D"/>
    <w:rsid w:val="00C7450E"/>
    <w:rsid w:val="00C76F8A"/>
    <w:rsid w:val="00C82456"/>
    <w:rsid w:val="00C82457"/>
    <w:rsid w:val="00C825F1"/>
    <w:rsid w:val="00C82D5F"/>
    <w:rsid w:val="00C8455D"/>
    <w:rsid w:val="00C85233"/>
    <w:rsid w:val="00C86BD5"/>
    <w:rsid w:val="00C86BD7"/>
    <w:rsid w:val="00C874C7"/>
    <w:rsid w:val="00C87706"/>
    <w:rsid w:val="00C90EFA"/>
    <w:rsid w:val="00C91F4D"/>
    <w:rsid w:val="00C921EA"/>
    <w:rsid w:val="00C9278E"/>
    <w:rsid w:val="00C927B6"/>
    <w:rsid w:val="00C9280B"/>
    <w:rsid w:val="00C92917"/>
    <w:rsid w:val="00C939A8"/>
    <w:rsid w:val="00C9457D"/>
    <w:rsid w:val="00C94EEF"/>
    <w:rsid w:val="00C96EA1"/>
    <w:rsid w:val="00C97A19"/>
    <w:rsid w:val="00C97C97"/>
    <w:rsid w:val="00CA1833"/>
    <w:rsid w:val="00CA1D05"/>
    <w:rsid w:val="00CA2DAB"/>
    <w:rsid w:val="00CA374A"/>
    <w:rsid w:val="00CA4AF6"/>
    <w:rsid w:val="00CA56BE"/>
    <w:rsid w:val="00CA5FCE"/>
    <w:rsid w:val="00CA7B23"/>
    <w:rsid w:val="00CB0453"/>
    <w:rsid w:val="00CB0790"/>
    <w:rsid w:val="00CB0F8B"/>
    <w:rsid w:val="00CB16FE"/>
    <w:rsid w:val="00CB1A1A"/>
    <w:rsid w:val="00CB2177"/>
    <w:rsid w:val="00CB303D"/>
    <w:rsid w:val="00CB3644"/>
    <w:rsid w:val="00CB3BD6"/>
    <w:rsid w:val="00CB4C00"/>
    <w:rsid w:val="00CB5C07"/>
    <w:rsid w:val="00CB666E"/>
    <w:rsid w:val="00CB6BED"/>
    <w:rsid w:val="00CB6C2B"/>
    <w:rsid w:val="00CC041D"/>
    <w:rsid w:val="00CC1361"/>
    <w:rsid w:val="00CC1709"/>
    <w:rsid w:val="00CC21A5"/>
    <w:rsid w:val="00CC3E0C"/>
    <w:rsid w:val="00CC5541"/>
    <w:rsid w:val="00CC670A"/>
    <w:rsid w:val="00CC67CF"/>
    <w:rsid w:val="00CC6983"/>
    <w:rsid w:val="00CC6E79"/>
    <w:rsid w:val="00CD00B8"/>
    <w:rsid w:val="00CD01F9"/>
    <w:rsid w:val="00CD08F7"/>
    <w:rsid w:val="00CD15B9"/>
    <w:rsid w:val="00CD1D5F"/>
    <w:rsid w:val="00CD24E5"/>
    <w:rsid w:val="00CD26CB"/>
    <w:rsid w:val="00CD5CF4"/>
    <w:rsid w:val="00CD61F1"/>
    <w:rsid w:val="00CD6DAF"/>
    <w:rsid w:val="00CD7B0C"/>
    <w:rsid w:val="00CE0091"/>
    <w:rsid w:val="00CE052E"/>
    <w:rsid w:val="00CE1396"/>
    <w:rsid w:val="00CE1C7A"/>
    <w:rsid w:val="00CE2999"/>
    <w:rsid w:val="00CE3D42"/>
    <w:rsid w:val="00CE4E1C"/>
    <w:rsid w:val="00CE5327"/>
    <w:rsid w:val="00CE5824"/>
    <w:rsid w:val="00CF0285"/>
    <w:rsid w:val="00CF0E2D"/>
    <w:rsid w:val="00CF21FA"/>
    <w:rsid w:val="00CF3570"/>
    <w:rsid w:val="00CF4652"/>
    <w:rsid w:val="00CF549C"/>
    <w:rsid w:val="00CF6E39"/>
    <w:rsid w:val="00D007D0"/>
    <w:rsid w:val="00D00D43"/>
    <w:rsid w:val="00D00EC0"/>
    <w:rsid w:val="00D01B17"/>
    <w:rsid w:val="00D01D09"/>
    <w:rsid w:val="00D01E72"/>
    <w:rsid w:val="00D02DE0"/>
    <w:rsid w:val="00D0359B"/>
    <w:rsid w:val="00D0465F"/>
    <w:rsid w:val="00D0568C"/>
    <w:rsid w:val="00D07D61"/>
    <w:rsid w:val="00D10F28"/>
    <w:rsid w:val="00D11868"/>
    <w:rsid w:val="00D11A30"/>
    <w:rsid w:val="00D165A1"/>
    <w:rsid w:val="00D16F64"/>
    <w:rsid w:val="00D2045A"/>
    <w:rsid w:val="00D21D2D"/>
    <w:rsid w:val="00D21FBF"/>
    <w:rsid w:val="00D2328C"/>
    <w:rsid w:val="00D250A1"/>
    <w:rsid w:val="00D2529A"/>
    <w:rsid w:val="00D256CB"/>
    <w:rsid w:val="00D26AF6"/>
    <w:rsid w:val="00D3027B"/>
    <w:rsid w:val="00D306C8"/>
    <w:rsid w:val="00D3091A"/>
    <w:rsid w:val="00D30FC6"/>
    <w:rsid w:val="00D3166F"/>
    <w:rsid w:val="00D34949"/>
    <w:rsid w:val="00D36A45"/>
    <w:rsid w:val="00D3735C"/>
    <w:rsid w:val="00D37BEF"/>
    <w:rsid w:val="00D416E7"/>
    <w:rsid w:val="00D41DC2"/>
    <w:rsid w:val="00D42E72"/>
    <w:rsid w:val="00D433DC"/>
    <w:rsid w:val="00D43CC7"/>
    <w:rsid w:val="00D44159"/>
    <w:rsid w:val="00D44331"/>
    <w:rsid w:val="00D44CAE"/>
    <w:rsid w:val="00D44E0A"/>
    <w:rsid w:val="00D4631C"/>
    <w:rsid w:val="00D46C7D"/>
    <w:rsid w:val="00D501AF"/>
    <w:rsid w:val="00D503F0"/>
    <w:rsid w:val="00D514F0"/>
    <w:rsid w:val="00D5181C"/>
    <w:rsid w:val="00D5570A"/>
    <w:rsid w:val="00D55AA2"/>
    <w:rsid w:val="00D56622"/>
    <w:rsid w:val="00D5766A"/>
    <w:rsid w:val="00D60B19"/>
    <w:rsid w:val="00D61526"/>
    <w:rsid w:val="00D62271"/>
    <w:rsid w:val="00D62325"/>
    <w:rsid w:val="00D633FE"/>
    <w:rsid w:val="00D63A91"/>
    <w:rsid w:val="00D64A70"/>
    <w:rsid w:val="00D66B92"/>
    <w:rsid w:val="00D66FCA"/>
    <w:rsid w:val="00D6726C"/>
    <w:rsid w:val="00D67A9C"/>
    <w:rsid w:val="00D70D88"/>
    <w:rsid w:val="00D7102A"/>
    <w:rsid w:val="00D713CF"/>
    <w:rsid w:val="00D725D4"/>
    <w:rsid w:val="00D72B4C"/>
    <w:rsid w:val="00D72C7C"/>
    <w:rsid w:val="00D73261"/>
    <w:rsid w:val="00D7423B"/>
    <w:rsid w:val="00D74A92"/>
    <w:rsid w:val="00D7640F"/>
    <w:rsid w:val="00D77E4B"/>
    <w:rsid w:val="00D8161E"/>
    <w:rsid w:val="00D81BC3"/>
    <w:rsid w:val="00D8304E"/>
    <w:rsid w:val="00D8346F"/>
    <w:rsid w:val="00D8397A"/>
    <w:rsid w:val="00D83A20"/>
    <w:rsid w:val="00D85ACE"/>
    <w:rsid w:val="00D85E14"/>
    <w:rsid w:val="00D90FAC"/>
    <w:rsid w:val="00D913BE"/>
    <w:rsid w:val="00D91C15"/>
    <w:rsid w:val="00D94FB5"/>
    <w:rsid w:val="00D9732B"/>
    <w:rsid w:val="00DA0D53"/>
    <w:rsid w:val="00DA2BDB"/>
    <w:rsid w:val="00DA3CE7"/>
    <w:rsid w:val="00DA435B"/>
    <w:rsid w:val="00DA522A"/>
    <w:rsid w:val="00DA67D0"/>
    <w:rsid w:val="00DB1209"/>
    <w:rsid w:val="00DB29D9"/>
    <w:rsid w:val="00DB2F49"/>
    <w:rsid w:val="00DB2FA0"/>
    <w:rsid w:val="00DB3B1C"/>
    <w:rsid w:val="00DB4746"/>
    <w:rsid w:val="00DB4D5F"/>
    <w:rsid w:val="00DB52F6"/>
    <w:rsid w:val="00DB54A3"/>
    <w:rsid w:val="00DB599B"/>
    <w:rsid w:val="00DB5CE5"/>
    <w:rsid w:val="00DB5DB0"/>
    <w:rsid w:val="00DB7A59"/>
    <w:rsid w:val="00DC0DFD"/>
    <w:rsid w:val="00DC17BC"/>
    <w:rsid w:val="00DC1864"/>
    <w:rsid w:val="00DC3EDF"/>
    <w:rsid w:val="00DC4284"/>
    <w:rsid w:val="00DC516E"/>
    <w:rsid w:val="00DC5647"/>
    <w:rsid w:val="00DC66E1"/>
    <w:rsid w:val="00DD0E53"/>
    <w:rsid w:val="00DD2082"/>
    <w:rsid w:val="00DD2613"/>
    <w:rsid w:val="00DD2BBC"/>
    <w:rsid w:val="00DD4C09"/>
    <w:rsid w:val="00DD4C68"/>
    <w:rsid w:val="00DD5AA9"/>
    <w:rsid w:val="00DD5D74"/>
    <w:rsid w:val="00DD5FAC"/>
    <w:rsid w:val="00DD64E3"/>
    <w:rsid w:val="00DD7708"/>
    <w:rsid w:val="00DE0467"/>
    <w:rsid w:val="00DE05C7"/>
    <w:rsid w:val="00DE1616"/>
    <w:rsid w:val="00DE1BDE"/>
    <w:rsid w:val="00DE2A2B"/>
    <w:rsid w:val="00DE54D5"/>
    <w:rsid w:val="00DE6582"/>
    <w:rsid w:val="00DE6F16"/>
    <w:rsid w:val="00DE7E27"/>
    <w:rsid w:val="00DF11B0"/>
    <w:rsid w:val="00DF165A"/>
    <w:rsid w:val="00DF1D1C"/>
    <w:rsid w:val="00DF2946"/>
    <w:rsid w:val="00DF29B7"/>
    <w:rsid w:val="00DF3CAA"/>
    <w:rsid w:val="00DF54D3"/>
    <w:rsid w:val="00DF74D1"/>
    <w:rsid w:val="00E0016D"/>
    <w:rsid w:val="00E00B16"/>
    <w:rsid w:val="00E013E0"/>
    <w:rsid w:val="00E01E34"/>
    <w:rsid w:val="00E02258"/>
    <w:rsid w:val="00E0255A"/>
    <w:rsid w:val="00E0332D"/>
    <w:rsid w:val="00E047C3"/>
    <w:rsid w:val="00E04891"/>
    <w:rsid w:val="00E05127"/>
    <w:rsid w:val="00E05D58"/>
    <w:rsid w:val="00E0771A"/>
    <w:rsid w:val="00E07CBC"/>
    <w:rsid w:val="00E1126C"/>
    <w:rsid w:val="00E13012"/>
    <w:rsid w:val="00E144F4"/>
    <w:rsid w:val="00E14CFC"/>
    <w:rsid w:val="00E1553F"/>
    <w:rsid w:val="00E15C4F"/>
    <w:rsid w:val="00E20E90"/>
    <w:rsid w:val="00E21073"/>
    <w:rsid w:val="00E212E9"/>
    <w:rsid w:val="00E237C8"/>
    <w:rsid w:val="00E23EA6"/>
    <w:rsid w:val="00E24B24"/>
    <w:rsid w:val="00E25C5F"/>
    <w:rsid w:val="00E25FC7"/>
    <w:rsid w:val="00E274C7"/>
    <w:rsid w:val="00E30CA1"/>
    <w:rsid w:val="00E32BD1"/>
    <w:rsid w:val="00E3388B"/>
    <w:rsid w:val="00E33C00"/>
    <w:rsid w:val="00E3407F"/>
    <w:rsid w:val="00E34976"/>
    <w:rsid w:val="00E35238"/>
    <w:rsid w:val="00E36713"/>
    <w:rsid w:val="00E3734D"/>
    <w:rsid w:val="00E373EC"/>
    <w:rsid w:val="00E374BF"/>
    <w:rsid w:val="00E37A89"/>
    <w:rsid w:val="00E40447"/>
    <w:rsid w:val="00E4047D"/>
    <w:rsid w:val="00E40EE5"/>
    <w:rsid w:val="00E43BD1"/>
    <w:rsid w:val="00E44504"/>
    <w:rsid w:val="00E452D1"/>
    <w:rsid w:val="00E4724A"/>
    <w:rsid w:val="00E4767A"/>
    <w:rsid w:val="00E5180D"/>
    <w:rsid w:val="00E51D4C"/>
    <w:rsid w:val="00E520DC"/>
    <w:rsid w:val="00E52421"/>
    <w:rsid w:val="00E531A1"/>
    <w:rsid w:val="00E54395"/>
    <w:rsid w:val="00E5550E"/>
    <w:rsid w:val="00E5761B"/>
    <w:rsid w:val="00E607C8"/>
    <w:rsid w:val="00E61421"/>
    <w:rsid w:val="00E63C74"/>
    <w:rsid w:val="00E6537C"/>
    <w:rsid w:val="00E6551E"/>
    <w:rsid w:val="00E668D5"/>
    <w:rsid w:val="00E66A72"/>
    <w:rsid w:val="00E6773A"/>
    <w:rsid w:val="00E72A57"/>
    <w:rsid w:val="00E73112"/>
    <w:rsid w:val="00E73933"/>
    <w:rsid w:val="00E73D10"/>
    <w:rsid w:val="00E745B8"/>
    <w:rsid w:val="00E74F0F"/>
    <w:rsid w:val="00E77A74"/>
    <w:rsid w:val="00E80B09"/>
    <w:rsid w:val="00E8127D"/>
    <w:rsid w:val="00E8347B"/>
    <w:rsid w:val="00E846D3"/>
    <w:rsid w:val="00E84A72"/>
    <w:rsid w:val="00E86028"/>
    <w:rsid w:val="00E87AB7"/>
    <w:rsid w:val="00E910BC"/>
    <w:rsid w:val="00E9144C"/>
    <w:rsid w:val="00E92345"/>
    <w:rsid w:val="00E9312B"/>
    <w:rsid w:val="00E93817"/>
    <w:rsid w:val="00E94766"/>
    <w:rsid w:val="00E9508C"/>
    <w:rsid w:val="00E97188"/>
    <w:rsid w:val="00E9768D"/>
    <w:rsid w:val="00E97735"/>
    <w:rsid w:val="00EA13F1"/>
    <w:rsid w:val="00EA1868"/>
    <w:rsid w:val="00EA18D8"/>
    <w:rsid w:val="00EA2645"/>
    <w:rsid w:val="00EA57E1"/>
    <w:rsid w:val="00EA6A52"/>
    <w:rsid w:val="00EA6FE9"/>
    <w:rsid w:val="00EA7864"/>
    <w:rsid w:val="00EA7CC6"/>
    <w:rsid w:val="00EB020C"/>
    <w:rsid w:val="00EB043C"/>
    <w:rsid w:val="00EB085A"/>
    <w:rsid w:val="00EB10DE"/>
    <w:rsid w:val="00EB1154"/>
    <w:rsid w:val="00EB36BA"/>
    <w:rsid w:val="00EB41C4"/>
    <w:rsid w:val="00EB45CC"/>
    <w:rsid w:val="00EB45FB"/>
    <w:rsid w:val="00EB4EEB"/>
    <w:rsid w:val="00EB780D"/>
    <w:rsid w:val="00EB7E48"/>
    <w:rsid w:val="00EC00EA"/>
    <w:rsid w:val="00EC03B3"/>
    <w:rsid w:val="00EC06EB"/>
    <w:rsid w:val="00EC2BD2"/>
    <w:rsid w:val="00EC4895"/>
    <w:rsid w:val="00EC4F93"/>
    <w:rsid w:val="00EC5500"/>
    <w:rsid w:val="00EC55FE"/>
    <w:rsid w:val="00EC5E66"/>
    <w:rsid w:val="00EC698B"/>
    <w:rsid w:val="00EC69CF"/>
    <w:rsid w:val="00ED0134"/>
    <w:rsid w:val="00ED0203"/>
    <w:rsid w:val="00ED052E"/>
    <w:rsid w:val="00ED0B54"/>
    <w:rsid w:val="00ED2717"/>
    <w:rsid w:val="00ED27F9"/>
    <w:rsid w:val="00ED3C07"/>
    <w:rsid w:val="00ED5125"/>
    <w:rsid w:val="00ED568D"/>
    <w:rsid w:val="00ED68E6"/>
    <w:rsid w:val="00EE1039"/>
    <w:rsid w:val="00EE13CF"/>
    <w:rsid w:val="00EE270E"/>
    <w:rsid w:val="00EE2A92"/>
    <w:rsid w:val="00EE2D04"/>
    <w:rsid w:val="00EE309F"/>
    <w:rsid w:val="00EE37F0"/>
    <w:rsid w:val="00EE3E5D"/>
    <w:rsid w:val="00EE3F84"/>
    <w:rsid w:val="00EE4101"/>
    <w:rsid w:val="00EE4AA5"/>
    <w:rsid w:val="00EE5995"/>
    <w:rsid w:val="00EE5A02"/>
    <w:rsid w:val="00EE61F5"/>
    <w:rsid w:val="00EE7916"/>
    <w:rsid w:val="00EE7ECA"/>
    <w:rsid w:val="00EF0817"/>
    <w:rsid w:val="00EF13B7"/>
    <w:rsid w:val="00EF189F"/>
    <w:rsid w:val="00EF244A"/>
    <w:rsid w:val="00EF2EE5"/>
    <w:rsid w:val="00EF5291"/>
    <w:rsid w:val="00EF7917"/>
    <w:rsid w:val="00F002A1"/>
    <w:rsid w:val="00F01E02"/>
    <w:rsid w:val="00F02054"/>
    <w:rsid w:val="00F02BFA"/>
    <w:rsid w:val="00F043B0"/>
    <w:rsid w:val="00F0596B"/>
    <w:rsid w:val="00F066DF"/>
    <w:rsid w:val="00F072F1"/>
    <w:rsid w:val="00F0761A"/>
    <w:rsid w:val="00F07CE9"/>
    <w:rsid w:val="00F1070C"/>
    <w:rsid w:val="00F1087B"/>
    <w:rsid w:val="00F11BCA"/>
    <w:rsid w:val="00F1222B"/>
    <w:rsid w:val="00F12741"/>
    <w:rsid w:val="00F13171"/>
    <w:rsid w:val="00F14380"/>
    <w:rsid w:val="00F147B7"/>
    <w:rsid w:val="00F149AA"/>
    <w:rsid w:val="00F14DFC"/>
    <w:rsid w:val="00F16D56"/>
    <w:rsid w:val="00F17480"/>
    <w:rsid w:val="00F177E3"/>
    <w:rsid w:val="00F17E8A"/>
    <w:rsid w:val="00F22E1E"/>
    <w:rsid w:val="00F2416E"/>
    <w:rsid w:val="00F2497D"/>
    <w:rsid w:val="00F24D59"/>
    <w:rsid w:val="00F26B8F"/>
    <w:rsid w:val="00F26EF8"/>
    <w:rsid w:val="00F31030"/>
    <w:rsid w:val="00F31D03"/>
    <w:rsid w:val="00F332E5"/>
    <w:rsid w:val="00F33535"/>
    <w:rsid w:val="00F345B4"/>
    <w:rsid w:val="00F354DB"/>
    <w:rsid w:val="00F358DA"/>
    <w:rsid w:val="00F35EFC"/>
    <w:rsid w:val="00F3631F"/>
    <w:rsid w:val="00F4036B"/>
    <w:rsid w:val="00F416B8"/>
    <w:rsid w:val="00F416E5"/>
    <w:rsid w:val="00F41C1D"/>
    <w:rsid w:val="00F4230D"/>
    <w:rsid w:val="00F429B8"/>
    <w:rsid w:val="00F429C7"/>
    <w:rsid w:val="00F43BB1"/>
    <w:rsid w:val="00F440EB"/>
    <w:rsid w:val="00F46BC8"/>
    <w:rsid w:val="00F46BCD"/>
    <w:rsid w:val="00F507F4"/>
    <w:rsid w:val="00F521FD"/>
    <w:rsid w:val="00F523B8"/>
    <w:rsid w:val="00F53AA9"/>
    <w:rsid w:val="00F5415F"/>
    <w:rsid w:val="00F5605C"/>
    <w:rsid w:val="00F57008"/>
    <w:rsid w:val="00F57ED8"/>
    <w:rsid w:val="00F60178"/>
    <w:rsid w:val="00F60717"/>
    <w:rsid w:val="00F60DC2"/>
    <w:rsid w:val="00F6182B"/>
    <w:rsid w:val="00F61899"/>
    <w:rsid w:val="00F61EE7"/>
    <w:rsid w:val="00F64BC7"/>
    <w:rsid w:val="00F67019"/>
    <w:rsid w:val="00F70882"/>
    <w:rsid w:val="00F7166F"/>
    <w:rsid w:val="00F7188A"/>
    <w:rsid w:val="00F729D8"/>
    <w:rsid w:val="00F72FFE"/>
    <w:rsid w:val="00F73015"/>
    <w:rsid w:val="00F7315C"/>
    <w:rsid w:val="00F73EED"/>
    <w:rsid w:val="00F75A4B"/>
    <w:rsid w:val="00F76226"/>
    <w:rsid w:val="00F76DD6"/>
    <w:rsid w:val="00F817CF"/>
    <w:rsid w:val="00F81871"/>
    <w:rsid w:val="00F82175"/>
    <w:rsid w:val="00F83239"/>
    <w:rsid w:val="00F837A1"/>
    <w:rsid w:val="00F84CE1"/>
    <w:rsid w:val="00F8642D"/>
    <w:rsid w:val="00F864C5"/>
    <w:rsid w:val="00F900D5"/>
    <w:rsid w:val="00F90444"/>
    <w:rsid w:val="00F909B9"/>
    <w:rsid w:val="00F90E08"/>
    <w:rsid w:val="00F92672"/>
    <w:rsid w:val="00F926BC"/>
    <w:rsid w:val="00F94E6D"/>
    <w:rsid w:val="00F959D5"/>
    <w:rsid w:val="00F96AB5"/>
    <w:rsid w:val="00FA1981"/>
    <w:rsid w:val="00FA19B2"/>
    <w:rsid w:val="00FA2A51"/>
    <w:rsid w:val="00FA351E"/>
    <w:rsid w:val="00FA3913"/>
    <w:rsid w:val="00FA6D16"/>
    <w:rsid w:val="00FB1165"/>
    <w:rsid w:val="00FB1661"/>
    <w:rsid w:val="00FB1C1C"/>
    <w:rsid w:val="00FB1D32"/>
    <w:rsid w:val="00FB248E"/>
    <w:rsid w:val="00FB35CD"/>
    <w:rsid w:val="00FB3E7D"/>
    <w:rsid w:val="00FB6085"/>
    <w:rsid w:val="00FB6D30"/>
    <w:rsid w:val="00FB73A6"/>
    <w:rsid w:val="00FC1E6D"/>
    <w:rsid w:val="00FC2AA5"/>
    <w:rsid w:val="00FC4DC6"/>
    <w:rsid w:val="00FC4EAD"/>
    <w:rsid w:val="00FC5391"/>
    <w:rsid w:val="00FC58ED"/>
    <w:rsid w:val="00FC7F20"/>
    <w:rsid w:val="00FD0968"/>
    <w:rsid w:val="00FD2F21"/>
    <w:rsid w:val="00FD325C"/>
    <w:rsid w:val="00FD3A9B"/>
    <w:rsid w:val="00FD3D67"/>
    <w:rsid w:val="00FD4203"/>
    <w:rsid w:val="00FD48C4"/>
    <w:rsid w:val="00FD5100"/>
    <w:rsid w:val="00FD56BE"/>
    <w:rsid w:val="00FD5B8B"/>
    <w:rsid w:val="00FD70BE"/>
    <w:rsid w:val="00FD798B"/>
    <w:rsid w:val="00FD7A98"/>
    <w:rsid w:val="00FD7C8D"/>
    <w:rsid w:val="00FE1B2E"/>
    <w:rsid w:val="00FE28BD"/>
    <w:rsid w:val="00FE3050"/>
    <w:rsid w:val="00FE74F8"/>
    <w:rsid w:val="00FF04F9"/>
    <w:rsid w:val="00FF0521"/>
    <w:rsid w:val="00FF12E8"/>
    <w:rsid w:val="00FF3BF2"/>
    <w:rsid w:val="00FF45D8"/>
    <w:rsid w:val="00FF4CD6"/>
    <w:rsid w:val="00FF63E8"/>
    <w:rsid w:val="00FF772A"/>
    <w:rsid w:val="00FF7F25"/>
    <w:rsid w:val="030D2B3F"/>
    <w:rsid w:val="0427BED3"/>
    <w:rsid w:val="04BF3D77"/>
    <w:rsid w:val="04E2C31C"/>
    <w:rsid w:val="057D38D5"/>
    <w:rsid w:val="05E16C02"/>
    <w:rsid w:val="05F0160C"/>
    <w:rsid w:val="0712F535"/>
    <w:rsid w:val="07195762"/>
    <w:rsid w:val="075D650D"/>
    <w:rsid w:val="08A33423"/>
    <w:rsid w:val="09DFE87E"/>
    <w:rsid w:val="0AC1B088"/>
    <w:rsid w:val="0B8CE871"/>
    <w:rsid w:val="0C0DE439"/>
    <w:rsid w:val="0CEF3F3C"/>
    <w:rsid w:val="0D788249"/>
    <w:rsid w:val="0E4F07B6"/>
    <w:rsid w:val="0F5216DD"/>
    <w:rsid w:val="10507116"/>
    <w:rsid w:val="10542CFD"/>
    <w:rsid w:val="10CB7A07"/>
    <w:rsid w:val="10CE8E6D"/>
    <w:rsid w:val="1105D0AB"/>
    <w:rsid w:val="12058E0B"/>
    <w:rsid w:val="121E5793"/>
    <w:rsid w:val="12AE4E5B"/>
    <w:rsid w:val="152E2C7D"/>
    <w:rsid w:val="153DBD2A"/>
    <w:rsid w:val="155A8B08"/>
    <w:rsid w:val="15A8BCC5"/>
    <w:rsid w:val="15AC7297"/>
    <w:rsid w:val="16665429"/>
    <w:rsid w:val="172FFA8D"/>
    <w:rsid w:val="1977067B"/>
    <w:rsid w:val="1B68B6B8"/>
    <w:rsid w:val="1C8E1DCC"/>
    <w:rsid w:val="1CF11B27"/>
    <w:rsid w:val="1D2ECD59"/>
    <w:rsid w:val="1D8841DB"/>
    <w:rsid w:val="1EB386DA"/>
    <w:rsid w:val="1FA5355E"/>
    <w:rsid w:val="1FFE732F"/>
    <w:rsid w:val="20538DB4"/>
    <w:rsid w:val="20AD3BD8"/>
    <w:rsid w:val="20B93518"/>
    <w:rsid w:val="20EC162B"/>
    <w:rsid w:val="20F7EFA5"/>
    <w:rsid w:val="21387E95"/>
    <w:rsid w:val="231BB8FE"/>
    <w:rsid w:val="2321833E"/>
    <w:rsid w:val="2368E8BD"/>
    <w:rsid w:val="239BA296"/>
    <w:rsid w:val="2415CE99"/>
    <w:rsid w:val="24522C16"/>
    <w:rsid w:val="2490FFCE"/>
    <w:rsid w:val="24F8F642"/>
    <w:rsid w:val="2589041F"/>
    <w:rsid w:val="25A17F05"/>
    <w:rsid w:val="26D361A3"/>
    <w:rsid w:val="27530215"/>
    <w:rsid w:val="27946A13"/>
    <w:rsid w:val="2A30238A"/>
    <w:rsid w:val="2E4A6B4F"/>
    <w:rsid w:val="2F8DBA8F"/>
    <w:rsid w:val="3172E44F"/>
    <w:rsid w:val="318BFD0A"/>
    <w:rsid w:val="31E4CBCC"/>
    <w:rsid w:val="324B889F"/>
    <w:rsid w:val="338D8036"/>
    <w:rsid w:val="338F1B2E"/>
    <w:rsid w:val="344849EE"/>
    <w:rsid w:val="3687C6DE"/>
    <w:rsid w:val="36DD005F"/>
    <w:rsid w:val="375AE3C8"/>
    <w:rsid w:val="3797107A"/>
    <w:rsid w:val="37F1711F"/>
    <w:rsid w:val="384A0D6B"/>
    <w:rsid w:val="38BCC047"/>
    <w:rsid w:val="38FCADAF"/>
    <w:rsid w:val="39052E22"/>
    <w:rsid w:val="3932F526"/>
    <w:rsid w:val="39CB7E76"/>
    <w:rsid w:val="3A266113"/>
    <w:rsid w:val="3B63F767"/>
    <w:rsid w:val="3BC91308"/>
    <w:rsid w:val="3C15A83B"/>
    <w:rsid w:val="3CA8AF25"/>
    <w:rsid w:val="3D1A9912"/>
    <w:rsid w:val="3E0C08C8"/>
    <w:rsid w:val="3E5D8C91"/>
    <w:rsid w:val="3EBBA736"/>
    <w:rsid w:val="3F143B3B"/>
    <w:rsid w:val="3FDC19C4"/>
    <w:rsid w:val="411673E8"/>
    <w:rsid w:val="41C29A89"/>
    <w:rsid w:val="421BF80E"/>
    <w:rsid w:val="421DAD22"/>
    <w:rsid w:val="43427D55"/>
    <w:rsid w:val="4417DBC3"/>
    <w:rsid w:val="449C92D1"/>
    <w:rsid w:val="4670446A"/>
    <w:rsid w:val="46DD6015"/>
    <w:rsid w:val="47D6E9C3"/>
    <w:rsid w:val="48AD59B1"/>
    <w:rsid w:val="49A3DBFD"/>
    <w:rsid w:val="49CED8C4"/>
    <w:rsid w:val="4A378CA1"/>
    <w:rsid w:val="4A434A56"/>
    <w:rsid w:val="4BD2AD61"/>
    <w:rsid w:val="4BD780AC"/>
    <w:rsid w:val="4BD8AE73"/>
    <w:rsid w:val="4CD39631"/>
    <w:rsid w:val="4DA97BEB"/>
    <w:rsid w:val="4F00CFC1"/>
    <w:rsid w:val="4F597D39"/>
    <w:rsid w:val="4FE4D86D"/>
    <w:rsid w:val="52F94C13"/>
    <w:rsid w:val="5322BAB4"/>
    <w:rsid w:val="53F1E134"/>
    <w:rsid w:val="542508C6"/>
    <w:rsid w:val="54E944A4"/>
    <w:rsid w:val="55A010DB"/>
    <w:rsid w:val="55D5C838"/>
    <w:rsid w:val="56F782FD"/>
    <w:rsid w:val="571C59F1"/>
    <w:rsid w:val="57B2F6D2"/>
    <w:rsid w:val="5929EBD9"/>
    <w:rsid w:val="5B1FEB83"/>
    <w:rsid w:val="5B313CA3"/>
    <w:rsid w:val="5C055237"/>
    <w:rsid w:val="5D21771F"/>
    <w:rsid w:val="5D22EF6A"/>
    <w:rsid w:val="5D593445"/>
    <w:rsid w:val="5D6B36BB"/>
    <w:rsid w:val="5E28E049"/>
    <w:rsid w:val="5F5B0E03"/>
    <w:rsid w:val="6068BDE7"/>
    <w:rsid w:val="61EAE313"/>
    <w:rsid w:val="62633A46"/>
    <w:rsid w:val="626A5D17"/>
    <w:rsid w:val="63C66C5A"/>
    <w:rsid w:val="6413556E"/>
    <w:rsid w:val="641C011A"/>
    <w:rsid w:val="64B93C74"/>
    <w:rsid w:val="659707FF"/>
    <w:rsid w:val="6744E84E"/>
    <w:rsid w:val="67FB1B9B"/>
    <w:rsid w:val="68C84FD3"/>
    <w:rsid w:val="692B9AD3"/>
    <w:rsid w:val="695E9A91"/>
    <w:rsid w:val="69D8A855"/>
    <w:rsid w:val="6B231991"/>
    <w:rsid w:val="6BA456E4"/>
    <w:rsid w:val="6C0CFE16"/>
    <w:rsid w:val="6D21DE29"/>
    <w:rsid w:val="6D8C5DD1"/>
    <w:rsid w:val="6DBF25EF"/>
    <w:rsid w:val="6DDCF78E"/>
    <w:rsid w:val="6E179118"/>
    <w:rsid w:val="6EF75712"/>
    <w:rsid w:val="6F35E687"/>
    <w:rsid w:val="70CC47FA"/>
    <w:rsid w:val="71923AD6"/>
    <w:rsid w:val="71CCC0B3"/>
    <w:rsid w:val="723CA6D6"/>
    <w:rsid w:val="726B4B1F"/>
    <w:rsid w:val="731F003C"/>
    <w:rsid w:val="737A84EB"/>
    <w:rsid w:val="739AAA39"/>
    <w:rsid w:val="7494AF16"/>
    <w:rsid w:val="74A68FBD"/>
    <w:rsid w:val="753923D8"/>
    <w:rsid w:val="7570BC64"/>
    <w:rsid w:val="757B376B"/>
    <w:rsid w:val="75820FFD"/>
    <w:rsid w:val="75E907F8"/>
    <w:rsid w:val="766A7609"/>
    <w:rsid w:val="76937120"/>
    <w:rsid w:val="7694D695"/>
    <w:rsid w:val="76DADEFE"/>
    <w:rsid w:val="76FEE98E"/>
    <w:rsid w:val="77E89C25"/>
    <w:rsid w:val="799983DD"/>
    <w:rsid w:val="79FD0D33"/>
    <w:rsid w:val="7A2E3947"/>
    <w:rsid w:val="7B25C655"/>
    <w:rsid w:val="7CF9F94B"/>
    <w:rsid w:val="7D047952"/>
    <w:rsid w:val="7D2D83AD"/>
    <w:rsid w:val="7D4C7709"/>
    <w:rsid w:val="7DC972D4"/>
    <w:rsid w:val="7E731785"/>
    <w:rsid w:val="7E799413"/>
    <w:rsid w:val="7E83F487"/>
    <w:rsid w:val="7E874490"/>
    <w:rsid w:val="7EC542A7"/>
    <w:rsid w:val="7F40AD2B"/>
    <w:rsid w:val="7FA1CC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0991F"/>
  <w15:docId w15:val="{4DEA36AD-B348-4A43-A7C0-C304DF3FD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7B77"/>
    <w:pPr>
      <w:spacing w:after="0"/>
    </w:pPr>
  </w:style>
  <w:style w:type="paragraph" w:styleId="Heading1">
    <w:name w:val="heading 1"/>
    <w:basedOn w:val="Normal"/>
    <w:next w:val="Normal"/>
    <w:link w:val="Heading1Char"/>
    <w:uiPriority w:val="9"/>
    <w:qFormat/>
    <w:rsid w:val="00577F28"/>
    <w:pPr>
      <w:keepNext/>
      <w:keepLines/>
      <w:numPr>
        <w:numId w:val="5"/>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1736"/>
    <w:pPr>
      <w:keepNext/>
      <w:keepLines/>
      <w:numPr>
        <w:ilvl w:val="1"/>
        <w:numId w:val="5"/>
      </w:numPr>
      <w:shd w:val="clear" w:color="auto" w:fill="B8CCE4" w:themeFill="accent1" w:themeFillTint="66"/>
      <w:spacing w:before="200" w:after="120"/>
      <w:outlineLvl w:val="1"/>
    </w:pPr>
    <w:rPr>
      <w:rFonts w:ascii="Arial" w:eastAsiaTheme="majorEastAsia" w:hAnsi="Arial" w:cstheme="majorBidi"/>
      <w:b/>
      <w:bCs/>
      <w:sz w:val="24"/>
      <w:szCs w:val="26"/>
    </w:rPr>
  </w:style>
  <w:style w:type="paragraph" w:styleId="Heading3">
    <w:name w:val="heading 3"/>
    <w:basedOn w:val="Normal"/>
    <w:next w:val="Normal"/>
    <w:link w:val="Heading3Char"/>
    <w:autoRedefine/>
    <w:uiPriority w:val="9"/>
    <w:unhideWhenUsed/>
    <w:qFormat/>
    <w:rsid w:val="00C65F28"/>
    <w:pPr>
      <w:keepNext/>
      <w:keepLines/>
      <w:numPr>
        <w:ilvl w:val="2"/>
        <w:numId w:val="5"/>
      </w:numPr>
      <w:spacing w:before="200" w:after="60"/>
      <w:outlineLvl w:val="2"/>
    </w:pPr>
    <w:rPr>
      <w:rFonts w:ascii="Arial" w:eastAsiaTheme="majorEastAsia" w:hAnsi="Arial" w:cstheme="majorBidi"/>
      <w:b/>
      <w:bCs/>
      <w:color w:val="4F81BD" w:themeColor="accent1"/>
    </w:rPr>
  </w:style>
  <w:style w:type="paragraph" w:styleId="Heading4">
    <w:name w:val="heading 4"/>
    <w:basedOn w:val="Normal"/>
    <w:next w:val="Normal"/>
    <w:link w:val="Heading4Char"/>
    <w:unhideWhenUsed/>
    <w:qFormat/>
    <w:rsid w:val="00D8397A"/>
    <w:pPr>
      <w:keepNext/>
      <w:keepLines/>
      <w:numPr>
        <w:ilvl w:val="3"/>
        <w:numId w:val="5"/>
      </w:numPr>
      <w:outlineLvl w:val="3"/>
    </w:pPr>
    <w:rPr>
      <w:rFonts w:ascii="Aptos" w:eastAsiaTheme="majorEastAsia" w:hAnsi="Aptos" w:cstheme="majorBidi"/>
      <w:b/>
      <w:bCs/>
      <w:iCs/>
      <w:color w:val="4F81BD" w:themeColor="accent1"/>
    </w:rPr>
  </w:style>
  <w:style w:type="paragraph" w:styleId="Heading5">
    <w:name w:val="heading 5"/>
    <w:basedOn w:val="Normal"/>
    <w:next w:val="Normal"/>
    <w:link w:val="Heading5Char"/>
    <w:uiPriority w:val="9"/>
    <w:semiHidden/>
    <w:unhideWhenUsed/>
    <w:qFormat/>
    <w:rsid w:val="00697B0B"/>
    <w:pPr>
      <w:keepNext/>
      <w:keepLines/>
      <w:numPr>
        <w:ilvl w:val="4"/>
        <w:numId w:val="5"/>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697B0B"/>
    <w:pPr>
      <w:keepNext/>
      <w:keepLines/>
      <w:numPr>
        <w:ilvl w:val="5"/>
        <w:numId w:val="5"/>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697B0B"/>
    <w:pPr>
      <w:keepNext/>
      <w:keepLines/>
      <w:numPr>
        <w:ilvl w:val="6"/>
        <w:numId w:val="5"/>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97B0B"/>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7B0B"/>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GridTable1Light1">
    <w:name w:val="Grid Table 1 Light1"/>
    <w:basedOn w:val="TableNormal"/>
    <w:uiPriority w:val="46"/>
    <w:rsid w:val="00D503F0"/>
    <w:pPr>
      <w:spacing w:before="360" w:after="0" w:line="240" w:lineRule="auto"/>
      <w:jc w:val="both"/>
    </w:pPr>
    <w:rPr>
      <w:rFonts w:ascii="Times New Roman" w:eastAsia="MS Mincho" w:hAnsi="Times New Roman" w:cs="Times New Roman"/>
      <w:sz w:val="20"/>
      <w:szCs w:val="20"/>
      <w:lang w:eastAsia="en-US"/>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D503F0"/>
    <w:pPr>
      <w:tabs>
        <w:tab w:val="center" w:pos="4680"/>
        <w:tab w:val="right" w:pos="9360"/>
      </w:tabs>
      <w:spacing w:line="240" w:lineRule="auto"/>
    </w:pPr>
  </w:style>
  <w:style w:type="character" w:customStyle="1" w:styleId="HeaderChar">
    <w:name w:val="Header Char"/>
    <w:basedOn w:val="DefaultParagraphFont"/>
    <w:link w:val="Header"/>
    <w:uiPriority w:val="99"/>
    <w:rsid w:val="00D503F0"/>
    <w:rPr>
      <w:rFonts w:eastAsiaTheme="minorHAnsi"/>
      <w:lang w:eastAsia="en-US"/>
    </w:rPr>
  </w:style>
  <w:style w:type="paragraph" w:styleId="Footer">
    <w:name w:val="footer"/>
    <w:basedOn w:val="Normal"/>
    <w:link w:val="FooterChar"/>
    <w:uiPriority w:val="99"/>
    <w:unhideWhenUsed/>
    <w:rsid w:val="00D503F0"/>
    <w:pPr>
      <w:tabs>
        <w:tab w:val="center" w:pos="4680"/>
        <w:tab w:val="right" w:pos="9360"/>
      </w:tabs>
      <w:spacing w:line="240" w:lineRule="auto"/>
    </w:pPr>
  </w:style>
  <w:style w:type="character" w:customStyle="1" w:styleId="FooterChar">
    <w:name w:val="Footer Char"/>
    <w:basedOn w:val="DefaultParagraphFont"/>
    <w:link w:val="Footer"/>
    <w:uiPriority w:val="99"/>
    <w:rsid w:val="00D503F0"/>
    <w:rPr>
      <w:rFonts w:eastAsiaTheme="minorHAnsi"/>
      <w:lang w:eastAsia="en-US"/>
    </w:rPr>
  </w:style>
  <w:style w:type="table" w:styleId="TableGrid">
    <w:name w:val="Table Grid"/>
    <w:basedOn w:val="TableNormal"/>
    <w:uiPriority w:val="59"/>
    <w:rsid w:val="00D503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ullet1"/>
    <w:basedOn w:val="Normal"/>
    <w:link w:val="ListParagraphChar"/>
    <w:uiPriority w:val="34"/>
    <w:qFormat/>
    <w:rsid w:val="001C06C0"/>
    <w:pPr>
      <w:ind w:left="720"/>
      <w:contextualSpacing/>
    </w:pPr>
  </w:style>
  <w:style w:type="paragraph" w:styleId="BalloonText">
    <w:name w:val="Balloon Text"/>
    <w:basedOn w:val="Normal"/>
    <w:link w:val="BalloonTextChar"/>
    <w:uiPriority w:val="99"/>
    <w:semiHidden/>
    <w:unhideWhenUsed/>
    <w:rsid w:val="006D38A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38AF"/>
    <w:rPr>
      <w:rFonts w:ascii="Tahoma" w:eastAsiaTheme="minorHAnsi" w:hAnsi="Tahoma" w:cs="Tahoma"/>
      <w:sz w:val="16"/>
      <w:szCs w:val="16"/>
      <w:lang w:eastAsia="en-US"/>
    </w:rPr>
  </w:style>
  <w:style w:type="character" w:customStyle="1" w:styleId="Heading1Char">
    <w:name w:val="Heading 1 Char"/>
    <w:basedOn w:val="DefaultParagraphFont"/>
    <w:link w:val="Heading1"/>
    <w:uiPriority w:val="9"/>
    <w:rsid w:val="00577F2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6505FB"/>
    <w:pPr>
      <w:outlineLvl w:val="9"/>
    </w:pPr>
  </w:style>
  <w:style w:type="paragraph" w:styleId="TOC2">
    <w:name w:val="toc 2"/>
    <w:basedOn w:val="Normal"/>
    <w:next w:val="Normal"/>
    <w:autoRedefine/>
    <w:uiPriority w:val="39"/>
    <w:unhideWhenUsed/>
    <w:rsid w:val="000456A8"/>
    <w:pPr>
      <w:tabs>
        <w:tab w:val="left" w:pos="880"/>
        <w:tab w:val="right" w:leader="dot" w:pos="10070"/>
      </w:tabs>
      <w:spacing w:after="100"/>
      <w:ind w:left="220"/>
    </w:pPr>
    <w:rPr>
      <w:lang w:eastAsia="ja-JP"/>
    </w:rPr>
  </w:style>
  <w:style w:type="paragraph" w:styleId="TOC1">
    <w:name w:val="toc 1"/>
    <w:basedOn w:val="Normal"/>
    <w:next w:val="Normal"/>
    <w:autoRedefine/>
    <w:uiPriority w:val="39"/>
    <w:unhideWhenUsed/>
    <w:rsid w:val="00E531A1"/>
    <w:pPr>
      <w:tabs>
        <w:tab w:val="left" w:pos="440"/>
        <w:tab w:val="right" w:leader="dot" w:pos="10070"/>
      </w:tabs>
      <w:contextualSpacing/>
    </w:pPr>
    <w:rPr>
      <w:lang w:eastAsia="ja-JP"/>
    </w:rPr>
  </w:style>
  <w:style w:type="paragraph" w:styleId="TOC3">
    <w:name w:val="toc 3"/>
    <w:basedOn w:val="Normal"/>
    <w:next w:val="Normal"/>
    <w:autoRedefine/>
    <w:uiPriority w:val="39"/>
    <w:unhideWhenUsed/>
    <w:rsid w:val="00395DFA"/>
    <w:pPr>
      <w:tabs>
        <w:tab w:val="left" w:pos="1320"/>
        <w:tab w:val="right" w:leader="dot" w:pos="10070"/>
      </w:tabs>
      <w:spacing w:after="100"/>
      <w:ind w:left="440"/>
    </w:pPr>
    <w:rPr>
      <w:lang w:eastAsia="ja-JP"/>
    </w:rPr>
  </w:style>
  <w:style w:type="character" w:customStyle="1" w:styleId="Heading2Char">
    <w:name w:val="Heading 2 Char"/>
    <w:basedOn w:val="DefaultParagraphFont"/>
    <w:link w:val="Heading2"/>
    <w:uiPriority w:val="9"/>
    <w:rsid w:val="00AD1736"/>
    <w:rPr>
      <w:rFonts w:ascii="Arial" w:eastAsiaTheme="majorEastAsia" w:hAnsi="Arial" w:cstheme="majorBidi"/>
      <w:b/>
      <w:bCs/>
      <w:sz w:val="24"/>
      <w:szCs w:val="26"/>
      <w:shd w:val="clear" w:color="auto" w:fill="B8CCE4" w:themeFill="accent1" w:themeFillTint="66"/>
    </w:rPr>
  </w:style>
  <w:style w:type="character" w:styleId="Hyperlink">
    <w:name w:val="Hyperlink"/>
    <w:basedOn w:val="DefaultParagraphFont"/>
    <w:uiPriority w:val="99"/>
    <w:unhideWhenUsed/>
    <w:rsid w:val="006505FB"/>
    <w:rPr>
      <w:color w:val="0000FF" w:themeColor="hyperlink"/>
      <w:u w:val="single"/>
    </w:rPr>
  </w:style>
  <w:style w:type="character" w:customStyle="1" w:styleId="Heading3Char">
    <w:name w:val="Heading 3 Char"/>
    <w:basedOn w:val="DefaultParagraphFont"/>
    <w:link w:val="Heading3"/>
    <w:uiPriority w:val="9"/>
    <w:rsid w:val="00C65F28"/>
    <w:rPr>
      <w:rFonts w:ascii="Arial" w:eastAsiaTheme="majorEastAsia" w:hAnsi="Arial" w:cstheme="majorBidi"/>
      <w:b/>
      <w:bCs/>
      <w:color w:val="4F81BD" w:themeColor="accent1"/>
    </w:rPr>
  </w:style>
  <w:style w:type="paragraph" w:styleId="NoSpacing">
    <w:name w:val="No Spacing"/>
    <w:link w:val="NoSpacingChar"/>
    <w:uiPriority w:val="1"/>
    <w:qFormat/>
    <w:rsid w:val="006505FB"/>
    <w:pPr>
      <w:spacing w:after="0" w:line="240" w:lineRule="auto"/>
    </w:pPr>
  </w:style>
  <w:style w:type="character" w:customStyle="1" w:styleId="NoSpacingChar">
    <w:name w:val="No Spacing Char"/>
    <w:basedOn w:val="DefaultParagraphFont"/>
    <w:link w:val="NoSpacing"/>
    <w:uiPriority w:val="1"/>
    <w:rsid w:val="006505FB"/>
  </w:style>
  <w:style w:type="character" w:styleId="CommentReference">
    <w:name w:val="annotation reference"/>
    <w:basedOn w:val="DefaultParagraphFont"/>
    <w:uiPriority w:val="99"/>
    <w:semiHidden/>
    <w:unhideWhenUsed/>
    <w:rsid w:val="00DF54D3"/>
    <w:rPr>
      <w:sz w:val="16"/>
      <w:szCs w:val="16"/>
    </w:rPr>
  </w:style>
  <w:style w:type="paragraph" w:styleId="CommentText">
    <w:name w:val="annotation text"/>
    <w:basedOn w:val="Normal"/>
    <w:link w:val="CommentTextChar"/>
    <w:uiPriority w:val="99"/>
    <w:unhideWhenUsed/>
    <w:rsid w:val="00DF54D3"/>
    <w:pPr>
      <w:spacing w:line="240" w:lineRule="auto"/>
    </w:pPr>
    <w:rPr>
      <w:sz w:val="20"/>
      <w:szCs w:val="20"/>
    </w:rPr>
  </w:style>
  <w:style w:type="character" w:customStyle="1" w:styleId="CommentTextChar">
    <w:name w:val="Comment Text Char"/>
    <w:basedOn w:val="DefaultParagraphFont"/>
    <w:link w:val="CommentText"/>
    <w:uiPriority w:val="99"/>
    <w:rsid w:val="00DF54D3"/>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DF54D3"/>
    <w:rPr>
      <w:b/>
      <w:bCs/>
    </w:rPr>
  </w:style>
  <w:style w:type="character" w:customStyle="1" w:styleId="CommentSubjectChar">
    <w:name w:val="Comment Subject Char"/>
    <w:basedOn w:val="CommentTextChar"/>
    <w:link w:val="CommentSubject"/>
    <w:uiPriority w:val="99"/>
    <w:semiHidden/>
    <w:rsid w:val="00DF54D3"/>
    <w:rPr>
      <w:rFonts w:eastAsiaTheme="minorHAnsi"/>
      <w:b/>
      <w:bCs/>
      <w:sz w:val="20"/>
      <w:szCs w:val="20"/>
      <w:lang w:eastAsia="en-US"/>
    </w:rPr>
  </w:style>
  <w:style w:type="paragraph" w:styleId="EndnoteText">
    <w:name w:val="endnote text"/>
    <w:basedOn w:val="Normal"/>
    <w:link w:val="EndnoteTextChar"/>
    <w:uiPriority w:val="99"/>
    <w:semiHidden/>
    <w:unhideWhenUsed/>
    <w:rsid w:val="008D1EB2"/>
    <w:pPr>
      <w:spacing w:line="240" w:lineRule="auto"/>
    </w:pPr>
    <w:rPr>
      <w:rFonts w:ascii="Times New Roman" w:eastAsia="Calibri" w:hAnsi="Times New Roman" w:cs="Times New Roman"/>
      <w:sz w:val="20"/>
      <w:szCs w:val="20"/>
    </w:rPr>
  </w:style>
  <w:style w:type="character" w:customStyle="1" w:styleId="EndnoteTextChar">
    <w:name w:val="Endnote Text Char"/>
    <w:basedOn w:val="DefaultParagraphFont"/>
    <w:link w:val="EndnoteText"/>
    <w:uiPriority w:val="99"/>
    <w:semiHidden/>
    <w:rsid w:val="008D1EB2"/>
    <w:rPr>
      <w:rFonts w:ascii="Times New Roman" w:eastAsia="Calibri" w:hAnsi="Times New Roman" w:cs="Times New Roman"/>
      <w:sz w:val="20"/>
      <w:szCs w:val="20"/>
    </w:rPr>
  </w:style>
  <w:style w:type="paragraph" w:styleId="Revision">
    <w:name w:val="Revision"/>
    <w:hidden/>
    <w:uiPriority w:val="99"/>
    <w:semiHidden/>
    <w:rsid w:val="006F2774"/>
    <w:pPr>
      <w:spacing w:after="0" w:line="240" w:lineRule="auto"/>
    </w:pPr>
    <w:rPr>
      <w:rFonts w:eastAsiaTheme="minorHAnsi"/>
      <w:lang w:eastAsia="en-US"/>
    </w:rPr>
  </w:style>
  <w:style w:type="table" w:customStyle="1" w:styleId="ListTable31">
    <w:name w:val="List Table 31"/>
    <w:basedOn w:val="TableNormal"/>
    <w:uiPriority w:val="48"/>
    <w:rsid w:val="0077214D"/>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NormalWeb">
    <w:name w:val="Normal (Web)"/>
    <w:basedOn w:val="Normal"/>
    <w:uiPriority w:val="99"/>
    <w:semiHidden/>
    <w:unhideWhenUsed/>
    <w:rsid w:val="00F5415F"/>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unhideWhenUsed/>
    <w:rsid w:val="00E52421"/>
    <w:pPr>
      <w:spacing w:line="240" w:lineRule="auto"/>
    </w:pPr>
    <w:rPr>
      <w:sz w:val="20"/>
      <w:szCs w:val="20"/>
    </w:rPr>
  </w:style>
  <w:style w:type="character" w:customStyle="1" w:styleId="FootnoteTextChar">
    <w:name w:val="Footnote Text Char"/>
    <w:basedOn w:val="DefaultParagraphFont"/>
    <w:link w:val="FootnoteText"/>
    <w:uiPriority w:val="99"/>
    <w:rsid w:val="00E52421"/>
    <w:rPr>
      <w:rFonts w:ascii="Garamond" w:eastAsiaTheme="minorHAnsi" w:hAnsi="Garamond"/>
      <w:sz w:val="20"/>
      <w:szCs w:val="20"/>
      <w:lang w:eastAsia="en-US"/>
    </w:rPr>
  </w:style>
  <w:style w:type="character" w:styleId="FootnoteReference">
    <w:name w:val="footnote reference"/>
    <w:basedOn w:val="DefaultParagraphFont"/>
    <w:uiPriority w:val="99"/>
    <w:unhideWhenUsed/>
    <w:rsid w:val="00E52421"/>
    <w:rPr>
      <w:vertAlign w:val="superscript"/>
    </w:rPr>
  </w:style>
  <w:style w:type="paragraph" w:customStyle="1" w:styleId="Default">
    <w:name w:val="Default"/>
    <w:rsid w:val="00A4533B"/>
    <w:pPr>
      <w:autoSpaceDE w:val="0"/>
      <w:autoSpaceDN w:val="0"/>
      <w:adjustRightInd w:val="0"/>
      <w:spacing w:after="0" w:line="240" w:lineRule="auto"/>
    </w:pPr>
    <w:rPr>
      <w:rFonts w:ascii="Arial" w:eastAsia="Times New Roman" w:hAnsi="Arial" w:cs="Arial"/>
      <w:color w:val="000000"/>
      <w:sz w:val="24"/>
      <w:szCs w:val="24"/>
      <w:lang w:eastAsia="en-US"/>
    </w:rPr>
  </w:style>
  <w:style w:type="table" w:styleId="LightList">
    <w:name w:val="Light List"/>
    <w:basedOn w:val="TableNormal"/>
    <w:uiPriority w:val="61"/>
    <w:rsid w:val="0005375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PlaceholderText">
    <w:name w:val="Placeholder Text"/>
    <w:basedOn w:val="DefaultParagraphFont"/>
    <w:uiPriority w:val="99"/>
    <w:semiHidden/>
    <w:rsid w:val="000D4B8E"/>
    <w:rPr>
      <w:color w:val="808080"/>
    </w:rPr>
  </w:style>
  <w:style w:type="character" w:customStyle="1" w:styleId="Heading4Char">
    <w:name w:val="Heading 4 Char"/>
    <w:basedOn w:val="DefaultParagraphFont"/>
    <w:link w:val="Heading4"/>
    <w:rsid w:val="00D8397A"/>
    <w:rPr>
      <w:rFonts w:ascii="Aptos" w:eastAsiaTheme="majorEastAsia" w:hAnsi="Aptos" w:cstheme="majorBidi"/>
      <w:b/>
      <w:bCs/>
      <w:iCs/>
      <w:color w:val="4F81BD" w:themeColor="accent1"/>
    </w:rPr>
  </w:style>
  <w:style w:type="paragraph" w:styleId="TOC4">
    <w:name w:val="toc 4"/>
    <w:basedOn w:val="Normal"/>
    <w:next w:val="Normal"/>
    <w:autoRedefine/>
    <w:uiPriority w:val="39"/>
    <w:unhideWhenUsed/>
    <w:rsid w:val="00395DFA"/>
    <w:pPr>
      <w:spacing w:after="100"/>
      <w:ind w:left="660"/>
    </w:pPr>
  </w:style>
  <w:style w:type="character" w:styleId="FollowedHyperlink">
    <w:name w:val="FollowedHyperlink"/>
    <w:basedOn w:val="DefaultParagraphFont"/>
    <w:uiPriority w:val="99"/>
    <w:semiHidden/>
    <w:unhideWhenUsed/>
    <w:rsid w:val="00395DFA"/>
    <w:rPr>
      <w:color w:val="800080" w:themeColor="followedHyperlink"/>
      <w:u w:val="single"/>
    </w:rPr>
  </w:style>
  <w:style w:type="character" w:customStyle="1" w:styleId="ListParagraphChar">
    <w:name w:val="List Paragraph Char"/>
    <w:aliases w:val="Bullet1 Char"/>
    <w:basedOn w:val="DefaultParagraphFont"/>
    <w:link w:val="ListParagraph"/>
    <w:uiPriority w:val="34"/>
    <w:locked/>
    <w:rsid w:val="00B25212"/>
  </w:style>
  <w:style w:type="paragraph" w:styleId="BodyText">
    <w:name w:val="Body Text"/>
    <w:basedOn w:val="Normal"/>
    <w:link w:val="BodyTextChar"/>
    <w:qFormat/>
    <w:rsid w:val="003C4AC3"/>
    <w:pPr>
      <w:widowControl w:val="0"/>
      <w:autoSpaceDE w:val="0"/>
      <w:autoSpaceDN w:val="0"/>
      <w:spacing w:line="240" w:lineRule="auto"/>
    </w:pPr>
    <w:rPr>
      <w:rFonts w:ascii="Calibri" w:eastAsia="Calibri" w:hAnsi="Calibri" w:cs="Calibri"/>
      <w:sz w:val="20"/>
      <w:szCs w:val="20"/>
      <w:lang w:eastAsia="en-US" w:bidi="en-US"/>
    </w:rPr>
  </w:style>
  <w:style w:type="character" w:customStyle="1" w:styleId="BodyTextChar">
    <w:name w:val="Body Text Char"/>
    <w:basedOn w:val="DefaultParagraphFont"/>
    <w:link w:val="BodyText"/>
    <w:rsid w:val="003C4AC3"/>
    <w:rPr>
      <w:rFonts w:ascii="Calibri" w:eastAsia="Calibri" w:hAnsi="Calibri" w:cs="Calibri"/>
      <w:sz w:val="20"/>
      <w:szCs w:val="20"/>
      <w:lang w:eastAsia="en-US" w:bidi="en-US"/>
    </w:rPr>
  </w:style>
  <w:style w:type="paragraph" w:customStyle="1" w:styleId="BodyText22">
    <w:name w:val="Body Text 22"/>
    <w:basedOn w:val="Normal"/>
    <w:rsid w:val="001018CC"/>
    <w:pPr>
      <w:overflowPunct w:val="0"/>
      <w:autoSpaceDE w:val="0"/>
      <w:autoSpaceDN w:val="0"/>
      <w:adjustRightInd w:val="0"/>
      <w:spacing w:line="240" w:lineRule="auto"/>
      <w:ind w:firstLine="720"/>
      <w:jc w:val="both"/>
      <w:textAlignment w:val="baseline"/>
    </w:pPr>
    <w:rPr>
      <w:rFonts w:ascii="Times New Roman" w:eastAsia="Times New Roman" w:hAnsi="Times New Roman" w:cs="Times New Roman"/>
      <w:szCs w:val="20"/>
      <w:lang w:eastAsia="en-US"/>
    </w:rPr>
  </w:style>
  <w:style w:type="character" w:customStyle="1" w:styleId="Heading5Char">
    <w:name w:val="Heading 5 Char"/>
    <w:basedOn w:val="DefaultParagraphFont"/>
    <w:link w:val="Heading5"/>
    <w:uiPriority w:val="9"/>
    <w:semiHidden/>
    <w:rsid w:val="00697B0B"/>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697B0B"/>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697B0B"/>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697B0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97B0B"/>
    <w:rPr>
      <w:rFonts w:asciiTheme="majorHAnsi" w:eastAsiaTheme="majorEastAsia" w:hAnsiTheme="majorHAnsi" w:cstheme="majorBidi"/>
      <w:i/>
      <w:iCs/>
      <w:color w:val="272727" w:themeColor="text1" w:themeTint="D8"/>
      <w:sz w:val="21"/>
      <w:szCs w:val="21"/>
    </w:rPr>
  </w:style>
  <w:style w:type="character" w:styleId="SubtleEmphasis">
    <w:name w:val="Subtle Emphasis"/>
    <w:basedOn w:val="DefaultParagraphFont"/>
    <w:uiPriority w:val="19"/>
    <w:qFormat/>
    <w:rsid w:val="004A7062"/>
    <w:rPr>
      <w:i/>
      <w:iCs/>
      <w:color w:val="595959" w:themeColor="text1" w:themeTint="A6"/>
    </w:rPr>
  </w:style>
  <w:style w:type="character" w:styleId="IntenseEmphasis">
    <w:name w:val="Intense Emphasis"/>
    <w:basedOn w:val="DefaultParagraphFont"/>
    <w:uiPriority w:val="21"/>
    <w:qFormat/>
    <w:rsid w:val="000A128C"/>
    <w:rPr>
      <w:b/>
      <w:bCs/>
      <w:i/>
      <w:iCs/>
      <w:color w:val="1F497D" w:themeColor="text2"/>
    </w:rPr>
  </w:style>
  <w:style w:type="paragraph" w:styleId="Subtitle">
    <w:name w:val="Subtitle"/>
    <w:basedOn w:val="Normal"/>
    <w:next w:val="Normal"/>
    <w:link w:val="SubtitleChar"/>
    <w:uiPriority w:val="11"/>
    <w:qFormat/>
    <w:rsid w:val="00DA435B"/>
    <w:pPr>
      <w:spacing w:after="200" w:line="240" w:lineRule="auto"/>
    </w:pPr>
    <w:rPr>
      <w:rFonts w:asciiTheme="majorHAnsi" w:eastAsiaTheme="majorEastAsia" w:hAnsiTheme="majorHAnsi" w:cstheme="majorBidi"/>
      <w:i/>
      <w:iCs/>
      <w:color w:val="1F497D" w:themeColor="text2"/>
      <w:spacing w:val="15"/>
      <w:sz w:val="24"/>
      <w:szCs w:val="24"/>
      <w:lang w:eastAsia="en-US"/>
    </w:rPr>
  </w:style>
  <w:style w:type="character" w:customStyle="1" w:styleId="SubtitleChar">
    <w:name w:val="Subtitle Char"/>
    <w:basedOn w:val="DefaultParagraphFont"/>
    <w:link w:val="Subtitle"/>
    <w:uiPriority w:val="11"/>
    <w:rsid w:val="00DA435B"/>
    <w:rPr>
      <w:rFonts w:asciiTheme="majorHAnsi" w:eastAsiaTheme="majorEastAsia" w:hAnsiTheme="majorHAnsi" w:cstheme="majorBidi"/>
      <w:i/>
      <w:iCs/>
      <w:color w:val="1F497D" w:themeColor="text2"/>
      <w:spacing w:val="15"/>
      <w:sz w:val="24"/>
      <w:szCs w:val="24"/>
      <w:lang w:eastAsia="en-US"/>
    </w:rPr>
  </w:style>
  <w:style w:type="character" w:styleId="Strong">
    <w:name w:val="Strong"/>
    <w:basedOn w:val="DefaultParagraphFont"/>
    <w:uiPriority w:val="22"/>
    <w:qFormat/>
    <w:rsid w:val="00DA435B"/>
    <w:rPr>
      <w:b/>
      <w:bCs/>
    </w:rPr>
  </w:style>
  <w:style w:type="character" w:styleId="UnresolvedMention">
    <w:name w:val="Unresolved Mention"/>
    <w:basedOn w:val="DefaultParagraphFont"/>
    <w:uiPriority w:val="99"/>
    <w:semiHidden/>
    <w:unhideWhenUsed/>
    <w:rsid w:val="0084093D"/>
    <w:rPr>
      <w:color w:val="605E5C"/>
      <w:shd w:val="clear" w:color="auto" w:fill="E1DFDD"/>
    </w:rPr>
  </w:style>
  <w:style w:type="character" w:styleId="Mention">
    <w:name w:val="Mention"/>
    <w:basedOn w:val="DefaultParagraphFont"/>
    <w:uiPriority w:val="99"/>
    <w:unhideWhenUsed/>
    <w:rsid w:val="0041242A"/>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82348">
      <w:bodyDiv w:val="1"/>
      <w:marLeft w:val="0"/>
      <w:marRight w:val="0"/>
      <w:marTop w:val="0"/>
      <w:marBottom w:val="0"/>
      <w:divBdr>
        <w:top w:val="none" w:sz="0" w:space="0" w:color="auto"/>
        <w:left w:val="none" w:sz="0" w:space="0" w:color="auto"/>
        <w:bottom w:val="none" w:sz="0" w:space="0" w:color="auto"/>
        <w:right w:val="none" w:sz="0" w:space="0" w:color="auto"/>
      </w:divBdr>
    </w:div>
    <w:div w:id="5792115">
      <w:bodyDiv w:val="1"/>
      <w:marLeft w:val="0"/>
      <w:marRight w:val="0"/>
      <w:marTop w:val="0"/>
      <w:marBottom w:val="0"/>
      <w:divBdr>
        <w:top w:val="none" w:sz="0" w:space="0" w:color="auto"/>
        <w:left w:val="none" w:sz="0" w:space="0" w:color="auto"/>
        <w:bottom w:val="none" w:sz="0" w:space="0" w:color="auto"/>
        <w:right w:val="none" w:sz="0" w:space="0" w:color="auto"/>
      </w:divBdr>
    </w:div>
    <w:div w:id="8723448">
      <w:bodyDiv w:val="1"/>
      <w:marLeft w:val="0"/>
      <w:marRight w:val="0"/>
      <w:marTop w:val="0"/>
      <w:marBottom w:val="0"/>
      <w:divBdr>
        <w:top w:val="none" w:sz="0" w:space="0" w:color="auto"/>
        <w:left w:val="none" w:sz="0" w:space="0" w:color="auto"/>
        <w:bottom w:val="none" w:sz="0" w:space="0" w:color="auto"/>
        <w:right w:val="none" w:sz="0" w:space="0" w:color="auto"/>
      </w:divBdr>
    </w:div>
    <w:div w:id="8797746">
      <w:bodyDiv w:val="1"/>
      <w:marLeft w:val="0"/>
      <w:marRight w:val="0"/>
      <w:marTop w:val="0"/>
      <w:marBottom w:val="0"/>
      <w:divBdr>
        <w:top w:val="none" w:sz="0" w:space="0" w:color="auto"/>
        <w:left w:val="none" w:sz="0" w:space="0" w:color="auto"/>
        <w:bottom w:val="none" w:sz="0" w:space="0" w:color="auto"/>
        <w:right w:val="none" w:sz="0" w:space="0" w:color="auto"/>
      </w:divBdr>
    </w:div>
    <w:div w:id="16396492">
      <w:bodyDiv w:val="1"/>
      <w:marLeft w:val="0"/>
      <w:marRight w:val="0"/>
      <w:marTop w:val="0"/>
      <w:marBottom w:val="0"/>
      <w:divBdr>
        <w:top w:val="none" w:sz="0" w:space="0" w:color="auto"/>
        <w:left w:val="none" w:sz="0" w:space="0" w:color="auto"/>
        <w:bottom w:val="none" w:sz="0" w:space="0" w:color="auto"/>
        <w:right w:val="none" w:sz="0" w:space="0" w:color="auto"/>
      </w:divBdr>
    </w:div>
    <w:div w:id="17784116">
      <w:bodyDiv w:val="1"/>
      <w:marLeft w:val="0"/>
      <w:marRight w:val="0"/>
      <w:marTop w:val="0"/>
      <w:marBottom w:val="0"/>
      <w:divBdr>
        <w:top w:val="none" w:sz="0" w:space="0" w:color="auto"/>
        <w:left w:val="none" w:sz="0" w:space="0" w:color="auto"/>
        <w:bottom w:val="none" w:sz="0" w:space="0" w:color="auto"/>
        <w:right w:val="none" w:sz="0" w:space="0" w:color="auto"/>
      </w:divBdr>
    </w:div>
    <w:div w:id="27024624">
      <w:bodyDiv w:val="1"/>
      <w:marLeft w:val="0"/>
      <w:marRight w:val="0"/>
      <w:marTop w:val="0"/>
      <w:marBottom w:val="0"/>
      <w:divBdr>
        <w:top w:val="none" w:sz="0" w:space="0" w:color="auto"/>
        <w:left w:val="none" w:sz="0" w:space="0" w:color="auto"/>
        <w:bottom w:val="none" w:sz="0" w:space="0" w:color="auto"/>
        <w:right w:val="none" w:sz="0" w:space="0" w:color="auto"/>
      </w:divBdr>
    </w:div>
    <w:div w:id="30157297">
      <w:bodyDiv w:val="1"/>
      <w:marLeft w:val="0"/>
      <w:marRight w:val="0"/>
      <w:marTop w:val="0"/>
      <w:marBottom w:val="0"/>
      <w:divBdr>
        <w:top w:val="none" w:sz="0" w:space="0" w:color="auto"/>
        <w:left w:val="none" w:sz="0" w:space="0" w:color="auto"/>
        <w:bottom w:val="none" w:sz="0" w:space="0" w:color="auto"/>
        <w:right w:val="none" w:sz="0" w:space="0" w:color="auto"/>
      </w:divBdr>
    </w:div>
    <w:div w:id="32463978">
      <w:bodyDiv w:val="1"/>
      <w:marLeft w:val="0"/>
      <w:marRight w:val="0"/>
      <w:marTop w:val="0"/>
      <w:marBottom w:val="0"/>
      <w:divBdr>
        <w:top w:val="none" w:sz="0" w:space="0" w:color="auto"/>
        <w:left w:val="none" w:sz="0" w:space="0" w:color="auto"/>
        <w:bottom w:val="none" w:sz="0" w:space="0" w:color="auto"/>
        <w:right w:val="none" w:sz="0" w:space="0" w:color="auto"/>
      </w:divBdr>
    </w:div>
    <w:div w:id="34090437">
      <w:bodyDiv w:val="1"/>
      <w:marLeft w:val="0"/>
      <w:marRight w:val="0"/>
      <w:marTop w:val="0"/>
      <w:marBottom w:val="0"/>
      <w:divBdr>
        <w:top w:val="none" w:sz="0" w:space="0" w:color="auto"/>
        <w:left w:val="none" w:sz="0" w:space="0" w:color="auto"/>
        <w:bottom w:val="none" w:sz="0" w:space="0" w:color="auto"/>
        <w:right w:val="none" w:sz="0" w:space="0" w:color="auto"/>
      </w:divBdr>
    </w:div>
    <w:div w:id="34158314">
      <w:bodyDiv w:val="1"/>
      <w:marLeft w:val="0"/>
      <w:marRight w:val="0"/>
      <w:marTop w:val="0"/>
      <w:marBottom w:val="0"/>
      <w:divBdr>
        <w:top w:val="none" w:sz="0" w:space="0" w:color="auto"/>
        <w:left w:val="none" w:sz="0" w:space="0" w:color="auto"/>
        <w:bottom w:val="none" w:sz="0" w:space="0" w:color="auto"/>
        <w:right w:val="none" w:sz="0" w:space="0" w:color="auto"/>
      </w:divBdr>
    </w:div>
    <w:div w:id="38214557">
      <w:bodyDiv w:val="1"/>
      <w:marLeft w:val="0"/>
      <w:marRight w:val="0"/>
      <w:marTop w:val="0"/>
      <w:marBottom w:val="0"/>
      <w:divBdr>
        <w:top w:val="none" w:sz="0" w:space="0" w:color="auto"/>
        <w:left w:val="none" w:sz="0" w:space="0" w:color="auto"/>
        <w:bottom w:val="none" w:sz="0" w:space="0" w:color="auto"/>
        <w:right w:val="none" w:sz="0" w:space="0" w:color="auto"/>
      </w:divBdr>
    </w:div>
    <w:div w:id="38672172">
      <w:bodyDiv w:val="1"/>
      <w:marLeft w:val="0"/>
      <w:marRight w:val="0"/>
      <w:marTop w:val="0"/>
      <w:marBottom w:val="0"/>
      <w:divBdr>
        <w:top w:val="none" w:sz="0" w:space="0" w:color="auto"/>
        <w:left w:val="none" w:sz="0" w:space="0" w:color="auto"/>
        <w:bottom w:val="none" w:sz="0" w:space="0" w:color="auto"/>
        <w:right w:val="none" w:sz="0" w:space="0" w:color="auto"/>
      </w:divBdr>
    </w:div>
    <w:div w:id="39862503">
      <w:bodyDiv w:val="1"/>
      <w:marLeft w:val="0"/>
      <w:marRight w:val="0"/>
      <w:marTop w:val="0"/>
      <w:marBottom w:val="0"/>
      <w:divBdr>
        <w:top w:val="none" w:sz="0" w:space="0" w:color="auto"/>
        <w:left w:val="none" w:sz="0" w:space="0" w:color="auto"/>
        <w:bottom w:val="none" w:sz="0" w:space="0" w:color="auto"/>
        <w:right w:val="none" w:sz="0" w:space="0" w:color="auto"/>
      </w:divBdr>
    </w:div>
    <w:div w:id="41026892">
      <w:bodyDiv w:val="1"/>
      <w:marLeft w:val="0"/>
      <w:marRight w:val="0"/>
      <w:marTop w:val="0"/>
      <w:marBottom w:val="0"/>
      <w:divBdr>
        <w:top w:val="none" w:sz="0" w:space="0" w:color="auto"/>
        <w:left w:val="none" w:sz="0" w:space="0" w:color="auto"/>
        <w:bottom w:val="none" w:sz="0" w:space="0" w:color="auto"/>
        <w:right w:val="none" w:sz="0" w:space="0" w:color="auto"/>
      </w:divBdr>
    </w:div>
    <w:div w:id="48112190">
      <w:bodyDiv w:val="1"/>
      <w:marLeft w:val="0"/>
      <w:marRight w:val="0"/>
      <w:marTop w:val="0"/>
      <w:marBottom w:val="0"/>
      <w:divBdr>
        <w:top w:val="none" w:sz="0" w:space="0" w:color="auto"/>
        <w:left w:val="none" w:sz="0" w:space="0" w:color="auto"/>
        <w:bottom w:val="none" w:sz="0" w:space="0" w:color="auto"/>
        <w:right w:val="none" w:sz="0" w:space="0" w:color="auto"/>
      </w:divBdr>
    </w:div>
    <w:div w:id="66222617">
      <w:bodyDiv w:val="1"/>
      <w:marLeft w:val="0"/>
      <w:marRight w:val="0"/>
      <w:marTop w:val="0"/>
      <w:marBottom w:val="0"/>
      <w:divBdr>
        <w:top w:val="none" w:sz="0" w:space="0" w:color="auto"/>
        <w:left w:val="none" w:sz="0" w:space="0" w:color="auto"/>
        <w:bottom w:val="none" w:sz="0" w:space="0" w:color="auto"/>
        <w:right w:val="none" w:sz="0" w:space="0" w:color="auto"/>
      </w:divBdr>
    </w:div>
    <w:div w:id="67381715">
      <w:bodyDiv w:val="1"/>
      <w:marLeft w:val="0"/>
      <w:marRight w:val="0"/>
      <w:marTop w:val="0"/>
      <w:marBottom w:val="0"/>
      <w:divBdr>
        <w:top w:val="none" w:sz="0" w:space="0" w:color="auto"/>
        <w:left w:val="none" w:sz="0" w:space="0" w:color="auto"/>
        <w:bottom w:val="none" w:sz="0" w:space="0" w:color="auto"/>
        <w:right w:val="none" w:sz="0" w:space="0" w:color="auto"/>
      </w:divBdr>
    </w:div>
    <w:div w:id="70785175">
      <w:bodyDiv w:val="1"/>
      <w:marLeft w:val="0"/>
      <w:marRight w:val="0"/>
      <w:marTop w:val="0"/>
      <w:marBottom w:val="0"/>
      <w:divBdr>
        <w:top w:val="none" w:sz="0" w:space="0" w:color="auto"/>
        <w:left w:val="none" w:sz="0" w:space="0" w:color="auto"/>
        <w:bottom w:val="none" w:sz="0" w:space="0" w:color="auto"/>
        <w:right w:val="none" w:sz="0" w:space="0" w:color="auto"/>
      </w:divBdr>
    </w:div>
    <w:div w:id="72364600">
      <w:bodyDiv w:val="1"/>
      <w:marLeft w:val="0"/>
      <w:marRight w:val="0"/>
      <w:marTop w:val="0"/>
      <w:marBottom w:val="0"/>
      <w:divBdr>
        <w:top w:val="none" w:sz="0" w:space="0" w:color="auto"/>
        <w:left w:val="none" w:sz="0" w:space="0" w:color="auto"/>
        <w:bottom w:val="none" w:sz="0" w:space="0" w:color="auto"/>
        <w:right w:val="none" w:sz="0" w:space="0" w:color="auto"/>
      </w:divBdr>
    </w:div>
    <w:div w:id="74475463">
      <w:bodyDiv w:val="1"/>
      <w:marLeft w:val="0"/>
      <w:marRight w:val="0"/>
      <w:marTop w:val="0"/>
      <w:marBottom w:val="0"/>
      <w:divBdr>
        <w:top w:val="none" w:sz="0" w:space="0" w:color="auto"/>
        <w:left w:val="none" w:sz="0" w:space="0" w:color="auto"/>
        <w:bottom w:val="none" w:sz="0" w:space="0" w:color="auto"/>
        <w:right w:val="none" w:sz="0" w:space="0" w:color="auto"/>
      </w:divBdr>
    </w:div>
    <w:div w:id="75053016">
      <w:bodyDiv w:val="1"/>
      <w:marLeft w:val="0"/>
      <w:marRight w:val="0"/>
      <w:marTop w:val="0"/>
      <w:marBottom w:val="0"/>
      <w:divBdr>
        <w:top w:val="none" w:sz="0" w:space="0" w:color="auto"/>
        <w:left w:val="none" w:sz="0" w:space="0" w:color="auto"/>
        <w:bottom w:val="none" w:sz="0" w:space="0" w:color="auto"/>
        <w:right w:val="none" w:sz="0" w:space="0" w:color="auto"/>
      </w:divBdr>
      <w:divsChild>
        <w:div w:id="543904600">
          <w:marLeft w:val="0"/>
          <w:marRight w:val="0"/>
          <w:marTop w:val="0"/>
          <w:marBottom w:val="0"/>
          <w:divBdr>
            <w:top w:val="none" w:sz="0" w:space="0" w:color="auto"/>
            <w:left w:val="none" w:sz="0" w:space="0" w:color="auto"/>
            <w:bottom w:val="none" w:sz="0" w:space="0" w:color="auto"/>
            <w:right w:val="none" w:sz="0" w:space="0" w:color="auto"/>
          </w:divBdr>
        </w:div>
      </w:divsChild>
    </w:div>
    <w:div w:id="75639397">
      <w:bodyDiv w:val="1"/>
      <w:marLeft w:val="0"/>
      <w:marRight w:val="0"/>
      <w:marTop w:val="0"/>
      <w:marBottom w:val="0"/>
      <w:divBdr>
        <w:top w:val="none" w:sz="0" w:space="0" w:color="auto"/>
        <w:left w:val="none" w:sz="0" w:space="0" w:color="auto"/>
        <w:bottom w:val="none" w:sz="0" w:space="0" w:color="auto"/>
        <w:right w:val="none" w:sz="0" w:space="0" w:color="auto"/>
      </w:divBdr>
    </w:div>
    <w:div w:id="87702139">
      <w:bodyDiv w:val="1"/>
      <w:marLeft w:val="0"/>
      <w:marRight w:val="0"/>
      <w:marTop w:val="0"/>
      <w:marBottom w:val="0"/>
      <w:divBdr>
        <w:top w:val="none" w:sz="0" w:space="0" w:color="auto"/>
        <w:left w:val="none" w:sz="0" w:space="0" w:color="auto"/>
        <w:bottom w:val="none" w:sz="0" w:space="0" w:color="auto"/>
        <w:right w:val="none" w:sz="0" w:space="0" w:color="auto"/>
      </w:divBdr>
    </w:div>
    <w:div w:id="94789748">
      <w:bodyDiv w:val="1"/>
      <w:marLeft w:val="0"/>
      <w:marRight w:val="0"/>
      <w:marTop w:val="0"/>
      <w:marBottom w:val="0"/>
      <w:divBdr>
        <w:top w:val="none" w:sz="0" w:space="0" w:color="auto"/>
        <w:left w:val="none" w:sz="0" w:space="0" w:color="auto"/>
        <w:bottom w:val="none" w:sz="0" w:space="0" w:color="auto"/>
        <w:right w:val="none" w:sz="0" w:space="0" w:color="auto"/>
      </w:divBdr>
    </w:div>
    <w:div w:id="97677807">
      <w:bodyDiv w:val="1"/>
      <w:marLeft w:val="0"/>
      <w:marRight w:val="0"/>
      <w:marTop w:val="0"/>
      <w:marBottom w:val="0"/>
      <w:divBdr>
        <w:top w:val="none" w:sz="0" w:space="0" w:color="auto"/>
        <w:left w:val="none" w:sz="0" w:space="0" w:color="auto"/>
        <w:bottom w:val="none" w:sz="0" w:space="0" w:color="auto"/>
        <w:right w:val="none" w:sz="0" w:space="0" w:color="auto"/>
      </w:divBdr>
    </w:div>
    <w:div w:id="98764644">
      <w:bodyDiv w:val="1"/>
      <w:marLeft w:val="0"/>
      <w:marRight w:val="0"/>
      <w:marTop w:val="0"/>
      <w:marBottom w:val="0"/>
      <w:divBdr>
        <w:top w:val="none" w:sz="0" w:space="0" w:color="auto"/>
        <w:left w:val="none" w:sz="0" w:space="0" w:color="auto"/>
        <w:bottom w:val="none" w:sz="0" w:space="0" w:color="auto"/>
        <w:right w:val="none" w:sz="0" w:space="0" w:color="auto"/>
      </w:divBdr>
    </w:div>
    <w:div w:id="103228436">
      <w:bodyDiv w:val="1"/>
      <w:marLeft w:val="0"/>
      <w:marRight w:val="0"/>
      <w:marTop w:val="0"/>
      <w:marBottom w:val="0"/>
      <w:divBdr>
        <w:top w:val="none" w:sz="0" w:space="0" w:color="auto"/>
        <w:left w:val="none" w:sz="0" w:space="0" w:color="auto"/>
        <w:bottom w:val="none" w:sz="0" w:space="0" w:color="auto"/>
        <w:right w:val="none" w:sz="0" w:space="0" w:color="auto"/>
      </w:divBdr>
    </w:div>
    <w:div w:id="105853065">
      <w:bodyDiv w:val="1"/>
      <w:marLeft w:val="0"/>
      <w:marRight w:val="0"/>
      <w:marTop w:val="0"/>
      <w:marBottom w:val="0"/>
      <w:divBdr>
        <w:top w:val="none" w:sz="0" w:space="0" w:color="auto"/>
        <w:left w:val="none" w:sz="0" w:space="0" w:color="auto"/>
        <w:bottom w:val="none" w:sz="0" w:space="0" w:color="auto"/>
        <w:right w:val="none" w:sz="0" w:space="0" w:color="auto"/>
      </w:divBdr>
    </w:div>
    <w:div w:id="108013550">
      <w:bodyDiv w:val="1"/>
      <w:marLeft w:val="0"/>
      <w:marRight w:val="0"/>
      <w:marTop w:val="0"/>
      <w:marBottom w:val="0"/>
      <w:divBdr>
        <w:top w:val="none" w:sz="0" w:space="0" w:color="auto"/>
        <w:left w:val="none" w:sz="0" w:space="0" w:color="auto"/>
        <w:bottom w:val="none" w:sz="0" w:space="0" w:color="auto"/>
        <w:right w:val="none" w:sz="0" w:space="0" w:color="auto"/>
      </w:divBdr>
    </w:div>
    <w:div w:id="113445441">
      <w:bodyDiv w:val="1"/>
      <w:marLeft w:val="0"/>
      <w:marRight w:val="0"/>
      <w:marTop w:val="0"/>
      <w:marBottom w:val="0"/>
      <w:divBdr>
        <w:top w:val="none" w:sz="0" w:space="0" w:color="auto"/>
        <w:left w:val="none" w:sz="0" w:space="0" w:color="auto"/>
        <w:bottom w:val="none" w:sz="0" w:space="0" w:color="auto"/>
        <w:right w:val="none" w:sz="0" w:space="0" w:color="auto"/>
      </w:divBdr>
    </w:div>
    <w:div w:id="115998878">
      <w:bodyDiv w:val="1"/>
      <w:marLeft w:val="0"/>
      <w:marRight w:val="0"/>
      <w:marTop w:val="0"/>
      <w:marBottom w:val="0"/>
      <w:divBdr>
        <w:top w:val="none" w:sz="0" w:space="0" w:color="auto"/>
        <w:left w:val="none" w:sz="0" w:space="0" w:color="auto"/>
        <w:bottom w:val="none" w:sz="0" w:space="0" w:color="auto"/>
        <w:right w:val="none" w:sz="0" w:space="0" w:color="auto"/>
      </w:divBdr>
    </w:div>
    <w:div w:id="116484847">
      <w:bodyDiv w:val="1"/>
      <w:marLeft w:val="0"/>
      <w:marRight w:val="0"/>
      <w:marTop w:val="0"/>
      <w:marBottom w:val="0"/>
      <w:divBdr>
        <w:top w:val="none" w:sz="0" w:space="0" w:color="auto"/>
        <w:left w:val="none" w:sz="0" w:space="0" w:color="auto"/>
        <w:bottom w:val="none" w:sz="0" w:space="0" w:color="auto"/>
        <w:right w:val="none" w:sz="0" w:space="0" w:color="auto"/>
      </w:divBdr>
    </w:div>
    <w:div w:id="116604649">
      <w:bodyDiv w:val="1"/>
      <w:marLeft w:val="0"/>
      <w:marRight w:val="0"/>
      <w:marTop w:val="0"/>
      <w:marBottom w:val="0"/>
      <w:divBdr>
        <w:top w:val="none" w:sz="0" w:space="0" w:color="auto"/>
        <w:left w:val="none" w:sz="0" w:space="0" w:color="auto"/>
        <w:bottom w:val="none" w:sz="0" w:space="0" w:color="auto"/>
        <w:right w:val="none" w:sz="0" w:space="0" w:color="auto"/>
      </w:divBdr>
    </w:div>
    <w:div w:id="124544834">
      <w:bodyDiv w:val="1"/>
      <w:marLeft w:val="0"/>
      <w:marRight w:val="0"/>
      <w:marTop w:val="0"/>
      <w:marBottom w:val="0"/>
      <w:divBdr>
        <w:top w:val="none" w:sz="0" w:space="0" w:color="auto"/>
        <w:left w:val="none" w:sz="0" w:space="0" w:color="auto"/>
        <w:bottom w:val="none" w:sz="0" w:space="0" w:color="auto"/>
        <w:right w:val="none" w:sz="0" w:space="0" w:color="auto"/>
      </w:divBdr>
    </w:div>
    <w:div w:id="127600549">
      <w:bodyDiv w:val="1"/>
      <w:marLeft w:val="0"/>
      <w:marRight w:val="0"/>
      <w:marTop w:val="0"/>
      <w:marBottom w:val="0"/>
      <w:divBdr>
        <w:top w:val="none" w:sz="0" w:space="0" w:color="auto"/>
        <w:left w:val="none" w:sz="0" w:space="0" w:color="auto"/>
        <w:bottom w:val="none" w:sz="0" w:space="0" w:color="auto"/>
        <w:right w:val="none" w:sz="0" w:space="0" w:color="auto"/>
      </w:divBdr>
    </w:div>
    <w:div w:id="129636407">
      <w:bodyDiv w:val="1"/>
      <w:marLeft w:val="0"/>
      <w:marRight w:val="0"/>
      <w:marTop w:val="0"/>
      <w:marBottom w:val="0"/>
      <w:divBdr>
        <w:top w:val="none" w:sz="0" w:space="0" w:color="auto"/>
        <w:left w:val="none" w:sz="0" w:space="0" w:color="auto"/>
        <w:bottom w:val="none" w:sz="0" w:space="0" w:color="auto"/>
        <w:right w:val="none" w:sz="0" w:space="0" w:color="auto"/>
      </w:divBdr>
    </w:div>
    <w:div w:id="143470869">
      <w:bodyDiv w:val="1"/>
      <w:marLeft w:val="0"/>
      <w:marRight w:val="0"/>
      <w:marTop w:val="0"/>
      <w:marBottom w:val="0"/>
      <w:divBdr>
        <w:top w:val="none" w:sz="0" w:space="0" w:color="auto"/>
        <w:left w:val="none" w:sz="0" w:space="0" w:color="auto"/>
        <w:bottom w:val="none" w:sz="0" w:space="0" w:color="auto"/>
        <w:right w:val="none" w:sz="0" w:space="0" w:color="auto"/>
      </w:divBdr>
    </w:div>
    <w:div w:id="153493641">
      <w:bodyDiv w:val="1"/>
      <w:marLeft w:val="0"/>
      <w:marRight w:val="0"/>
      <w:marTop w:val="0"/>
      <w:marBottom w:val="0"/>
      <w:divBdr>
        <w:top w:val="none" w:sz="0" w:space="0" w:color="auto"/>
        <w:left w:val="none" w:sz="0" w:space="0" w:color="auto"/>
        <w:bottom w:val="none" w:sz="0" w:space="0" w:color="auto"/>
        <w:right w:val="none" w:sz="0" w:space="0" w:color="auto"/>
      </w:divBdr>
    </w:div>
    <w:div w:id="158352764">
      <w:bodyDiv w:val="1"/>
      <w:marLeft w:val="0"/>
      <w:marRight w:val="0"/>
      <w:marTop w:val="0"/>
      <w:marBottom w:val="0"/>
      <w:divBdr>
        <w:top w:val="none" w:sz="0" w:space="0" w:color="auto"/>
        <w:left w:val="none" w:sz="0" w:space="0" w:color="auto"/>
        <w:bottom w:val="none" w:sz="0" w:space="0" w:color="auto"/>
        <w:right w:val="none" w:sz="0" w:space="0" w:color="auto"/>
      </w:divBdr>
    </w:div>
    <w:div w:id="159392637">
      <w:bodyDiv w:val="1"/>
      <w:marLeft w:val="0"/>
      <w:marRight w:val="0"/>
      <w:marTop w:val="0"/>
      <w:marBottom w:val="0"/>
      <w:divBdr>
        <w:top w:val="none" w:sz="0" w:space="0" w:color="auto"/>
        <w:left w:val="none" w:sz="0" w:space="0" w:color="auto"/>
        <w:bottom w:val="none" w:sz="0" w:space="0" w:color="auto"/>
        <w:right w:val="none" w:sz="0" w:space="0" w:color="auto"/>
      </w:divBdr>
    </w:div>
    <w:div w:id="169151224">
      <w:bodyDiv w:val="1"/>
      <w:marLeft w:val="0"/>
      <w:marRight w:val="0"/>
      <w:marTop w:val="0"/>
      <w:marBottom w:val="0"/>
      <w:divBdr>
        <w:top w:val="none" w:sz="0" w:space="0" w:color="auto"/>
        <w:left w:val="none" w:sz="0" w:space="0" w:color="auto"/>
        <w:bottom w:val="none" w:sz="0" w:space="0" w:color="auto"/>
        <w:right w:val="none" w:sz="0" w:space="0" w:color="auto"/>
      </w:divBdr>
    </w:div>
    <w:div w:id="175270526">
      <w:bodyDiv w:val="1"/>
      <w:marLeft w:val="0"/>
      <w:marRight w:val="0"/>
      <w:marTop w:val="0"/>
      <w:marBottom w:val="0"/>
      <w:divBdr>
        <w:top w:val="none" w:sz="0" w:space="0" w:color="auto"/>
        <w:left w:val="none" w:sz="0" w:space="0" w:color="auto"/>
        <w:bottom w:val="none" w:sz="0" w:space="0" w:color="auto"/>
        <w:right w:val="none" w:sz="0" w:space="0" w:color="auto"/>
      </w:divBdr>
    </w:div>
    <w:div w:id="176385662">
      <w:bodyDiv w:val="1"/>
      <w:marLeft w:val="0"/>
      <w:marRight w:val="0"/>
      <w:marTop w:val="0"/>
      <w:marBottom w:val="0"/>
      <w:divBdr>
        <w:top w:val="none" w:sz="0" w:space="0" w:color="auto"/>
        <w:left w:val="none" w:sz="0" w:space="0" w:color="auto"/>
        <w:bottom w:val="none" w:sz="0" w:space="0" w:color="auto"/>
        <w:right w:val="none" w:sz="0" w:space="0" w:color="auto"/>
      </w:divBdr>
    </w:div>
    <w:div w:id="176579598">
      <w:bodyDiv w:val="1"/>
      <w:marLeft w:val="0"/>
      <w:marRight w:val="0"/>
      <w:marTop w:val="0"/>
      <w:marBottom w:val="0"/>
      <w:divBdr>
        <w:top w:val="none" w:sz="0" w:space="0" w:color="auto"/>
        <w:left w:val="none" w:sz="0" w:space="0" w:color="auto"/>
        <w:bottom w:val="none" w:sz="0" w:space="0" w:color="auto"/>
        <w:right w:val="none" w:sz="0" w:space="0" w:color="auto"/>
      </w:divBdr>
    </w:div>
    <w:div w:id="176621504">
      <w:bodyDiv w:val="1"/>
      <w:marLeft w:val="0"/>
      <w:marRight w:val="0"/>
      <w:marTop w:val="0"/>
      <w:marBottom w:val="0"/>
      <w:divBdr>
        <w:top w:val="none" w:sz="0" w:space="0" w:color="auto"/>
        <w:left w:val="none" w:sz="0" w:space="0" w:color="auto"/>
        <w:bottom w:val="none" w:sz="0" w:space="0" w:color="auto"/>
        <w:right w:val="none" w:sz="0" w:space="0" w:color="auto"/>
      </w:divBdr>
    </w:div>
    <w:div w:id="179467928">
      <w:bodyDiv w:val="1"/>
      <w:marLeft w:val="0"/>
      <w:marRight w:val="0"/>
      <w:marTop w:val="0"/>
      <w:marBottom w:val="0"/>
      <w:divBdr>
        <w:top w:val="none" w:sz="0" w:space="0" w:color="auto"/>
        <w:left w:val="none" w:sz="0" w:space="0" w:color="auto"/>
        <w:bottom w:val="none" w:sz="0" w:space="0" w:color="auto"/>
        <w:right w:val="none" w:sz="0" w:space="0" w:color="auto"/>
      </w:divBdr>
    </w:div>
    <w:div w:id="186256968">
      <w:bodyDiv w:val="1"/>
      <w:marLeft w:val="0"/>
      <w:marRight w:val="0"/>
      <w:marTop w:val="0"/>
      <w:marBottom w:val="0"/>
      <w:divBdr>
        <w:top w:val="none" w:sz="0" w:space="0" w:color="auto"/>
        <w:left w:val="none" w:sz="0" w:space="0" w:color="auto"/>
        <w:bottom w:val="none" w:sz="0" w:space="0" w:color="auto"/>
        <w:right w:val="none" w:sz="0" w:space="0" w:color="auto"/>
      </w:divBdr>
    </w:div>
    <w:div w:id="191190982">
      <w:bodyDiv w:val="1"/>
      <w:marLeft w:val="0"/>
      <w:marRight w:val="0"/>
      <w:marTop w:val="0"/>
      <w:marBottom w:val="0"/>
      <w:divBdr>
        <w:top w:val="none" w:sz="0" w:space="0" w:color="auto"/>
        <w:left w:val="none" w:sz="0" w:space="0" w:color="auto"/>
        <w:bottom w:val="none" w:sz="0" w:space="0" w:color="auto"/>
        <w:right w:val="none" w:sz="0" w:space="0" w:color="auto"/>
      </w:divBdr>
    </w:div>
    <w:div w:id="196816675">
      <w:bodyDiv w:val="1"/>
      <w:marLeft w:val="0"/>
      <w:marRight w:val="0"/>
      <w:marTop w:val="0"/>
      <w:marBottom w:val="0"/>
      <w:divBdr>
        <w:top w:val="none" w:sz="0" w:space="0" w:color="auto"/>
        <w:left w:val="none" w:sz="0" w:space="0" w:color="auto"/>
        <w:bottom w:val="none" w:sz="0" w:space="0" w:color="auto"/>
        <w:right w:val="none" w:sz="0" w:space="0" w:color="auto"/>
      </w:divBdr>
    </w:div>
    <w:div w:id="199975296">
      <w:bodyDiv w:val="1"/>
      <w:marLeft w:val="0"/>
      <w:marRight w:val="0"/>
      <w:marTop w:val="0"/>
      <w:marBottom w:val="0"/>
      <w:divBdr>
        <w:top w:val="none" w:sz="0" w:space="0" w:color="auto"/>
        <w:left w:val="none" w:sz="0" w:space="0" w:color="auto"/>
        <w:bottom w:val="none" w:sz="0" w:space="0" w:color="auto"/>
        <w:right w:val="none" w:sz="0" w:space="0" w:color="auto"/>
      </w:divBdr>
    </w:div>
    <w:div w:id="203717590">
      <w:bodyDiv w:val="1"/>
      <w:marLeft w:val="0"/>
      <w:marRight w:val="0"/>
      <w:marTop w:val="0"/>
      <w:marBottom w:val="0"/>
      <w:divBdr>
        <w:top w:val="none" w:sz="0" w:space="0" w:color="auto"/>
        <w:left w:val="none" w:sz="0" w:space="0" w:color="auto"/>
        <w:bottom w:val="none" w:sz="0" w:space="0" w:color="auto"/>
        <w:right w:val="none" w:sz="0" w:space="0" w:color="auto"/>
      </w:divBdr>
    </w:div>
    <w:div w:id="206383811">
      <w:bodyDiv w:val="1"/>
      <w:marLeft w:val="0"/>
      <w:marRight w:val="0"/>
      <w:marTop w:val="0"/>
      <w:marBottom w:val="0"/>
      <w:divBdr>
        <w:top w:val="none" w:sz="0" w:space="0" w:color="auto"/>
        <w:left w:val="none" w:sz="0" w:space="0" w:color="auto"/>
        <w:bottom w:val="none" w:sz="0" w:space="0" w:color="auto"/>
        <w:right w:val="none" w:sz="0" w:space="0" w:color="auto"/>
      </w:divBdr>
    </w:div>
    <w:div w:id="206991151">
      <w:bodyDiv w:val="1"/>
      <w:marLeft w:val="0"/>
      <w:marRight w:val="0"/>
      <w:marTop w:val="0"/>
      <w:marBottom w:val="0"/>
      <w:divBdr>
        <w:top w:val="none" w:sz="0" w:space="0" w:color="auto"/>
        <w:left w:val="none" w:sz="0" w:space="0" w:color="auto"/>
        <w:bottom w:val="none" w:sz="0" w:space="0" w:color="auto"/>
        <w:right w:val="none" w:sz="0" w:space="0" w:color="auto"/>
      </w:divBdr>
    </w:div>
    <w:div w:id="210725548">
      <w:bodyDiv w:val="1"/>
      <w:marLeft w:val="0"/>
      <w:marRight w:val="0"/>
      <w:marTop w:val="0"/>
      <w:marBottom w:val="0"/>
      <w:divBdr>
        <w:top w:val="none" w:sz="0" w:space="0" w:color="auto"/>
        <w:left w:val="none" w:sz="0" w:space="0" w:color="auto"/>
        <w:bottom w:val="none" w:sz="0" w:space="0" w:color="auto"/>
        <w:right w:val="none" w:sz="0" w:space="0" w:color="auto"/>
      </w:divBdr>
    </w:div>
    <w:div w:id="212157696">
      <w:bodyDiv w:val="1"/>
      <w:marLeft w:val="0"/>
      <w:marRight w:val="0"/>
      <w:marTop w:val="0"/>
      <w:marBottom w:val="0"/>
      <w:divBdr>
        <w:top w:val="none" w:sz="0" w:space="0" w:color="auto"/>
        <w:left w:val="none" w:sz="0" w:space="0" w:color="auto"/>
        <w:bottom w:val="none" w:sz="0" w:space="0" w:color="auto"/>
        <w:right w:val="none" w:sz="0" w:space="0" w:color="auto"/>
      </w:divBdr>
    </w:div>
    <w:div w:id="215163602">
      <w:bodyDiv w:val="1"/>
      <w:marLeft w:val="0"/>
      <w:marRight w:val="0"/>
      <w:marTop w:val="0"/>
      <w:marBottom w:val="0"/>
      <w:divBdr>
        <w:top w:val="none" w:sz="0" w:space="0" w:color="auto"/>
        <w:left w:val="none" w:sz="0" w:space="0" w:color="auto"/>
        <w:bottom w:val="none" w:sz="0" w:space="0" w:color="auto"/>
        <w:right w:val="none" w:sz="0" w:space="0" w:color="auto"/>
      </w:divBdr>
    </w:div>
    <w:div w:id="216478910">
      <w:bodyDiv w:val="1"/>
      <w:marLeft w:val="0"/>
      <w:marRight w:val="0"/>
      <w:marTop w:val="0"/>
      <w:marBottom w:val="0"/>
      <w:divBdr>
        <w:top w:val="none" w:sz="0" w:space="0" w:color="auto"/>
        <w:left w:val="none" w:sz="0" w:space="0" w:color="auto"/>
        <w:bottom w:val="none" w:sz="0" w:space="0" w:color="auto"/>
        <w:right w:val="none" w:sz="0" w:space="0" w:color="auto"/>
      </w:divBdr>
    </w:div>
    <w:div w:id="227501357">
      <w:bodyDiv w:val="1"/>
      <w:marLeft w:val="0"/>
      <w:marRight w:val="0"/>
      <w:marTop w:val="0"/>
      <w:marBottom w:val="0"/>
      <w:divBdr>
        <w:top w:val="none" w:sz="0" w:space="0" w:color="auto"/>
        <w:left w:val="none" w:sz="0" w:space="0" w:color="auto"/>
        <w:bottom w:val="none" w:sz="0" w:space="0" w:color="auto"/>
        <w:right w:val="none" w:sz="0" w:space="0" w:color="auto"/>
      </w:divBdr>
    </w:div>
    <w:div w:id="229658387">
      <w:bodyDiv w:val="1"/>
      <w:marLeft w:val="0"/>
      <w:marRight w:val="0"/>
      <w:marTop w:val="0"/>
      <w:marBottom w:val="0"/>
      <w:divBdr>
        <w:top w:val="none" w:sz="0" w:space="0" w:color="auto"/>
        <w:left w:val="none" w:sz="0" w:space="0" w:color="auto"/>
        <w:bottom w:val="none" w:sz="0" w:space="0" w:color="auto"/>
        <w:right w:val="none" w:sz="0" w:space="0" w:color="auto"/>
      </w:divBdr>
    </w:div>
    <w:div w:id="231505197">
      <w:bodyDiv w:val="1"/>
      <w:marLeft w:val="0"/>
      <w:marRight w:val="0"/>
      <w:marTop w:val="0"/>
      <w:marBottom w:val="0"/>
      <w:divBdr>
        <w:top w:val="none" w:sz="0" w:space="0" w:color="auto"/>
        <w:left w:val="none" w:sz="0" w:space="0" w:color="auto"/>
        <w:bottom w:val="none" w:sz="0" w:space="0" w:color="auto"/>
        <w:right w:val="none" w:sz="0" w:space="0" w:color="auto"/>
      </w:divBdr>
    </w:div>
    <w:div w:id="238297663">
      <w:bodyDiv w:val="1"/>
      <w:marLeft w:val="0"/>
      <w:marRight w:val="0"/>
      <w:marTop w:val="0"/>
      <w:marBottom w:val="0"/>
      <w:divBdr>
        <w:top w:val="none" w:sz="0" w:space="0" w:color="auto"/>
        <w:left w:val="none" w:sz="0" w:space="0" w:color="auto"/>
        <w:bottom w:val="none" w:sz="0" w:space="0" w:color="auto"/>
        <w:right w:val="none" w:sz="0" w:space="0" w:color="auto"/>
      </w:divBdr>
    </w:div>
    <w:div w:id="248080592">
      <w:bodyDiv w:val="1"/>
      <w:marLeft w:val="0"/>
      <w:marRight w:val="0"/>
      <w:marTop w:val="0"/>
      <w:marBottom w:val="0"/>
      <w:divBdr>
        <w:top w:val="none" w:sz="0" w:space="0" w:color="auto"/>
        <w:left w:val="none" w:sz="0" w:space="0" w:color="auto"/>
        <w:bottom w:val="none" w:sz="0" w:space="0" w:color="auto"/>
        <w:right w:val="none" w:sz="0" w:space="0" w:color="auto"/>
      </w:divBdr>
    </w:div>
    <w:div w:id="255872986">
      <w:bodyDiv w:val="1"/>
      <w:marLeft w:val="0"/>
      <w:marRight w:val="0"/>
      <w:marTop w:val="0"/>
      <w:marBottom w:val="0"/>
      <w:divBdr>
        <w:top w:val="none" w:sz="0" w:space="0" w:color="auto"/>
        <w:left w:val="none" w:sz="0" w:space="0" w:color="auto"/>
        <w:bottom w:val="none" w:sz="0" w:space="0" w:color="auto"/>
        <w:right w:val="none" w:sz="0" w:space="0" w:color="auto"/>
      </w:divBdr>
    </w:div>
    <w:div w:id="261689762">
      <w:bodyDiv w:val="1"/>
      <w:marLeft w:val="0"/>
      <w:marRight w:val="0"/>
      <w:marTop w:val="0"/>
      <w:marBottom w:val="0"/>
      <w:divBdr>
        <w:top w:val="none" w:sz="0" w:space="0" w:color="auto"/>
        <w:left w:val="none" w:sz="0" w:space="0" w:color="auto"/>
        <w:bottom w:val="none" w:sz="0" w:space="0" w:color="auto"/>
        <w:right w:val="none" w:sz="0" w:space="0" w:color="auto"/>
      </w:divBdr>
      <w:divsChild>
        <w:div w:id="657732372">
          <w:marLeft w:val="0"/>
          <w:marRight w:val="0"/>
          <w:marTop w:val="0"/>
          <w:marBottom w:val="0"/>
          <w:divBdr>
            <w:top w:val="none" w:sz="0" w:space="0" w:color="auto"/>
            <w:left w:val="none" w:sz="0" w:space="0" w:color="auto"/>
            <w:bottom w:val="none" w:sz="0" w:space="0" w:color="auto"/>
            <w:right w:val="none" w:sz="0" w:space="0" w:color="auto"/>
          </w:divBdr>
        </w:div>
        <w:div w:id="679478286">
          <w:marLeft w:val="0"/>
          <w:marRight w:val="0"/>
          <w:marTop w:val="0"/>
          <w:marBottom w:val="0"/>
          <w:divBdr>
            <w:top w:val="none" w:sz="0" w:space="0" w:color="auto"/>
            <w:left w:val="none" w:sz="0" w:space="0" w:color="auto"/>
            <w:bottom w:val="none" w:sz="0" w:space="0" w:color="auto"/>
            <w:right w:val="none" w:sz="0" w:space="0" w:color="auto"/>
          </w:divBdr>
        </w:div>
      </w:divsChild>
    </w:div>
    <w:div w:id="265502432">
      <w:bodyDiv w:val="1"/>
      <w:marLeft w:val="0"/>
      <w:marRight w:val="0"/>
      <w:marTop w:val="0"/>
      <w:marBottom w:val="0"/>
      <w:divBdr>
        <w:top w:val="none" w:sz="0" w:space="0" w:color="auto"/>
        <w:left w:val="none" w:sz="0" w:space="0" w:color="auto"/>
        <w:bottom w:val="none" w:sz="0" w:space="0" w:color="auto"/>
        <w:right w:val="none" w:sz="0" w:space="0" w:color="auto"/>
      </w:divBdr>
    </w:div>
    <w:div w:id="274022306">
      <w:bodyDiv w:val="1"/>
      <w:marLeft w:val="0"/>
      <w:marRight w:val="0"/>
      <w:marTop w:val="0"/>
      <w:marBottom w:val="0"/>
      <w:divBdr>
        <w:top w:val="none" w:sz="0" w:space="0" w:color="auto"/>
        <w:left w:val="none" w:sz="0" w:space="0" w:color="auto"/>
        <w:bottom w:val="none" w:sz="0" w:space="0" w:color="auto"/>
        <w:right w:val="none" w:sz="0" w:space="0" w:color="auto"/>
      </w:divBdr>
    </w:div>
    <w:div w:id="281880918">
      <w:bodyDiv w:val="1"/>
      <w:marLeft w:val="0"/>
      <w:marRight w:val="0"/>
      <w:marTop w:val="0"/>
      <w:marBottom w:val="0"/>
      <w:divBdr>
        <w:top w:val="none" w:sz="0" w:space="0" w:color="auto"/>
        <w:left w:val="none" w:sz="0" w:space="0" w:color="auto"/>
        <w:bottom w:val="none" w:sz="0" w:space="0" w:color="auto"/>
        <w:right w:val="none" w:sz="0" w:space="0" w:color="auto"/>
      </w:divBdr>
    </w:div>
    <w:div w:id="294915540">
      <w:bodyDiv w:val="1"/>
      <w:marLeft w:val="0"/>
      <w:marRight w:val="0"/>
      <w:marTop w:val="0"/>
      <w:marBottom w:val="0"/>
      <w:divBdr>
        <w:top w:val="none" w:sz="0" w:space="0" w:color="auto"/>
        <w:left w:val="none" w:sz="0" w:space="0" w:color="auto"/>
        <w:bottom w:val="none" w:sz="0" w:space="0" w:color="auto"/>
        <w:right w:val="none" w:sz="0" w:space="0" w:color="auto"/>
      </w:divBdr>
    </w:div>
    <w:div w:id="296376173">
      <w:bodyDiv w:val="1"/>
      <w:marLeft w:val="0"/>
      <w:marRight w:val="0"/>
      <w:marTop w:val="0"/>
      <w:marBottom w:val="0"/>
      <w:divBdr>
        <w:top w:val="none" w:sz="0" w:space="0" w:color="auto"/>
        <w:left w:val="none" w:sz="0" w:space="0" w:color="auto"/>
        <w:bottom w:val="none" w:sz="0" w:space="0" w:color="auto"/>
        <w:right w:val="none" w:sz="0" w:space="0" w:color="auto"/>
      </w:divBdr>
    </w:div>
    <w:div w:id="301038004">
      <w:bodyDiv w:val="1"/>
      <w:marLeft w:val="0"/>
      <w:marRight w:val="0"/>
      <w:marTop w:val="0"/>
      <w:marBottom w:val="0"/>
      <w:divBdr>
        <w:top w:val="none" w:sz="0" w:space="0" w:color="auto"/>
        <w:left w:val="none" w:sz="0" w:space="0" w:color="auto"/>
        <w:bottom w:val="none" w:sz="0" w:space="0" w:color="auto"/>
        <w:right w:val="none" w:sz="0" w:space="0" w:color="auto"/>
      </w:divBdr>
    </w:div>
    <w:div w:id="305477932">
      <w:bodyDiv w:val="1"/>
      <w:marLeft w:val="0"/>
      <w:marRight w:val="0"/>
      <w:marTop w:val="0"/>
      <w:marBottom w:val="0"/>
      <w:divBdr>
        <w:top w:val="none" w:sz="0" w:space="0" w:color="auto"/>
        <w:left w:val="none" w:sz="0" w:space="0" w:color="auto"/>
        <w:bottom w:val="none" w:sz="0" w:space="0" w:color="auto"/>
        <w:right w:val="none" w:sz="0" w:space="0" w:color="auto"/>
      </w:divBdr>
    </w:div>
    <w:div w:id="309134075">
      <w:bodyDiv w:val="1"/>
      <w:marLeft w:val="0"/>
      <w:marRight w:val="0"/>
      <w:marTop w:val="0"/>
      <w:marBottom w:val="0"/>
      <w:divBdr>
        <w:top w:val="none" w:sz="0" w:space="0" w:color="auto"/>
        <w:left w:val="none" w:sz="0" w:space="0" w:color="auto"/>
        <w:bottom w:val="none" w:sz="0" w:space="0" w:color="auto"/>
        <w:right w:val="none" w:sz="0" w:space="0" w:color="auto"/>
      </w:divBdr>
    </w:div>
    <w:div w:id="311718007">
      <w:bodyDiv w:val="1"/>
      <w:marLeft w:val="0"/>
      <w:marRight w:val="0"/>
      <w:marTop w:val="0"/>
      <w:marBottom w:val="0"/>
      <w:divBdr>
        <w:top w:val="none" w:sz="0" w:space="0" w:color="auto"/>
        <w:left w:val="none" w:sz="0" w:space="0" w:color="auto"/>
        <w:bottom w:val="none" w:sz="0" w:space="0" w:color="auto"/>
        <w:right w:val="none" w:sz="0" w:space="0" w:color="auto"/>
      </w:divBdr>
    </w:div>
    <w:div w:id="311832455">
      <w:bodyDiv w:val="1"/>
      <w:marLeft w:val="0"/>
      <w:marRight w:val="0"/>
      <w:marTop w:val="0"/>
      <w:marBottom w:val="0"/>
      <w:divBdr>
        <w:top w:val="none" w:sz="0" w:space="0" w:color="auto"/>
        <w:left w:val="none" w:sz="0" w:space="0" w:color="auto"/>
        <w:bottom w:val="none" w:sz="0" w:space="0" w:color="auto"/>
        <w:right w:val="none" w:sz="0" w:space="0" w:color="auto"/>
      </w:divBdr>
    </w:div>
    <w:div w:id="319040865">
      <w:bodyDiv w:val="1"/>
      <w:marLeft w:val="0"/>
      <w:marRight w:val="0"/>
      <w:marTop w:val="0"/>
      <w:marBottom w:val="0"/>
      <w:divBdr>
        <w:top w:val="none" w:sz="0" w:space="0" w:color="auto"/>
        <w:left w:val="none" w:sz="0" w:space="0" w:color="auto"/>
        <w:bottom w:val="none" w:sz="0" w:space="0" w:color="auto"/>
        <w:right w:val="none" w:sz="0" w:space="0" w:color="auto"/>
      </w:divBdr>
    </w:div>
    <w:div w:id="319624039">
      <w:bodyDiv w:val="1"/>
      <w:marLeft w:val="0"/>
      <w:marRight w:val="0"/>
      <w:marTop w:val="0"/>
      <w:marBottom w:val="0"/>
      <w:divBdr>
        <w:top w:val="none" w:sz="0" w:space="0" w:color="auto"/>
        <w:left w:val="none" w:sz="0" w:space="0" w:color="auto"/>
        <w:bottom w:val="none" w:sz="0" w:space="0" w:color="auto"/>
        <w:right w:val="none" w:sz="0" w:space="0" w:color="auto"/>
      </w:divBdr>
    </w:div>
    <w:div w:id="319968957">
      <w:bodyDiv w:val="1"/>
      <w:marLeft w:val="0"/>
      <w:marRight w:val="0"/>
      <w:marTop w:val="0"/>
      <w:marBottom w:val="0"/>
      <w:divBdr>
        <w:top w:val="none" w:sz="0" w:space="0" w:color="auto"/>
        <w:left w:val="none" w:sz="0" w:space="0" w:color="auto"/>
        <w:bottom w:val="none" w:sz="0" w:space="0" w:color="auto"/>
        <w:right w:val="none" w:sz="0" w:space="0" w:color="auto"/>
      </w:divBdr>
    </w:div>
    <w:div w:id="321472874">
      <w:bodyDiv w:val="1"/>
      <w:marLeft w:val="0"/>
      <w:marRight w:val="0"/>
      <w:marTop w:val="0"/>
      <w:marBottom w:val="0"/>
      <w:divBdr>
        <w:top w:val="none" w:sz="0" w:space="0" w:color="auto"/>
        <w:left w:val="none" w:sz="0" w:space="0" w:color="auto"/>
        <w:bottom w:val="none" w:sz="0" w:space="0" w:color="auto"/>
        <w:right w:val="none" w:sz="0" w:space="0" w:color="auto"/>
      </w:divBdr>
    </w:div>
    <w:div w:id="324555445">
      <w:bodyDiv w:val="1"/>
      <w:marLeft w:val="0"/>
      <w:marRight w:val="0"/>
      <w:marTop w:val="0"/>
      <w:marBottom w:val="0"/>
      <w:divBdr>
        <w:top w:val="none" w:sz="0" w:space="0" w:color="auto"/>
        <w:left w:val="none" w:sz="0" w:space="0" w:color="auto"/>
        <w:bottom w:val="none" w:sz="0" w:space="0" w:color="auto"/>
        <w:right w:val="none" w:sz="0" w:space="0" w:color="auto"/>
      </w:divBdr>
    </w:div>
    <w:div w:id="328606262">
      <w:bodyDiv w:val="1"/>
      <w:marLeft w:val="0"/>
      <w:marRight w:val="0"/>
      <w:marTop w:val="0"/>
      <w:marBottom w:val="0"/>
      <w:divBdr>
        <w:top w:val="none" w:sz="0" w:space="0" w:color="auto"/>
        <w:left w:val="none" w:sz="0" w:space="0" w:color="auto"/>
        <w:bottom w:val="none" w:sz="0" w:space="0" w:color="auto"/>
        <w:right w:val="none" w:sz="0" w:space="0" w:color="auto"/>
      </w:divBdr>
    </w:div>
    <w:div w:id="331377191">
      <w:bodyDiv w:val="1"/>
      <w:marLeft w:val="0"/>
      <w:marRight w:val="0"/>
      <w:marTop w:val="0"/>
      <w:marBottom w:val="0"/>
      <w:divBdr>
        <w:top w:val="none" w:sz="0" w:space="0" w:color="auto"/>
        <w:left w:val="none" w:sz="0" w:space="0" w:color="auto"/>
        <w:bottom w:val="none" w:sz="0" w:space="0" w:color="auto"/>
        <w:right w:val="none" w:sz="0" w:space="0" w:color="auto"/>
      </w:divBdr>
    </w:div>
    <w:div w:id="333916381">
      <w:bodyDiv w:val="1"/>
      <w:marLeft w:val="0"/>
      <w:marRight w:val="0"/>
      <w:marTop w:val="0"/>
      <w:marBottom w:val="0"/>
      <w:divBdr>
        <w:top w:val="none" w:sz="0" w:space="0" w:color="auto"/>
        <w:left w:val="none" w:sz="0" w:space="0" w:color="auto"/>
        <w:bottom w:val="none" w:sz="0" w:space="0" w:color="auto"/>
        <w:right w:val="none" w:sz="0" w:space="0" w:color="auto"/>
      </w:divBdr>
    </w:div>
    <w:div w:id="336927935">
      <w:bodyDiv w:val="1"/>
      <w:marLeft w:val="0"/>
      <w:marRight w:val="0"/>
      <w:marTop w:val="0"/>
      <w:marBottom w:val="0"/>
      <w:divBdr>
        <w:top w:val="none" w:sz="0" w:space="0" w:color="auto"/>
        <w:left w:val="none" w:sz="0" w:space="0" w:color="auto"/>
        <w:bottom w:val="none" w:sz="0" w:space="0" w:color="auto"/>
        <w:right w:val="none" w:sz="0" w:space="0" w:color="auto"/>
      </w:divBdr>
    </w:div>
    <w:div w:id="338585931">
      <w:bodyDiv w:val="1"/>
      <w:marLeft w:val="0"/>
      <w:marRight w:val="0"/>
      <w:marTop w:val="0"/>
      <w:marBottom w:val="0"/>
      <w:divBdr>
        <w:top w:val="none" w:sz="0" w:space="0" w:color="auto"/>
        <w:left w:val="none" w:sz="0" w:space="0" w:color="auto"/>
        <w:bottom w:val="none" w:sz="0" w:space="0" w:color="auto"/>
        <w:right w:val="none" w:sz="0" w:space="0" w:color="auto"/>
      </w:divBdr>
    </w:div>
    <w:div w:id="338628790">
      <w:bodyDiv w:val="1"/>
      <w:marLeft w:val="0"/>
      <w:marRight w:val="0"/>
      <w:marTop w:val="0"/>
      <w:marBottom w:val="0"/>
      <w:divBdr>
        <w:top w:val="none" w:sz="0" w:space="0" w:color="auto"/>
        <w:left w:val="none" w:sz="0" w:space="0" w:color="auto"/>
        <w:bottom w:val="none" w:sz="0" w:space="0" w:color="auto"/>
        <w:right w:val="none" w:sz="0" w:space="0" w:color="auto"/>
      </w:divBdr>
    </w:div>
    <w:div w:id="340353853">
      <w:bodyDiv w:val="1"/>
      <w:marLeft w:val="0"/>
      <w:marRight w:val="0"/>
      <w:marTop w:val="0"/>
      <w:marBottom w:val="0"/>
      <w:divBdr>
        <w:top w:val="none" w:sz="0" w:space="0" w:color="auto"/>
        <w:left w:val="none" w:sz="0" w:space="0" w:color="auto"/>
        <w:bottom w:val="none" w:sz="0" w:space="0" w:color="auto"/>
        <w:right w:val="none" w:sz="0" w:space="0" w:color="auto"/>
      </w:divBdr>
    </w:div>
    <w:div w:id="349263010">
      <w:bodyDiv w:val="1"/>
      <w:marLeft w:val="0"/>
      <w:marRight w:val="0"/>
      <w:marTop w:val="0"/>
      <w:marBottom w:val="0"/>
      <w:divBdr>
        <w:top w:val="none" w:sz="0" w:space="0" w:color="auto"/>
        <w:left w:val="none" w:sz="0" w:space="0" w:color="auto"/>
        <w:bottom w:val="none" w:sz="0" w:space="0" w:color="auto"/>
        <w:right w:val="none" w:sz="0" w:space="0" w:color="auto"/>
      </w:divBdr>
    </w:div>
    <w:div w:id="355739785">
      <w:bodyDiv w:val="1"/>
      <w:marLeft w:val="0"/>
      <w:marRight w:val="0"/>
      <w:marTop w:val="0"/>
      <w:marBottom w:val="0"/>
      <w:divBdr>
        <w:top w:val="none" w:sz="0" w:space="0" w:color="auto"/>
        <w:left w:val="none" w:sz="0" w:space="0" w:color="auto"/>
        <w:bottom w:val="none" w:sz="0" w:space="0" w:color="auto"/>
        <w:right w:val="none" w:sz="0" w:space="0" w:color="auto"/>
      </w:divBdr>
    </w:div>
    <w:div w:id="356541773">
      <w:bodyDiv w:val="1"/>
      <w:marLeft w:val="0"/>
      <w:marRight w:val="0"/>
      <w:marTop w:val="0"/>
      <w:marBottom w:val="0"/>
      <w:divBdr>
        <w:top w:val="none" w:sz="0" w:space="0" w:color="auto"/>
        <w:left w:val="none" w:sz="0" w:space="0" w:color="auto"/>
        <w:bottom w:val="none" w:sz="0" w:space="0" w:color="auto"/>
        <w:right w:val="none" w:sz="0" w:space="0" w:color="auto"/>
      </w:divBdr>
    </w:div>
    <w:div w:id="361445327">
      <w:bodyDiv w:val="1"/>
      <w:marLeft w:val="0"/>
      <w:marRight w:val="0"/>
      <w:marTop w:val="0"/>
      <w:marBottom w:val="0"/>
      <w:divBdr>
        <w:top w:val="none" w:sz="0" w:space="0" w:color="auto"/>
        <w:left w:val="none" w:sz="0" w:space="0" w:color="auto"/>
        <w:bottom w:val="none" w:sz="0" w:space="0" w:color="auto"/>
        <w:right w:val="none" w:sz="0" w:space="0" w:color="auto"/>
      </w:divBdr>
      <w:divsChild>
        <w:div w:id="314266790">
          <w:marLeft w:val="0"/>
          <w:marRight w:val="0"/>
          <w:marTop w:val="0"/>
          <w:marBottom w:val="0"/>
          <w:divBdr>
            <w:top w:val="none" w:sz="0" w:space="0" w:color="auto"/>
            <w:left w:val="none" w:sz="0" w:space="0" w:color="auto"/>
            <w:bottom w:val="none" w:sz="0" w:space="0" w:color="auto"/>
            <w:right w:val="none" w:sz="0" w:space="0" w:color="auto"/>
          </w:divBdr>
          <w:divsChild>
            <w:div w:id="654728165">
              <w:marLeft w:val="0"/>
              <w:marRight w:val="0"/>
              <w:marTop w:val="0"/>
              <w:marBottom w:val="0"/>
              <w:divBdr>
                <w:top w:val="none" w:sz="0" w:space="0" w:color="auto"/>
                <w:left w:val="none" w:sz="0" w:space="0" w:color="auto"/>
                <w:bottom w:val="none" w:sz="0" w:space="0" w:color="auto"/>
                <w:right w:val="none" w:sz="0" w:space="0" w:color="auto"/>
              </w:divBdr>
              <w:divsChild>
                <w:div w:id="1838613625">
                  <w:marLeft w:val="0"/>
                  <w:marRight w:val="0"/>
                  <w:marTop w:val="0"/>
                  <w:marBottom w:val="0"/>
                  <w:divBdr>
                    <w:top w:val="none" w:sz="0" w:space="0" w:color="auto"/>
                    <w:left w:val="none" w:sz="0" w:space="0" w:color="auto"/>
                    <w:bottom w:val="none" w:sz="0" w:space="0" w:color="auto"/>
                    <w:right w:val="none" w:sz="0" w:space="0" w:color="auto"/>
                  </w:divBdr>
                  <w:divsChild>
                    <w:div w:id="139685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112192">
      <w:bodyDiv w:val="1"/>
      <w:marLeft w:val="0"/>
      <w:marRight w:val="0"/>
      <w:marTop w:val="0"/>
      <w:marBottom w:val="0"/>
      <w:divBdr>
        <w:top w:val="none" w:sz="0" w:space="0" w:color="auto"/>
        <w:left w:val="none" w:sz="0" w:space="0" w:color="auto"/>
        <w:bottom w:val="none" w:sz="0" w:space="0" w:color="auto"/>
        <w:right w:val="none" w:sz="0" w:space="0" w:color="auto"/>
      </w:divBdr>
    </w:div>
    <w:div w:id="375198337">
      <w:bodyDiv w:val="1"/>
      <w:marLeft w:val="0"/>
      <w:marRight w:val="0"/>
      <w:marTop w:val="0"/>
      <w:marBottom w:val="0"/>
      <w:divBdr>
        <w:top w:val="none" w:sz="0" w:space="0" w:color="auto"/>
        <w:left w:val="none" w:sz="0" w:space="0" w:color="auto"/>
        <w:bottom w:val="none" w:sz="0" w:space="0" w:color="auto"/>
        <w:right w:val="none" w:sz="0" w:space="0" w:color="auto"/>
      </w:divBdr>
    </w:div>
    <w:div w:id="384529896">
      <w:bodyDiv w:val="1"/>
      <w:marLeft w:val="0"/>
      <w:marRight w:val="0"/>
      <w:marTop w:val="0"/>
      <w:marBottom w:val="0"/>
      <w:divBdr>
        <w:top w:val="none" w:sz="0" w:space="0" w:color="auto"/>
        <w:left w:val="none" w:sz="0" w:space="0" w:color="auto"/>
        <w:bottom w:val="none" w:sz="0" w:space="0" w:color="auto"/>
        <w:right w:val="none" w:sz="0" w:space="0" w:color="auto"/>
      </w:divBdr>
    </w:div>
    <w:div w:id="385955473">
      <w:bodyDiv w:val="1"/>
      <w:marLeft w:val="0"/>
      <w:marRight w:val="0"/>
      <w:marTop w:val="0"/>
      <w:marBottom w:val="0"/>
      <w:divBdr>
        <w:top w:val="none" w:sz="0" w:space="0" w:color="auto"/>
        <w:left w:val="none" w:sz="0" w:space="0" w:color="auto"/>
        <w:bottom w:val="none" w:sz="0" w:space="0" w:color="auto"/>
        <w:right w:val="none" w:sz="0" w:space="0" w:color="auto"/>
      </w:divBdr>
    </w:div>
    <w:div w:id="387340787">
      <w:bodyDiv w:val="1"/>
      <w:marLeft w:val="0"/>
      <w:marRight w:val="0"/>
      <w:marTop w:val="0"/>
      <w:marBottom w:val="0"/>
      <w:divBdr>
        <w:top w:val="none" w:sz="0" w:space="0" w:color="auto"/>
        <w:left w:val="none" w:sz="0" w:space="0" w:color="auto"/>
        <w:bottom w:val="none" w:sz="0" w:space="0" w:color="auto"/>
        <w:right w:val="none" w:sz="0" w:space="0" w:color="auto"/>
      </w:divBdr>
    </w:div>
    <w:div w:id="389887835">
      <w:bodyDiv w:val="1"/>
      <w:marLeft w:val="0"/>
      <w:marRight w:val="0"/>
      <w:marTop w:val="0"/>
      <w:marBottom w:val="0"/>
      <w:divBdr>
        <w:top w:val="none" w:sz="0" w:space="0" w:color="auto"/>
        <w:left w:val="none" w:sz="0" w:space="0" w:color="auto"/>
        <w:bottom w:val="none" w:sz="0" w:space="0" w:color="auto"/>
        <w:right w:val="none" w:sz="0" w:space="0" w:color="auto"/>
      </w:divBdr>
    </w:div>
    <w:div w:id="390428018">
      <w:bodyDiv w:val="1"/>
      <w:marLeft w:val="0"/>
      <w:marRight w:val="0"/>
      <w:marTop w:val="0"/>
      <w:marBottom w:val="0"/>
      <w:divBdr>
        <w:top w:val="none" w:sz="0" w:space="0" w:color="auto"/>
        <w:left w:val="none" w:sz="0" w:space="0" w:color="auto"/>
        <w:bottom w:val="none" w:sz="0" w:space="0" w:color="auto"/>
        <w:right w:val="none" w:sz="0" w:space="0" w:color="auto"/>
      </w:divBdr>
    </w:div>
    <w:div w:id="395133404">
      <w:bodyDiv w:val="1"/>
      <w:marLeft w:val="0"/>
      <w:marRight w:val="0"/>
      <w:marTop w:val="0"/>
      <w:marBottom w:val="0"/>
      <w:divBdr>
        <w:top w:val="none" w:sz="0" w:space="0" w:color="auto"/>
        <w:left w:val="none" w:sz="0" w:space="0" w:color="auto"/>
        <w:bottom w:val="none" w:sz="0" w:space="0" w:color="auto"/>
        <w:right w:val="none" w:sz="0" w:space="0" w:color="auto"/>
      </w:divBdr>
    </w:div>
    <w:div w:id="396518949">
      <w:bodyDiv w:val="1"/>
      <w:marLeft w:val="0"/>
      <w:marRight w:val="0"/>
      <w:marTop w:val="0"/>
      <w:marBottom w:val="0"/>
      <w:divBdr>
        <w:top w:val="none" w:sz="0" w:space="0" w:color="auto"/>
        <w:left w:val="none" w:sz="0" w:space="0" w:color="auto"/>
        <w:bottom w:val="none" w:sz="0" w:space="0" w:color="auto"/>
        <w:right w:val="none" w:sz="0" w:space="0" w:color="auto"/>
      </w:divBdr>
    </w:div>
    <w:div w:id="397556063">
      <w:bodyDiv w:val="1"/>
      <w:marLeft w:val="0"/>
      <w:marRight w:val="0"/>
      <w:marTop w:val="0"/>
      <w:marBottom w:val="0"/>
      <w:divBdr>
        <w:top w:val="none" w:sz="0" w:space="0" w:color="auto"/>
        <w:left w:val="none" w:sz="0" w:space="0" w:color="auto"/>
        <w:bottom w:val="none" w:sz="0" w:space="0" w:color="auto"/>
        <w:right w:val="none" w:sz="0" w:space="0" w:color="auto"/>
      </w:divBdr>
    </w:div>
    <w:div w:id="402801498">
      <w:bodyDiv w:val="1"/>
      <w:marLeft w:val="0"/>
      <w:marRight w:val="0"/>
      <w:marTop w:val="0"/>
      <w:marBottom w:val="0"/>
      <w:divBdr>
        <w:top w:val="none" w:sz="0" w:space="0" w:color="auto"/>
        <w:left w:val="none" w:sz="0" w:space="0" w:color="auto"/>
        <w:bottom w:val="none" w:sz="0" w:space="0" w:color="auto"/>
        <w:right w:val="none" w:sz="0" w:space="0" w:color="auto"/>
      </w:divBdr>
    </w:div>
    <w:div w:id="403647381">
      <w:bodyDiv w:val="1"/>
      <w:marLeft w:val="0"/>
      <w:marRight w:val="0"/>
      <w:marTop w:val="0"/>
      <w:marBottom w:val="0"/>
      <w:divBdr>
        <w:top w:val="none" w:sz="0" w:space="0" w:color="auto"/>
        <w:left w:val="none" w:sz="0" w:space="0" w:color="auto"/>
        <w:bottom w:val="none" w:sz="0" w:space="0" w:color="auto"/>
        <w:right w:val="none" w:sz="0" w:space="0" w:color="auto"/>
      </w:divBdr>
    </w:div>
    <w:div w:id="407116681">
      <w:bodyDiv w:val="1"/>
      <w:marLeft w:val="0"/>
      <w:marRight w:val="0"/>
      <w:marTop w:val="0"/>
      <w:marBottom w:val="0"/>
      <w:divBdr>
        <w:top w:val="none" w:sz="0" w:space="0" w:color="auto"/>
        <w:left w:val="none" w:sz="0" w:space="0" w:color="auto"/>
        <w:bottom w:val="none" w:sz="0" w:space="0" w:color="auto"/>
        <w:right w:val="none" w:sz="0" w:space="0" w:color="auto"/>
      </w:divBdr>
    </w:div>
    <w:div w:id="408960668">
      <w:bodyDiv w:val="1"/>
      <w:marLeft w:val="0"/>
      <w:marRight w:val="0"/>
      <w:marTop w:val="0"/>
      <w:marBottom w:val="0"/>
      <w:divBdr>
        <w:top w:val="none" w:sz="0" w:space="0" w:color="auto"/>
        <w:left w:val="none" w:sz="0" w:space="0" w:color="auto"/>
        <w:bottom w:val="none" w:sz="0" w:space="0" w:color="auto"/>
        <w:right w:val="none" w:sz="0" w:space="0" w:color="auto"/>
      </w:divBdr>
    </w:div>
    <w:div w:id="412238432">
      <w:bodyDiv w:val="1"/>
      <w:marLeft w:val="0"/>
      <w:marRight w:val="0"/>
      <w:marTop w:val="0"/>
      <w:marBottom w:val="0"/>
      <w:divBdr>
        <w:top w:val="none" w:sz="0" w:space="0" w:color="auto"/>
        <w:left w:val="none" w:sz="0" w:space="0" w:color="auto"/>
        <w:bottom w:val="none" w:sz="0" w:space="0" w:color="auto"/>
        <w:right w:val="none" w:sz="0" w:space="0" w:color="auto"/>
      </w:divBdr>
    </w:div>
    <w:div w:id="413212821">
      <w:bodyDiv w:val="1"/>
      <w:marLeft w:val="0"/>
      <w:marRight w:val="0"/>
      <w:marTop w:val="0"/>
      <w:marBottom w:val="0"/>
      <w:divBdr>
        <w:top w:val="none" w:sz="0" w:space="0" w:color="auto"/>
        <w:left w:val="none" w:sz="0" w:space="0" w:color="auto"/>
        <w:bottom w:val="none" w:sz="0" w:space="0" w:color="auto"/>
        <w:right w:val="none" w:sz="0" w:space="0" w:color="auto"/>
      </w:divBdr>
    </w:div>
    <w:div w:id="424687492">
      <w:bodyDiv w:val="1"/>
      <w:marLeft w:val="0"/>
      <w:marRight w:val="0"/>
      <w:marTop w:val="0"/>
      <w:marBottom w:val="0"/>
      <w:divBdr>
        <w:top w:val="none" w:sz="0" w:space="0" w:color="auto"/>
        <w:left w:val="none" w:sz="0" w:space="0" w:color="auto"/>
        <w:bottom w:val="none" w:sz="0" w:space="0" w:color="auto"/>
        <w:right w:val="none" w:sz="0" w:space="0" w:color="auto"/>
      </w:divBdr>
    </w:div>
    <w:div w:id="427195135">
      <w:bodyDiv w:val="1"/>
      <w:marLeft w:val="0"/>
      <w:marRight w:val="0"/>
      <w:marTop w:val="0"/>
      <w:marBottom w:val="0"/>
      <w:divBdr>
        <w:top w:val="none" w:sz="0" w:space="0" w:color="auto"/>
        <w:left w:val="none" w:sz="0" w:space="0" w:color="auto"/>
        <w:bottom w:val="none" w:sz="0" w:space="0" w:color="auto"/>
        <w:right w:val="none" w:sz="0" w:space="0" w:color="auto"/>
      </w:divBdr>
    </w:div>
    <w:div w:id="427309995">
      <w:bodyDiv w:val="1"/>
      <w:marLeft w:val="0"/>
      <w:marRight w:val="0"/>
      <w:marTop w:val="0"/>
      <w:marBottom w:val="0"/>
      <w:divBdr>
        <w:top w:val="none" w:sz="0" w:space="0" w:color="auto"/>
        <w:left w:val="none" w:sz="0" w:space="0" w:color="auto"/>
        <w:bottom w:val="none" w:sz="0" w:space="0" w:color="auto"/>
        <w:right w:val="none" w:sz="0" w:space="0" w:color="auto"/>
      </w:divBdr>
    </w:div>
    <w:div w:id="431122876">
      <w:bodyDiv w:val="1"/>
      <w:marLeft w:val="0"/>
      <w:marRight w:val="0"/>
      <w:marTop w:val="0"/>
      <w:marBottom w:val="0"/>
      <w:divBdr>
        <w:top w:val="none" w:sz="0" w:space="0" w:color="auto"/>
        <w:left w:val="none" w:sz="0" w:space="0" w:color="auto"/>
        <w:bottom w:val="none" w:sz="0" w:space="0" w:color="auto"/>
        <w:right w:val="none" w:sz="0" w:space="0" w:color="auto"/>
      </w:divBdr>
    </w:div>
    <w:div w:id="433063193">
      <w:bodyDiv w:val="1"/>
      <w:marLeft w:val="0"/>
      <w:marRight w:val="0"/>
      <w:marTop w:val="0"/>
      <w:marBottom w:val="0"/>
      <w:divBdr>
        <w:top w:val="none" w:sz="0" w:space="0" w:color="auto"/>
        <w:left w:val="none" w:sz="0" w:space="0" w:color="auto"/>
        <w:bottom w:val="none" w:sz="0" w:space="0" w:color="auto"/>
        <w:right w:val="none" w:sz="0" w:space="0" w:color="auto"/>
      </w:divBdr>
    </w:div>
    <w:div w:id="436872671">
      <w:bodyDiv w:val="1"/>
      <w:marLeft w:val="0"/>
      <w:marRight w:val="0"/>
      <w:marTop w:val="0"/>
      <w:marBottom w:val="0"/>
      <w:divBdr>
        <w:top w:val="none" w:sz="0" w:space="0" w:color="auto"/>
        <w:left w:val="none" w:sz="0" w:space="0" w:color="auto"/>
        <w:bottom w:val="none" w:sz="0" w:space="0" w:color="auto"/>
        <w:right w:val="none" w:sz="0" w:space="0" w:color="auto"/>
      </w:divBdr>
    </w:div>
    <w:div w:id="438992627">
      <w:bodyDiv w:val="1"/>
      <w:marLeft w:val="0"/>
      <w:marRight w:val="0"/>
      <w:marTop w:val="0"/>
      <w:marBottom w:val="0"/>
      <w:divBdr>
        <w:top w:val="none" w:sz="0" w:space="0" w:color="auto"/>
        <w:left w:val="none" w:sz="0" w:space="0" w:color="auto"/>
        <w:bottom w:val="none" w:sz="0" w:space="0" w:color="auto"/>
        <w:right w:val="none" w:sz="0" w:space="0" w:color="auto"/>
      </w:divBdr>
    </w:div>
    <w:div w:id="443813409">
      <w:bodyDiv w:val="1"/>
      <w:marLeft w:val="0"/>
      <w:marRight w:val="0"/>
      <w:marTop w:val="0"/>
      <w:marBottom w:val="0"/>
      <w:divBdr>
        <w:top w:val="none" w:sz="0" w:space="0" w:color="auto"/>
        <w:left w:val="none" w:sz="0" w:space="0" w:color="auto"/>
        <w:bottom w:val="none" w:sz="0" w:space="0" w:color="auto"/>
        <w:right w:val="none" w:sz="0" w:space="0" w:color="auto"/>
      </w:divBdr>
    </w:div>
    <w:div w:id="445197632">
      <w:bodyDiv w:val="1"/>
      <w:marLeft w:val="0"/>
      <w:marRight w:val="0"/>
      <w:marTop w:val="0"/>
      <w:marBottom w:val="0"/>
      <w:divBdr>
        <w:top w:val="none" w:sz="0" w:space="0" w:color="auto"/>
        <w:left w:val="none" w:sz="0" w:space="0" w:color="auto"/>
        <w:bottom w:val="none" w:sz="0" w:space="0" w:color="auto"/>
        <w:right w:val="none" w:sz="0" w:space="0" w:color="auto"/>
      </w:divBdr>
    </w:div>
    <w:div w:id="448596232">
      <w:bodyDiv w:val="1"/>
      <w:marLeft w:val="0"/>
      <w:marRight w:val="0"/>
      <w:marTop w:val="0"/>
      <w:marBottom w:val="0"/>
      <w:divBdr>
        <w:top w:val="none" w:sz="0" w:space="0" w:color="auto"/>
        <w:left w:val="none" w:sz="0" w:space="0" w:color="auto"/>
        <w:bottom w:val="none" w:sz="0" w:space="0" w:color="auto"/>
        <w:right w:val="none" w:sz="0" w:space="0" w:color="auto"/>
      </w:divBdr>
    </w:div>
    <w:div w:id="450124364">
      <w:bodyDiv w:val="1"/>
      <w:marLeft w:val="0"/>
      <w:marRight w:val="0"/>
      <w:marTop w:val="0"/>
      <w:marBottom w:val="0"/>
      <w:divBdr>
        <w:top w:val="none" w:sz="0" w:space="0" w:color="auto"/>
        <w:left w:val="none" w:sz="0" w:space="0" w:color="auto"/>
        <w:bottom w:val="none" w:sz="0" w:space="0" w:color="auto"/>
        <w:right w:val="none" w:sz="0" w:space="0" w:color="auto"/>
      </w:divBdr>
    </w:div>
    <w:div w:id="465318919">
      <w:bodyDiv w:val="1"/>
      <w:marLeft w:val="0"/>
      <w:marRight w:val="0"/>
      <w:marTop w:val="0"/>
      <w:marBottom w:val="0"/>
      <w:divBdr>
        <w:top w:val="none" w:sz="0" w:space="0" w:color="auto"/>
        <w:left w:val="none" w:sz="0" w:space="0" w:color="auto"/>
        <w:bottom w:val="none" w:sz="0" w:space="0" w:color="auto"/>
        <w:right w:val="none" w:sz="0" w:space="0" w:color="auto"/>
      </w:divBdr>
    </w:div>
    <w:div w:id="476144046">
      <w:bodyDiv w:val="1"/>
      <w:marLeft w:val="0"/>
      <w:marRight w:val="0"/>
      <w:marTop w:val="0"/>
      <w:marBottom w:val="0"/>
      <w:divBdr>
        <w:top w:val="none" w:sz="0" w:space="0" w:color="auto"/>
        <w:left w:val="none" w:sz="0" w:space="0" w:color="auto"/>
        <w:bottom w:val="none" w:sz="0" w:space="0" w:color="auto"/>
        <w:right w:val="none" w:sz="0" w:space="0" w:color="auto"/>
      </w:divBdr>
    </w:div>
    <w:div w:id="476383301">
      <w:bodyDiv w:val="1"/>
      <w:marLeft w:val="0"/>
      <w:marRight w:val="0"/>
      <w:marTop w:val="0"/>
      <w:marBottom w:val="0"/>
      <w:divBdr>
        <w:top w:val="none" w:sz="0" w:space="0" w:color="auto"/>
        <w:left w:val="none" w:sz="0" w:space="0" w:color="auto"/>
        <w:bottom w:val="none" w:sz="0" w:space="0" w:color="auto"/>
        <w:right w:val="none" w:sz="0" w:space="0" w:color="auto"/>
      </w:divBdr>
    </w:div>
    <w:div w:id="479545483">
      <w:bodyDiv w:val="1"/>
      <w:marLeft w:val="0"/>
      <w:marRight w:val="0"/>
      <w:marTop w:val="0"/>
      <w:marBottom w:val="0"/>
      <w:divBdr>
        <w:top w:val="none" w:sz="0" w:space="0" w:color="auto"/>
        <w:left w:val="none" w:sz="0" w:space="0" w:color="auto"/>
        <w:bottom w:val="none" w:sz="0" w:space="0" w:color="auto"/>
        <w:right w:val="none" w:sz="0" w:space="0" w:color="auto"/>
      </w:divBdr>
    </w:div>
    <w:div w:id="491726833">
      <w:bodyDiv w:val="1"/>
      <w:marLeft w:val="0"/>
      <w:marRight w:val="0"/>
      <w:marTop w:val="0"/>
      <w:marBottom w:val="0"/>
      <w:divBdr>
        <w:top w:val="none" w:sz="0" w:space="0" w:color="auto"/>
        <w:left w:val="none" w:sz="0" w:space="0" w:color="auto"/>
        <w:bottom w:val="none" w:sz="0" w:space="0" w:color="auto"/>
        <w:right w:val="none" w:sz="0" w:space="0" w:color="auto"/>
      </w:divBdr>
    </w:div>
    <w:div w:id="494221217">
      <w:bodyDiv w:val="1"/>
      <w:marLeft w:val="0"/>
      <w:marRight w:val="0"/>
      <w:marTop w:val="0"/>
      <w:marBottom w:val="0"/>
      <w:divBdr>
        <w:top w:val="none" w:sz="0" w:space="0" w:color="auto"/>
        <w:left w:val="none" w:sz="0" w:space="0" w:color="auto"/>
        <w:bottom w:val="none" w:sz="0" w:space="0" w:color="auto"/>
        <w:right w:val="none" w:sz="0" w:space="0" w:color="auto"/>
      </w:divBdr>
    </w:div>
    <w:div w:id="496767021">
      <w:bodyDiv w:val="1"/>
      <w:marLeft w:val="0"/>
      <w:marRight w:val="0"/>
      <w:marTop w:val="0"/>
      <w:marBottom w:val="0"/>
      <w:divBdr>
        <w:top w:val="none" w:sz="0" w:space="0" w:color="auto"/>
        <w:left w:val="none" w:sz="0" w:space="0" w:color="auto"/>
        <w:bottom w:val="none" w:sz="0" w:space="0" w:color="auto"/>
        <w:right w:val="none" w:sz="0" w:space="0" w:color="auto"/>
      </w:divBdr>
    </w:div>
    <w:div w:id="497426393">
      <w:bodyDiv w:val="1"/>
      <w:marLeft w:val="0"/>
      <w:marRight w:val="0"/>
      <w:marTop w:val="0"/>
      <w:marBottom w:val="0"/>
      <w:divBdr>
        <w:top w:val="none" w:sz="0" w:space="0" w:color="auto"/>
        <w:left w:val="none" w:sz="0" w:space="0" w:color="auto"/>
        <w:bottom w:val="none" w:sz="0" w:space="0" w:color="auto"/>
        <w:right w:val="none" w:sz="0" w:space="0" w:color="auto"/>
      </w:divBdr>
    </w:div>
    <w:div w:id="502401188">
      <w:bodyDiv w:val="1"/>
      <w:marLeft w:val="0"/>
      <w:marRight w:val="0"/>
      <w:marTop w:val="0"/>
      <w:marBottom w:val="0"/>
      <w:divBdr>
        <w:top w:val="none" w:sz="0" w:space="0" w:color="auto"/>
        <w:left w:val="none" w:sz="0" w:space="0" w:color="auto"/>
        <w:bottom w:val="none" w:sz="0" w:space="0" w:color="auto"/>
        <w:right w:val="none" w:sz="0" w:space="0" w:color="auto"/>
      </w:divBdr>
    </w:div>
    <w:div w:id="510022668">
      <w:bodyDiv w:val="1"/>
      <w:marLeft w:val="0"/>
      <w:marRight w:val="0"/>
      <w:marTop w:val="0"/>
      <w:marBottom w:val="0"/>
      <w:divBdr>
        <w:top w:val="none" w:sz="0" w:space="0" w:color="auto"/>
        <w:left w:val="none" w:sz="0" w:space="0" w:color="auto"/>
        <w:bottom w:val="none" w:sz="0" w:space="0" w:color="auto"/>
        <w:right w:val="none" w:sz="0" w:space="0" w:color="auto"/>
      </w:divBdr>
    </w:div>
    <w:div w:id="514661372">
      <w:bodyDiv w:val="1"/>
      <w:marLeft w:val="0"/>
      <w:marRight w:val="0"/>
      <w:marTop w:val="0"/>
      <w:marBottom w:val="0"/>
      <w:divBdr>
        <w:top w:val="none" w:sz="0" w:space="0" w:color="auto"/>
        <w:left w:val="none" w:sz="0" w:space="0" w:color="auto"/>
        <w:bottom w:val="none" w:sz="0" w:space="0" w:color="auto"/>
        <w:right w:val="none" w:sz="0" w:space="0" w:color="auto"/>
      </w:divBdr>
    </w:div>
    <w:div w:id="516844331">
      <w:bodyDiv w:val="1"/>
      <w:marLeft w:val="0"/>
      <w:marRight w:val="0"/>
      <w:marTop w:val="0"/>
      <w:marBottom w:val="0"/>
      <w:divBdr>
        <w:top w:val="none" w:sz="0" w:space="0" w:color="auto"/>
        <w:left w:val="none" w:sz="0" w:space="0" w:color="auto"/>
        <w:bottom w:val="none" w:sz="0" w:space="0" w:color="auto"/>
        <w:right w:val="none" w:sz="0" w:space="0" w:color="auto"/>
      </w:divBdr>
    </w:div>
    <w:div w:id="517432478">
      <w:bodyDiv w:val="1"/>
      <w:marLeft w:val="0"/>
      <w:marRight w:val="0"/>
      <w:marTop w:val="0"/>
      <w:marBottom w:val="0"/>
      <w:divBdr>
        <w:top w:val="none" w:sz="0" w:space="0" w:color="auto"/>
        <w:left w:val="none" w:sz="0" w:space="0" w:color="auto"/>
        <w:bottom w:val="none" w:sz="0" w:space="0" w:color="auto"/>
        <w:right w:val="none" w:sz="0" w:space="0" w:color="auto"/>
      </w:divBdr>
    </w:div>
    <w:div w:id="536356903">
      <w:bodyDiv w:val="1"/>
      <w:marLeft w:val="0"/>
      <w:marRight w:val="0"/>
      <w:marTop w:val="0"/>
      <w:marBottom w:val="0"/>
      <w:divBdr>
        <w:top w:val="none" w:sz="0" w:space="0" w:color="auto"/>
        <w:left w:val="none" w:sz="0" w:space="0" w:color="auto"/>
        <w:bottom w:val="none" w:sz="0" w:space="0" w:color="auto"/>
        <w:right w:val="none" w:sz="0" w:space="0" w:color="auto"/>
      </w:divBdr>
    </w:div>
    <w:div w:id="538201405">
      <w:bodyDiv w:val="1"/>
      <w:marLeft w:val="0"/>
      <w:marRight w:val="0"/>
      <w:marTop w:val="0"/>
      <w:marBottom w:val="0"/>
      <w:divBdr>
        <w:top w:val="none" w:sz="0" w:space="0" w:color="auto"/>
        <w:left w:val="none" w:sz="0" w:space="0" w:color="auto"/>
        <w:bottom w:val="none" w:sz="0" w:space="0" w:color="auto"/>
        <w:right w:val="none" w:sz="0" w:space="0" w:color="auto"/>
      </w:divBdr>
    </w:div>
    <w:div w:id="538977294">
      <w:bodyDiv w:val="1"/>
      <w:marLeft w:val="0"/>
      <w:marRight w:val="0"/>
      <w:marTop w:val="0"/>
      <w:marBottom w:val="0"/>
      <w:divBdr>
        <w:top w:val="none" w:sz="0" w:space="0" w:color="auto"/>
        <w:left w:val="none" w:sz="0" w:space="0" w:color="auto"/>
        <w:bottom w:val="none" w:sz="0" w:space="0" w:color="auto"/>
        <w:right w:val="none" w:sz="0" w:space="0" w:color="auto"/>
      </w:divBdr>
    </w:div>
    <w:div w:id="542791260">
      <w:bodyDiv w:val="1"/>
      <w:marLeft w:val="0"/>
      <w:marRight w:val="0"/>
      <w:marTop w:val="0"/>
      <w:marBottom w:val="0"/>
      <w:divBdr>
        <w:top w:val="none" w:sz="0" w:space="0" w:color="auto"/>
        <w:left w:val="none" w:sz="0" w:space="0" w:color="auto"/>
        <w:bottom w:val="none" w:sz="0" w:space="0" w:color="auto"/>
        <w:right w:val="none" w:sz="0" w:space="0" w:color="auto"/>
      </w:divBdr>
    </w:div>
    <w:div w:id="543518062">
      <w:bodyDiv w:val="1"/>
      <w:marLeft w:val="0"/>
      <w:marRight w:val="0"/>
      <w:marTop w:val="0"/>
      <w:marBottom w:val="0"/>
      <w:divBdr>
        <w:top w:val="none" w:sz="0" w:space="0" w:color="auto"/>
        <w:left w:val="none" w:sz="0" w:space="0" w:color="auto"/>
        <w:bottom w:val="none" w:sz="0" w:space="0" w:color="auto"/>
        <w:right w:val="none" w:sz="0" w:space="0" w:color="auto"/>
      </w:divBdr>
    </w:div>
    <w:div w:id="547307120">
      <w:bodyDiv w:val="1"/>
      <w:marLeft w:val="0"/>
      <w:marRight w:val="0"/>
      <w:marTop w:val="0"/>
      <w:marBottom w:val="0"/>
      <w:divBdr>
        <w:top w:val="none" w:sz="0" w:space="0" w:color="auto"/>
        <w:left w:val="none" w:sz="0" w:space="0" w:color="auto"/>
        <w:bottom w:val="none" w:sz="0" w:space="0" w:color="auto"/>
        <w:right w:val="none" w:sz="0" w:space="0" w:color="auto"/>
      </w:divBdr>
    </w:div>
    <w:div w:id="549155062">
      <w:bodyDiv w:val="1"/>
      <w:marLeft w:val="0"/>
      <w:marRight w:val="0"/>
      <w:marTop w:val="0"/>
      <w:marBottom w:val="0"/>
      <w:divBdr>
        <w:top w:val="none" w:sz="0" w:space="0" w:color="auto"/>
        <w:left w:val="none" w:sz="0" w:space="0" w:color="auto"/>
        <w:bottom w:val="none" w:sz="0" w:space="0" w:color="auto"/>
        <w:right w:val="none" w:sz="0" w:space="0" w:color="auto"/>
      </w:divBdr>
    </w:div>
    <w:div w:id="550069615">
      <w:bodyDiv w:val="1"/>
      <w:marLeft w:val="0"/>
      <w:marRight w:val="0"/>
      <w:marTop w:val="0"/>
      <w:marBottom w:val="0"/>
      <w:divBdr>
        <w:top w:val="none" w:sz="0" w:space="0" w:color="auto"/>
        <w:left w:val="none" w:sz="0" w:space="0" w:color="auto"/>
        <w:bottom w:val="none" w:sz="0" w:space="0" w:color="auto"/>
        <w:right w:val="none" w:sz="0" w:space="0" w:color="auto"/>
      </w:divBdr>
    </w:div>
    <w:div w:id="550306811">
      <w:bodyDiv w:val="1"/>
      <w:marLeft w:val="0"/>
      <w:marRight w:val="0"/>
      <w:marTop w:val="0"/>
      <w:marBottom w:val="0"/>
      <w:divBdr>
        <w:top w:val="none" w:sz="0" w:space="0" w:color="auto"/>
        <w:left w:val="none" w:sz="0" w:space="0" w:color="auto"/>
        <w:bottom w:val="none" w:sz="0" w:space="0" w:color="auto"/>
        <w:right w:val="none" w:sz="0" w:space="0" w:color="auto"/>
      </w:divBdr>
    </w:div>
    <w:div w:id="556086116">
      <w:bodyDiv w:val="1"/>
      <w:marLeft w:val="0"/>
      <w:marRight w:val="0"/>
      <w:marTop w:val="0"/>
      <w:marBottom w:val="0"/>
      <w:divBdr>
        <w:top w:val="none" w:sz="0" w:space="0" w:color="auto"/>
        <w:left w:val="none" w:sz="0" w:space="0" w:color="auto"/>
        <w:bottom w:val="none" w:sz="0" w:space="0" w:color="auto"/>
        <w:right w:val="none" w:sz="0" w:space="0" w:color="auto"/>
      </w:divBdr>
    </w:div>
    <w:div w:id="558172100">
      <w:bodyDiv w:val="1"/>
      <w:marLeft w:val="0"/>
      <w:marRight w:val="0"/>
      <w:marTop w:val="0"/>
      <w:marBottom w:val="0"/>
      <w:divBdr>
        <w:top w:val="none" w:sz="0" w:space="0" w:color="auto"/>
        <w:left w:val="none" w:sz="0" w:space="0" w:color="auto"/>
        <w:bottom w:val="none" w:sz="0" w:space="0" w:color="auto"/>
        <w:right w:val="none" w:sz="0" w:space="0" w:color="auto"/>
      </w:divBdr>
    </w:div>
    <w:div w:id="559905173">
      <w:bodyDiv w:val="1"/>
      <w:marLeft w:val="0"/>
      <w:marRight w:val="0"/>
      <w:marTop w:val="0"/>
      <w:marBottom w:val="0"/>
      <w:divBdr>
        <w:top w:val="none" w:sz="0" w:space="0" w:color="auto"/>
        <w:left w:val="none" w:sz="0" w:space="0" w:color="auto"/>
        <w:bottom w:val="none" w:sz="0" w:space="0" w:color="auto"/>
        <w:right w:val="none" w:sz="0" w:space="0" w:color="auto"/>
      </w:divBdr>
    </w:div>
    <w:div w:id="573050863">
      <w:bodyDiv w:val="1"/>
      <w:marLeft w:val="0"/>
      <w:marRight w:val="0"/>
      <w:marTop w:val="0"/>
      <w:marBottom w:val="0"/>
      <w:divBdr>
        <w:top w:val="none" w:sz="0" w:space="0" w:color="auto"/>
        <w:left w:val="none" w:sz="0" w:space="0" w:color="auto"/>
        <w:bottom w:val="none" w:sz="0" w:space="0" w:color="auto"/>
        <w:right w:val="none" w:sz="0" w:space="0" w:color="auto"/>
      </w:divBdr>
    </w:div>
    <w:div w:id="573709254">
      <w:bodyDiv w:val="1"/>
      <w:marLeft w:val="0"/>
      <w:marRight w:val="0"/>
      <w:marTop w:val="0"/>
      <w:marBottom w:val="0"/>
      <w:divBdr>
        <w:top w:val="none" w:sz="0" w:space="0" w:color="auto"/>
        <w:left w:val="none" w:sz="0" w:space="0" w:color="auto"/>
        <w:bottom w:val="none" w:sz="0" w:space="0" w:color="auto"/>
        <w:right w:val="none" w:sz="0" w:space="0" w:color="auto"/>
      </w:divBdr>
    </w:div>
    <w:div w:id="580599862">
      <w:bodyDiv w:val="1"/>
      <w:marLeft w:val="0"/>
      <w:marRight w:val="0"/>
      <w:marTop w:val="0"/>
      <w:marBottom w:val="0"/>
      <w:divBdr>
        <w:top w:val="none" w:sz="0" w:space="0" w:color="auto"/>
        <w:left w:val="none" w:sz="0" w:space="0" w:color="auto"/>
        <w:bottom w:val="none" w:sz="0" w:space="0" w:color="auto"/>
        <w:right w:val="none" w:sz="0" w:space="0" w:color="auto"/>
      </w:divBdr>
    </w:div>
    <w:div w:id="583950673">
      <w:bodyDiv w:val="1"/>
      <w:marLeft w:val="0"/>
      <w:marRight w:val="0"/>
      <w:marTop w:val="0"/>
      <w:marBottom w:val="0"/>
      <w:divBdr>
        <w:top w:val="none" w:sz="0" w:space="0" w:color="auto"/>
        <w:left w:val="none" w:sz="0" w:space="0" w:color="auto"/>
        <w:bottom w:val="none" w:sz="0" w:space="0" w:color="auto"/>
        <w:right w:val="none" w:sz="0" w:space="0" w:color="auto"/>
      </w:divBdr>
    </w:div>
    <w:div w:id="587732243">
      <w:bodyDiv w:val="1"/>
      <w:marLeft w:val="0"/>
      <w:marRight w:val="0"/>
      <w:marTop w:val="0"/>
      <w:marBottom w:val="0"/>
      <w:divBdr>
        <w:top w:val="none" w:sz="0" w:space="0" w:color="auto"/>
        <w:left w:val="none" w:sz="0" w:space="0" w:color="auto"/>
        <w:bottom w:val="none" w:sz="0" w:space="0" w:color="auto"/>
        <w:right w:val="none" w:sz="0" w:space="0" w:color="auto"/>
      </w:divBdr>
    </w:div>
    <w:div w:id="588582475">
      <w:bodyDiv w:val="1"/>
      <w:marLeft w:val="0"/>
      <w:marRight w:val="0"/>
      <w:marTop w:val="0"/>
      <w:marBottom w:val="0"/>
      <w:divBdr>
        <w:top w:val="none" w:sz="0" w:space="0" w:color="auto"/>
        <w:left w:val="none" w:sz="0" w:space="0" w:color="auto"/>
        <w:bottom w:val="none" w:sz="0" w:space="0" w:color="auto"/>
        <w:right w:val="none" w:sz="0" w:space="0" w:color="auto"/>
      </w:divBdr>
    </w:div>
    <w:div w:id="593050167">
      <w:bodyDiv w:val="1"/>
      <w:marLeft w:val="0"/>
      <w:marRight w:val="0"/>
      <w:marTop w:val="0"/>
      <w:marBottom w:val="0"/>
      <w:divBdr>
        <w:top w:val="none" w:sz="0" w:space="0" w:color="auto"/>
        <w:left w:val="none" w:sz="0" w:space="0" w:color="auto"/>
        <w:bottom w:val="none" w:sz="0" w:space="0" w:color="auto"/>
        <w:right w:val="none" w:sz="0" w:space="0" w:color="auto"/>
      </w:divBdr>
    </w:div>
    <w:div w:id="603609961">
      <w:bodyDiv w:val="1"/>
      <w:marLeft w:val="0"/>
      <w:marRight w:val="0"/>
      <w:marTop w:val="0"/>
      <w:marBottom w:val="0"/>
      <w:divBdr>
        <w:top w:val="none" w:sz="0" w:space="0" w:color="auto"/>
        <w:left w:val="none" w:sz="0" w:space="0" w:color="auto"/>
        <w:bottom w:val="none" w:sz="0" w:space="0" w:color="auto"/>
        <w:right w:val="none" w:sz="0" w:space="0" w:color="auto"/>
      </w:divBdr>
    </w:div>
    <w:div w:id="605424187">
      <w:bodyDiv w:val="1"/>
      <w:marLeft w:val="0"/>
      <w:marRight w:val="0"/>
      <w:marTop w:val="0"/>
      <w:marBottom w:val="0"/>
      <w:divBdr>
        <w:top w:val="none" w:sz="0" w:space="0" w:color="auto"/>
        <w:left w:val="none" w:sz="0" w:space="0" w:color="auto"/>
        <w:bottom w:val="none" w:sz="0" w:space="0" w:color="auto"/>
        <w:right w:val="none" w:sz="0" w:space="0" w:color="auto"/>
      </w:divBdr>
    </w:div>
    <w:div w:id="610011687">
      <w:bodyDiv w:val="1"/>
      <w:marLeft w:val="0"/>
      <w:marRight w:val="0"/>
      <w:marTop w:val="0"/>
      <w:marBottom w:val="0"/>
      <w:divBdr>
        <w:top w:val="none" w:sz="0" w:space="0" w:color="auto"/>
        <w:left w:val="none" w:sz="0" w:space="0" w:color="auto"/>
        <w:bottom w:val="none" w:sz="0" w:space="0" w:color="auto"/>
        <w:right w:val="none" w:sz="0" w:space="0" w:color="auto"/>
      </w:divBdr>
    </w:div>
    <w:div w:id="614216170">
      <w:bodyDiv w:val="1"/>
      <w:marLeft w:val="0"/>
      <w:marRight w:val="0"/>
      <w:marTop w:val="0"/>
      <w:marBottom w:val="0"/>
      <w:divBdr>
        <w:top w:val="none" w:sz="0" w:space="0" w:color="auto"/>
        <w:left w:val="none" w:sz="0" w:space="0" w:color="auto"/>
        <w:bottom w:val="none" w:sz="0" w:space="0" w:color="auto"/>
        <w:right w:val="none" w:sz="0" w:space="0" w:color="auto"/>
      </w:divBdr>
    </w:div>
    <w:div w:id="620847300">
      <w:bodyDiv w:val="1"/>
      <w:marLeft w:val="0"/>
      <w:marRight w:val="0"/>
      <w:marTop w:val="0"/>
      <w:marBottom w:val="0"/>
      <w:divBdr>
        <w:top w:val="none" w:sz="0" w:space="0" w:color="auto"/>
        <w:left w:val="none" w:sz="0" w:space="0" w:color="auto"/>
        <w:bottom w:val="none" w:sz="0" w:space="0" w:color="auto"/>
        <w:right w:val="none" w:sz="0" w:space="0" w:color="auto"/>
      </w:divBdr>
    </w:div>
    <w:div w:id="622461547">
      <w:bodyDiv w:val="1"/>
      <w:marLeft w:val="0"/>
      <w:marRight w:val="0"/>
      <w:marTop w:val="0"/>
      <w:marBottom w:val="0"/>
      <w:divBdr>
        <w:top w:val="none" w:sz="0" w:space="0" w:color="auto"/>
        <w:left w:val="none" w:sz="0" w:space="0" w:color="auto"/>
        <w:bottom w:val="none" w:sz="0" w:space="0" w:color="auto"/>
        <w:right w:val="none" w:sz="0" w:space="0" w:color="auto"/>
      </w:divBdr>
    </w:div>
    <w:div w:id="628779107">
      <w:bodyDiv w:val="1"/>
      <w:marLeft w:val="0"/>
      <w:marRight w:val="0"/>
      <w:marTop w:val="0"/>
      <w:marBottom w:val="0"/>
      <w:divBdr>
        <w:top w:val="none" w:sz="0" w:space="0" w:color="auto"/>
        <w:left w:val="none" w:sz="0" w:space="0" w:color="auto"/>
        <w:bottom w:val="none" w:sz="0" w:space="0" w:color="auto"/>
        <w:right w:val="none" w:sz="0" w:space="0" w:color="auto"/>
      </w:divBdr>
    </w:div>
    <w:div w:id="630980753">
      <w:bodyDiv w:val="1"/>
      <w:marLeft w:val="0"/>
      <w:marRight w:val="0"/>
      <w:marTop w:val="0"/>
      <w:marBottom w:val="0"/>
      <w:divBdr>
        <w:top w:val="none" w:sz="0" w:space="0" w:color="auto"/>
        <w:left w:val="none" w:sz="0" w:space="0" w:color="auto"/>
        <w:bottom w:val="none" w:sz="0" w:space="0" w:color="auto"/>
        <w:right w:val="none" w:sz="0" w:space="0" w:color="auto"/>
      </w:divBdr>
    </w:div>
    <w:div w:id="632253517">
      <w:bodyDiv w:val="1"/>
      <w:marLeft w:val="0"/>
      <w:marRight w:val="0"/>
      <w:marTop w:val="0"/>
      <w:marBottom w:val="0"/>
      <w:divBdr>
        <w:top w:val="none" w:sz="0" w:space="0" w:color="auto"/>
        <w:left w:val="none" w:sz="0" w:space="0" w:color="auto"/>
        <w:bottom w:val="none" w:sz="0" w:space="0" w:color="auto"/>
        <w:right w:val="none" w:sz="0" w:space="0" w:color="auto"/>
      </w:divBdr>
    </w:div>
    <w:div w:id="633406488">
      <w:bodyDiv w:val="1"/>
      <w:marLeft w:val="0"/>
      <w:marRight w:val="0"/>
      <w:marTop w:val="0"/>
      <w:marBottom w:val="0"/>
      <w:divBdr>
        <w:top w:val="none" w:sz="0" w:space="0" w:color="auto"/>
        <w:left w:val="none" w:sz="0" w:space="0" w:color="auto"/>
        <w:bottom w:val="none" w:sz="0" w:space="0" w:color="auto"/>
        <w:right w:val="none" w:sz="0" w:space="0" w:color="auto"/>
      </w:divBdr>
    </w:div>
    <w:div w:id="637995815">
      <w:bodyDiv w:val="1"/>
      <w:marLeft w:val="0"/>
      <w:marRight w:val="0"/>
      <w:marTop w:val="0"/>
      <w:marBottom w:val="0"/>
      <w:divBdr>
        <w:top w:val="none" w:sz="0" w:space="0" w:color="auto"/>
        <w:left w:val="none" w:sz="0" w:space="0" w:color="auto"/>
        <w:bottom w:val="none" w:sz="0" w:space="0" w:color="auto"/>
        <w:right w:val="none" w:sz="0" w:space="0" w:color="auto"/>
      </w:divBdr>
    </w:div>
    <w:div w:id="641931620">
      <w:bodyDiv w:val="1"/>
      <w:marLeft w:val="0"/>
      <w:marRight w:val="0"/>
      <w:marTop w:val="0"/>
      <w:marBottom w:val="0"/>
      <w:divBdr>
        <w:top w:val="none" w:sz="0" w:space="0" w:color="auto"/>
        <w:left w:val="none" w:sz="0" w:space="0" w:color="auto"/>
        <w:bottom w:val="none" w:sz="0" w:space="0" w:color="auto"/>
        <w:right w:val="none" w:sz="0" w:space="0" w:color="auto"/>
      </w:divBdr>
    </w:div>
    <w:div w:id="642782562">
      <w:bodyDiv w:val="1"/>
      <w:marLeft w:val="0"/>
      <w:marRight w:val="0"/>
      <w:marTop w:val="0"/>
      <w:marBottom w:val="0"/>
      <w:divBdr>
        <w:top w:val="none" w:sz="0" w:space="0" w:color="auto"/>
        <w:left w:val="none" w:sz="0" w:space="0" w:color="auto"/>
        <w:bottom w:val="none" w:sz="0" w:space="0" w:color="auto"/>
        <w:right w:val="none" w:sz="0" w:space="0" w:color="auto"/>
      </w:divBdr>
    </w:div>
    <w:div w:id="643855613">
      <w:bodyDiv w:val="1"/>
      <w:marLeft w:val="0"/>
      <w:marRight w:val="0"/>
      <w:marTop w:val="0"/>
      <w:marBottom w:val="0"/>
      <w:divBdr>
        <w:top w:val="none" w:sz="0" w:space="0" w:color="auto"/>
        <w:left w:val="none" w:sz="0" w:space="0" w:color="auto"/>
        <w:bottom w:val="none" w:sz="0" w:space="0" w:color="auto"/>
        <w:right w:val="none" w:sz="0" w:space="0" w:color="auto"/>
      </w:divBdr>
    </w:div>
    <w:div w:id="644747833">
      <w:bodyDiv w:val="1"/>
      <w:marLeft w:val="0"/>
      <w:marRight w:val="0"/>
      <w:marTop w:val="0"/>
      <w:marBottom w:val="0"/>
      <w:divBdr>
        <w:top w:val="none" w:sz="0" w:space="0" w:color="auto"/>
        <w:left w:val="none" w:sz="0" w:space="0" w:color="auto"/>
        <w:bottom w:val="none" w:sz="0" w:space="0" w:color="auto"/>
        <w:right w:val="none" w:sz="0" w:space="0" w:color="auto"/>
      </w:divBdr>
    </w:div>
    <w:div w:id="645859660">
      <w:bodyDiv w:val="1"/>
      <w:marLeft w:val="0"/>
      <w:marRight w:val="0"/>
      <w:marTop w:val="0"/>
      <w:marBottom w:val="0"/>
      <w:divBdr>
        <w:top w:val="none" w:sz="0" w:space="0" w:color="auto"/>
        <w:left w:val="none" w:sz="0" w:space="0" w:color="auto"/>
        <w:bottom w:val="none" w:sz="0" w:space="0" w:color="auto"/>
        <w:right w:val="none" w:sz="0" w:space="0" w:color="auto"/>
      </w:divBdr>
    </w:div>
    <w:div w:id="650908384">
      <w:bodyDiv w:val="1"/>
      <w:marLeft w:val="0"/>
      <w:marRight w:val="0"/>
      <w:marTop w:val="0"/>
      <w:marBottom w:val="0"/>
      <w:divBdr>
        <w:top w:val="none" w:sz="0" w:space="0" w:color="auto"/>
        <w:left w:val="none" w:sz="0" w:space="0" w:color="auto"/>
        <w:bottom w:val="none" w:sz="0" w:space="0" w:color="auto"/>
        <w:right w:val="none" w:sz="0" w:space="0" w:color="auto"/>
      </w:divBdr>
    </w:div>
    <w:div w:id="659043581">
      <w:bodyDiv w:val="1"/>
      <w:marLeft w:val="0"/>
      <w:marRight w:val="0"/>
      <w:marTop w:val="0"/>
      <w:marBottom w:val="0"/>
      <w:divBdr>
        <w:top w:val="none" w:sz="0" w:space="0" w:color="auto"/>
        <w:left w:val="none" w:sz="0" w:space="0" w:color="auto"/>
        <w:bottom w:val="none" w:sz="0" w:space="0" w:color="auto"/>
        <w:right w:val="none" w:sz="0" w:space="0" w:color="auto"/>
      </w:divBdr>
    </w:div>
    <w:div w:id="659386221">
      <w:bodyDiv w:val="1"/>
      <w:marLeft w:val="0"/>
      <w:marRight w:val="0"/>
      <w:marTop w:val="0"/>
      <w:marBottom w:val="0"/>
      <w:divBdr>
        <w:top w:val="none" w:sz="0" w:space="0" w:color="auto"/>
        <w:left w:val="none" w:sz="0" w:space="0" w:color="auto"/>
        <w:bottom w:val="none" w:sz="0" w:space="0" w:color="auto"/>
        <w:right w:val="none" w:sz="0" w:space="0" w:color="auto"/>
      </w:divBdr>
    </w:div>
    <w:div w:id="667055741">
      <w:bodyDiv w:val="1"/>
      <w:marLeft w:val="0"/>
      <w:marRight w:val="0"/>
      <w:marTop w:val="0"/>
      <w:marBottom w:val="0"/>
      <w:divBdr>
        <w:top w:val="none" w:sz="0" w:space="0" w:color="auto"/>
        <w:left w:val="none" w:sz="0" w:space="0" w:color="auto"/>
        <w:bottom w:val="none" w:sz="0" w:space="0" w:color="auto"/>
        <w:right w:val="none" w:sz="0" w:space="0" w:color="auto"/>
      </w:divBdr>
    </w:div>
    <w:div w:id="667946957">
      <w:bodyDiv w:val="1"/>
      <w:marLeft w:val="0"/>
      <w:marRight w:val="0"/>
      <w:marTop w:val="0"/>
      <w:marBottom w:val="0"/>
      <w:divBdr>
        <w:top w:val="none" w:sz="0" w:space="0" w:color="auto"/>
        <w:left w:val="none" w:sz="0" w:space="0" w:color="auto"/>
        <w:bottom w:val="none" w:sz="0" w:space="0" w:color="auto"/>
        <w:right w:val="none" w:sz="0" w:space="0" w:color="auto"/>
      </w:divBdr>
    </w:div>
    <w:div w:id="669021446">
      <w:bodyDiv w:val="1"/>
      <w:marLeft w:val="0"/>
      <w:marRight w:val="0"/>
      <w:marTop w:val="0"/>
      <w:marBottom w:val="0"/>
      <w:divBdr>
        <w:top w:val="none" w:sz="0" w:space="0" w:color="auto"/>
        <w:left w:val="none" w:sz="0" w:space="0" w:color="auto"/>
        <w:bottom w:val="none" w:sz="0" w:space="0" w:color="auto"/>
        <w:right w:val="none" w:sz="0" w:space="0" w:color="auto"/>
      </w:divBdr>
    </w:div>
    <w:div w:id="671226550">
      <w:bodyDiv w:val="1"/>
      <w:marLeft w:val="0"/>
      <w:marRight w:val="0"/>
      <w:marTop w:val="0"/>
      <w:marBottom w:val="0"/>
      <w:divBdr>
        <w:top w:val="none" w:sz="0" w:space="0" w:color="auto"/>
        <w:left w:val="none" w:sz="0" w:space="0" w:color="auto"/>
        <w:bottom w:val="none" w:sz="0" w:space="0" w:color="auto"/>
        <w:right w:val="none" w:sz="0" w:space="0" w:color="auto"/>
      </w:divBdr>
    </w:div>
    <w:div w:id="681511402">
      <w:bodyDiv w:val="1"/>
      <w:marLeft w:val="0"/>
      <w:marRight w:val="0"/>
      <w:marTop w:val="0"/>
      <w:marBottom w:val="0"/>
      <w:divBdr>
        <w:top w:val="none" w:sz="0" w:space="0" w:color="auto"/>
        <w:left w:val="none" w:sz="0" w:space="0" w:color="auto"/>
        <w:bottom w:val="none" w:sz="0" w:space="0" w:color="auto"/>
        <w:right w:val="none" w:sz="0" w:space="0" w:color="auto"/>
      </w:divBdr>
    </w:div>
    <w:div w:id="681668788">
      <w:bodyDiv w:val="1"/>
      <w:marLeft w:val="0"/>
      <w:marRight w:val="0"/>
      <w:marTop w:val="0"/>
      <w:marBottom w:val="0"/>
      <w:divBdr>
        <w:top w:val="none" w:sz="0" w:space="0" w:color="auto"/>
        <w:left w:val="none" w:sz="0" w:space="0" w:color="auto"/>
        <w:bottom w:val="none" w:sz="0" w:space="0" w:color="auto"/>
        <w:right w:val="none" w:sz="0" w:space="0" w:color="auto"/>
      </w:divBdr>
    </w:div>
    <w:div w:id="683090250">
      <w:bodyDiv w:val="1"/>
      <w:marLeft w:val="0"/>
      <w:marRight w:val="0"/>
      <w:marTop w:val="0"/>
      <w:marBottom w:val="0"/>
      <w:divBdr>
        <w:top w:val="none" w:sz="0" w:space="0" w:color="auto"/>
        <w:left w:val="none" w:sz="0" w:space="0" w:color="auto"/>
        <w:bottom w:val="none" w:sz="0" w:space="0" w:color="auto"/>
        <w:right w:val="none" w:sz="0" w:space="0" w:color="auto"/>
      </w:divBdr>
    </w:div>
    <w:div w:id="683097171">
      <w:bodyDiv w:val="1"/>
      <w:marLeft w:val="0"/>
      <w:marRight w:val="0"/>
      <w:marTop w:val="0"/>
      <w:marBottom w:val="0"/>
      <w:divBdr>
        <w:top w:val="none" w:sz="0" w:space="0" w:color="auto"/>
        <w:left w:val="none" w:sz="0" w:space="0" w:color="auto"/>
        <w:bottom w:val="none" w:sz="0" w:space="0" w:color="auto"/>
        <w:right w:val="none" w:sz="0" w:space="0" w:color="auto"/>
      </w:divBdr>
    </w:div>
    <w:div w:id="687949932">
      <w:bodyDiv w:val="1"/>
      <w:marLeft w:val="0"/>
      <w:marRight w:val="0"/>
      <w:marTop w:val="0"/>
      <w:marBottom w:val="0"/>
      <w:divBdr>
        <w:top w:val="none" w:sz="0" w:space="0" w:color="auto"/>
        <w:left w:val="none" w:sz="0" w:space="0" w:color="auto"/>
        <w:bottom w:val="none" w:sz="0" w:space="0" w:color="auto"/>
        <w:right w:val="none" w:sz="0" w:space="0" w:color="auto"/>
      </w:divBdr>
    </w:div>
    <w:div w:id="689141315">
      <w:bodyDiv w:val="1"/>
      <w:marLeft w:val="0"/>
      <w:marRight w:val="0"/>
      <w:marTop w:val="0"/>
      <w:marBottom w:val="0"/>
      <w:divBdr>
        <w:top w:val="none" w:sz="0" w:space="0" w:color="auto"/>
        <w:left w:val="none" w:sz="0" w:space="0" w:color="auto"/>
        <w:bottom w:val="none" w:sz="0" w:space="0" w:color="auto"/>
        <w:right w:val="none" w:sz="0" w:space="0" w:color="auto"/>
      </w:divBdr>
    </w:div>
    <w:div w:id="689797904">
      <w:bodyDiv w:val="1"/>
      <w:marLeft w:val="0"/>
      <w:marRight w:val="0"/>
      <w:marTop w:val="0"/>
      <w:marBottom w:val="0"/>
      <w:divBdr>
        <w:top w:val="none" w:sz="0" w:space="0" w:color="auto"/>
        <w:left w:val="none" w:sz="0" w:space="0" w:color="auto"/>
        <w:bottom w:val="none" w:sz="0" w:space="0" w:color="auto"/>
        <w:right w:val="none" w:sz="0" w:space="0" w:color="auto"/>
      </w:divBdr>
    </w:div>
    <w:div w:id="690106801">
      <w:bodyDiv w:val="1"/>
      <w:marLeft w:val="0"/>
      <w:marRight w:val="0"/>
      <w:marTop w:val="0"/>
      <w:marBottom w:val="0"/>
      <w:divBdr>
        <w:top w:val="none" w:sz="0" w:space="0" w:color="auto"/>
        <w:left w:val="none" w:sz="0" w:space="0" w:color="auto"/>
        <w:bottom w:val="none" w:sz="0" w:space="0" w:color="auto"/>
        <w:right w:val="none" w:sz="0" w:space="0" w:color="auto"/>
      </w:divBdr>
    </w:div>
    <w:div w:id="697777893">
      <w:bodyDiv w:val="1"/>
      <w:marLeft w:val="0"/>
      <w:marRight w:val="0"/>
      <w:marTop w:val="0"/>
      <w:marBottom w:val="0"/>
      <w:divBdr>
        <w:top w:val="none" w:sz="0" w:space="0" w:color="auto"/>
        <w:left w:val="none" w:sz="0" w:space="0" w:color="auto"/>
        <w:bottom w:val="none" w:sz="0" w:space="0" w:color="auto"/>
        <w:right w:val="none" w:sz="0" w:space="0" w:color="auto"/>
      </w:divBdr>
    </w:div>
    <w:div w:id="708267057">
      <w:bodyDiv w:val="1"/>
      <w:marLeft w:val="0"/>
      <w:marRight w:val="0"/>
      <w:marTop w:val="0"/>
      <w:marBottom w:val="0"/>
      <w:divBdr>
        <w:top w:val="none" w:sz="0" w:space="0" w:color="auto"/>
        <w:left w:val="none" w:sz="0" w:space="0" w:color="auto"/>
        <w:bottom w:val="none" w:sz="0" w:space="0" w:color="auto"/>
        <w:right w:val="none" w:sz="0" w:space="0" w:color="auto"/>
      </w:divBdr>
    </w:div>
    <w:div w:id="708989972">
      <w:bodyDiv w:val="1"/>
      <w:marLeft w:val="0"/>
      <w:marRight w:val="0"/>
      <w:marTop w:val="0"/>
      <w:marBottom w:val="0"/>
      <w:divBdr>
        <w:top w:val="none" w:sz="0" w:space="0" w:color="auto"/>
        <w:left w:val="none" w:sz="0" w:space="0" w:color="auto"/>
        <w:bottom w:val="none" w:sz="0" w:space="0" w:color="auto"/>
        <w:right w:val="none" w:sz="0" w:space="0" w:color="auto"/>
      </w:divBdr>
    </w:div>
    <w:div w:id="712464992">
      <w:bodyDiv w:val="1"/>
      <w:marLeft w:val="0"/>
      <w:marRight w:val="0"/>
      <w:marTop w:val="0"/>
      <w:marBottom w:val="0"/>
      <w:divBdr>
        <w:top w:val="none" w:sz="0" w:space="0" w:color="auto"/>
        <w:left w:val="none" w:sz="0" w:space="0" w:color="auto"/>
        <w:bottom w:val="none" w:sz="0" w:space="0" w:color="auto"/>
        <w:right w:val="none" w:sz="0" w:space="0" w:color="auto"/>
      </w:divBdr>
    </w:div>
    <w:div w:id="720982426">
      <w:bodyDiv w:val="1"/>
      <w:marLeft w:val="0"/>
      <w:marRight w:val="0"/>
      <w:marTop w:val="0"/>
      <w:marBottom w:val="0"/>
      <w:divBdr>
        <w:top w:val="none" w:sz="0" w:space="0" w:color="auto"/>
        <w:left w:val="none" w:sz="0" w:space="0" w:color="auto"/>
        <w:bottom w:val="none" w:sz="0" w:space="0" w:color="auto"/>
        <w:right w:val="none" w:sz="0" w:space="0" w:color="auto"/>
      </w:divBdr>
    </w:div>
    <w:div w:id="733043590">
      <w:bodyDiv w:val="1"/>
      <w:marLeft w:val="0"/>
      <w:marRight w:val="0"/>
      <w:marTop w:val="0"/>
      <w:marBottom w:val="0"/>
      <w:divBdr>
        <w:top w:val="none" w:sz="0" w:space="0" w:color="auto"/>
        <w:left w:val="none" w:sz="0" w:space="0" w:color="auto"/>
        <w:bottom w:val="none" w:sz="0" w:space="0" w:color="auto"/>
        <w:right w:val="none" w:sz="0" w:space="0" w:color="auto"/>
      </w:divBdr>
    </w:div>
    <w:div w:id="735129437">
      <w:bodyDiv w:val="1"/>
      <w:marLeft w:val="0"/>
      <w:marRight w:val="0"/>
      <w:marTop w:val="0"/>
      <w:marBottom w:val="0"/>
      <w:divBdr>
        <w:top w:val="none" w:sz="0" w:space="0" w:color="auto"/>
        <w:left w:val="none" w:sz="0" w:space="0" w:color="auto"/>
        <w:bottom w:val="none" w:sz="0" w:space="0" w:color="auto"/>
        <w:right w:val="none" w:sz="0" w:space="0" w:color="auto"/>
      </w:divBdr>
    </w:div>
    <w:div w:id="737829843">
      <w:bodyDiv w:val="1"/>
      <w:marLeft w:val="0"/>
      <w:marRight w:val="0"/>
      <w:marTop w:val="0"/>
      <w:marBottom w:val="0"/>
      <w:divBdr>
        <w:top w:val="none" w:sz="0" w:space="0" w:color="auto"/>
        <w:left w:val="none" w:sz="0" w:space="0" w:color="auto"/>
        <w:bottom w:val="none" w:sz="0" w:space="0" w:color="auto"/>
        <w:right w:val="none" w:sz="0" w:space="0" w:color="auto"/>
      </w:divBdr>
    </w:div>
    <w:div w:id="742726660">
      <w:bodyDiv w:val="1"/>
      <w:marLeft w:val="0"/>
      <w:marRight w:val="0"/>
      <w:marTop w:val="0"/>
      <w:marBottom w:val="0"/>
      <w:divBdr>
        <w:top w:val="none" w:sz="0" w:space="0" w:color="auto"/>
        <w:left w:val="none" w:sz="0" w:space="0" w:color="auto"/>
        <w:bottom w:val="none" w:sz="0" w:space="0" w:color="auto"/>
        <w:right w:val="none" w:sz="0" w:space="0" w:color="auto"/>
      </w:divBdr>
    </w:div>
    <w:div w:id="744958926">
      <w:bodyDiv w:val="1"/>
      <w:marLeft w:val="0"/>
      <w:marRight w:val="0"/>
      <w:marTop w:val="0"/>
      <w:marBottom w:val="0"/>
      <w:divBdr>
        <w:top w:val="none" w:sz="0" w:space="0" w:color="auto"/>
        <w:left w:val="none" w:sz="0" w:space="0" w:color="auto"/>
        <w:bottom w:val="none" w:sz="0" w:space="0" w:color="auto"/>
        <w:right w:val="none" w:sz="0" w:space="0" w:color="auto"/>
      </w:divBdr>
    </w:div>
    <w:div w:id="755828262">
      <w:bodyDiv w:val="1"/>
      <w:marLeft w:val="0"/>
      <w:marRight w:val="0"/>
      <w:marTop w:val="0"/>
      <w:marBottom w:val="0"/>
      <w:divBdr>
        <w:top w:val="none" w:sz="0" w:space="0" w:color="auto"/>
        <w:left w:val="none" w:sz="0" w:space="0" w:color="auto"/>
        <w:bottom w:val="none" w:sz="0" w:space="0" w:color="auto"/>
        <w:right w:val="none" w:sz="0" w:space="0" w:color="auto"/>
      </w:divBdr>
    </w:div>
    <w:div w:id="760641797">
      <w:bodyDiv w:val="1"/>
      <w:marLeft w:val="0"/>
      <w:marRight w:val="0"/>
      <w:marTop w:val="0"/>
      <w:marBottom w:val="0"/>
      <w:divBdr>
        <w:top w:val="none" w:sz="0" w:space="0" w:color="auto"/>
        <w:left w:val="none" w:sz="0" w:space="0" w:color="auto"/>
        <w:bottom w:val="none" w:sz="0" w:space="0" w:color="auto"/>
        <w:right w:val="none" w:sz="0" w:space="0" w:color="auto"/>
      </w:divBdr>
    </w:div>
    <w:div w:id="761339976">
      <w:bodyDiv w:val="1"/>
      <w:marLeft w:val="0"/>
      <w:marRight w:val="0"/>
      <w:marTop w:val="0"/>
      <w:marBottom w:val="0"/>
      <w:divBdr>
        <w:top w:val="none" w:sz="0" w:space="0" w:color="auto"/>
        <w:left w:val="none" w:sz="0" w:space="0" w:color="auto"/>
        <w:bottom w:val="none" w:sz="0" w:space="0" w:color="auto"/>
        <w:right w:val="none" w:sz="0" w:space="0" w:color="auto"/>
      </w:divBdr>
    </w:div>
    <w:div w:id="770710036">
      <w:bodyDiv w:val="1"/>
      <w:marLeft w:val="0"/>
      <w:marRight w:val="0"/>
      <w:marTop w:val="0"/>
      <w:marBottom w:val="0"/>
      <w:divBdr>
        <w:top w:val="none" w:sz="0" w:space="0" w:color="auto"/>
        <w:left w:val="none" w:sz="0" w:space="0" w:color="auto"/>
        <w:bottom w:val="none" w:sz="0" w:space="0" w:color="auto"/>
        <w:right w:val="none" w:sz="0" w:space="0" w:color="auto"/>
      </w:divBdr>
    </w:div>
    <w:div w:id="773863049">
      <w:bodyDiv w:val="1"/>
      <w:marLeft w:val="0"/>
      <w:marRight w:val="0"/>
      <w:marTop w:val="0"/>
      <w:marBottom w:val="0"/>
      <w:divBdr>
        <w:top w:val="none" w:sz="0" w:space="0" w:color="auto"/>
        <w:left w:val="none" w:sz="0" w:space="0" w:color="auto"/>
        <w:bottom w:val="none" w:sz="0" w:space="0" w:color="auto"/>
        <w:right w:val="none" w:sz="0" w:space="0" w:color="auto"/>
      </w:divBdr>
    </w:div>
    <w:div w:id="786585745">
      <w:bodyDiv w:val="1"/>
      <w:marLeft w:val="0"/>
      <w:marRight w:val="0"/>
      <w:marTop w:val="0"/>
      <w:marBottom w:val="0"/>
      <w:divBdr>
        <w:top w:val="none" w:sz="0" w:space="0" w:color="auto"/>
        <w:left w:val="none" w:sz="0" w:space="0" w:color="auto"/>
        <w:bottom w:val="none" w:sz="0" w:space="0" w:color="auto"/>
        <w:right w:val="none" w:sz="0" w:space="0" w:color="auto"/>
      </w:divBdr>
    </w:div>
    <w:div w:id="789933974">
      <w:bodyDiv w:val="1"/>
      <w:marLeft w:val="0"/>
      <w:marRight w:val="0"/>
      <w:marTop w:val="0"/>
      <w:marBottom w:val="0"/>
      <w:divBdr>
        <w:top w:val="none" w:sz="0" w:space="0" w:color="auto"/>
        <w:left w:val="none" w:sz="0" w:space="0" w:color="auto"/>
        <w:bottom w:val="none" w:sz="0" w:space="0" w:color="auto"/>
        <w:right w:val="none" w:sz="0" w:space="0" w:color="auto"/>
      </w:divBdr>
    </w:div>
    <w:div w:id="794255905">
      <w:bodyDiv w:val="1"/>
      <w:marLeft w:val="0"/>
      <w:marRight w:val="0"/>
      <w:marTop w:val="0"/>
      <w:marBottom w:val="0"/>
      <w:divBdr>
        <w:top w:val="none" w:sz="0" w:space="0" w:color="auto"/>
        <w:left w:val="none" w:sz="0" w:space="0" w:color="auto"/>
        <w:bottom w:val="none" w:sz="0" w:space="0" w:color="auto"/>
        <w:right w:val="none" w:sz="0" w:space="0" w:color="auto"/>
      </w:divBdr>
    </w:div>
    <w:div w:id="794756309">
      <w:bodyDiv w:val="1"/>
      <w:marLeft w:val="0"/>
      <w:marRight w:val="0"/>
      <w:marTop w:val="0"/>
      <w:marBottom w:val="0"/>
      <w:divBdr>
        <w:top w:val="none" w:sz="0" w:space="0" w:color="auto"/>
        <w:left w:val="none" w:sz="0" w:space="0" w:color="auto"/>
        <w:bottom w:val="none" w:sz="0" w:space="0" w:color="auto"/>
        <w:right w:val="none" w:sz="0" w:space="0" w:color="auto"/>
      </w:divBdr>
    </w:div>
    <w:div w:id="806631975">
      <w:bodyDiv w:val="1"/>
      <w:marLeft w:val="0"/>
      <w:marRight w:val="0"/>
      <w:marTop w:val="0"/>
      <w:marBottom w:val="0"/>
      <w:divBdr>
        <w:top w:val="none" w:sz="0" w:space="0" w:color="auto"/>
        <w:left w:val="none" w:sz="0" w:space="0" w:color="auto"/>
        <w:bottom w:val="none" w:sz="0" w:space="0" w:color="auto"/>
        <w:right w:val="none" w:sz="0" w:space="0" w:color="auto"/>
      </w:divBdr>
    </w:div>
    <w:div w:id="809059604">
      <w:bodyDiv w:val="1"/>
      <w:marLeft w:val="0"/>
      <w:marRight w:val="0"/>
      <w:marTop w:val="0"/>
      <w:marBottom w:val="0"/>
      <w:divBdr>
        <w:top w:val="none" w:sz="0" w:space="0" w:color="auto"/>
        <w:left w:val="none" w:sz="0" w:space="0" w:color="auto"/>
        <w:bottom w:val="none" w:sz="0" w:space="0" w:color="auto"/>
        <w:right w:val="none" w:sz="0" w:space="0" w:color="auto"/>
      </w:divBdr>
    </w:div>
    <w:div w:id="814834530">
      <w:bodyDiv w:val="1"/>
      <w:marLeft w:val="0"/>
      <w:marRight w:val="0"/>
      <w:marTop w:val="0"/>
      <w:marBottom w:val="0"/>
      <w:divBdr>
        <w:top w:val="none" w:sz="0" w:space="0" w:color="auto"/>
        <w:left w:val="none" w:sz="0" w:space="0" w:color="auto"/>
        <w:bottom w:val="none" w:sz="0" w:space="0" w:color="auto"/>
        <w:right w:val="none" w:sz="0" w:space="0" w:color="auto"/>
      </w:divBdr>
    </w:div>
    <w:div w:id="818811245">
      <w:bodyDiv w:val="1"/>
      <w:marLeft w:val="0"/>
      <w:marRight w:val="0"/>
      <w:marTop w:val="0"/>
      <w:marBottom w:val="0"/>
      <w:divBdr>
        <w:top w:val="none" w:sz="0" w:space="0" w:color="auto"/>
        <w:left w:val="none" w:sz="0" w:space="0" w:color="auto"/>
        <w:bottom w:val="none" w:sz="0" w:space="0" w:color="auto"/>
        <w:right w:val="none" w:sz="0" w:space="0" w:color="auto"/>
      </w:divBdr>
    </w:div>
    <w:div w:id="828250467">
      <w:bodyDiv w:val="1"/>
      <w:marLeft w:val="0"/>
      <w:marRight w:val="0"/>
      <w:marTop w:val="0"/>
      <w:marBottom w:val="0"/>
      <w:divBdr>
        <w:top w:val="none" w:sz="0" w:space="0" w:color="auto"/>
        <w:left w:val="none" w:sz="0" w:space="0" w:color="auto"/>
        <w:bottom w:val="none" w:sz="0" w:space="0" w:color="auto"/>
        <w:right w:val="none" w:sz="0" w:space="0" w:color="auto"/>
      </w:divBdr>
    </w:div>
    <w:div w:id="836648926">
      <w:bodyDiv w:val="1"/>
      <w:marLeft w:val="0"/>
      <w:marRight w:val="0"/>
      <w:marTop w:val="0"/>
      <w:marBottom w:val="0"/>
      <w:divBdr>
        <w:top w:val="none" w:sz="0" w:space="0" w:color="auto"/>
        <w:left w:val="none" w:sz="0" w:space="0" w:color="auto"/>
        <w:bottom w:val="none" w:sz="0" w:space="0" w:color="auto"/>
        <w:right w:val="none" w:sz="0" w:space="0" w:color="auto"/>
      </w:divBdr>
    </w:div>
    <w:div w:id="840000105">
      <w:bodyDiv w:val="1"/>
      <w:marLeft w:val="0"/>
      <w:marRight w:val="0"/>
      <w:marTop w:val="0"/>
      <w:marBottom w:val="0"/>
      <w:divBdr>
        <w:top w:val="none" w:sz="0" w:space="0" w:color="auto"/>
        <w:left w:val="none" w:sz="0" w:space="0" w:color="auto"/>
        <w:bottom w:val="none" w:sz="0" w:space="0" w:color="auto"/>
        <w:right w:val="none" w:sz="0" w:space="0" w:color="auto"/>
      </w:divBdr>
    </w:div>
    <w:div w:id="841894063">
      <w:bodyDiv w:val="1"/>
      <w:marLeft w:val="0"/>
      <w:marRight w:val="0"/>
      <w:marTop w:val="0"/>
      <w:marBottom w:val="0"/>
      <w:divBdr>
        <w:top w:val="none" w:sz="0" w:space="0" w:color="auto"/>
        <w:left w:val="none" w:sz="0" w:space="0" w:color="auto"/>
        <w:bottom w:val="none" w:sz="0" w:space="0" w:color="auto"/>
        <w:right w:val="none" w:sz="0" w:space="0" w:color="auto"/>
      </w:divBdr>
    </w:div>
    <w:div w:id="846791712">
      <w:bodyDiv w:val="1"/>
      <w:marLeft w:val="0"/>
      <w:marRight w:val="0"/>
      <w:marTop w:val="0"/>
      <w:marBottom w:val="0"/>
      <w:divBdr>
        <w:top w:val="none" w:sz="0" w:space="0" w:color="auto"/>
        <w:left w:val="none" w:sz="0" w:space="0" w:color="auto"/>
        <w:bottom w:val="none" w:sz="0" w:space="0" w:color="auto"/>
        <w:right w:val="none" w:sz="0" w:space="0" w:color="auto"/>
      </w:divBdr>
    </w:div>
    <w:div w:id="848637857">
      <w:bodyDiv w:val="1"/>
      <w:marLeft w:val="0"/>
      <w:marRight w:val="0"/>
      <w:marTop w:val="0"/>
      <w:marBottom w:val="0"/>
      <w:divBdr>
        <w:top w:val="none" w:sz="0" w:space="0" w:color="auto"/>
        <w:left w:val="none" w:sz="0" w:space="0" w:color="auto"/>
        <w:bottom w:val="none" w:sz="0" w:space="0" w:color="auto"/>
        <w:right w:val="none" w:sz="0" w:space="0" w:color="auto"/>
      </w:divBdr>
    </w:div>
    <w:div w:id="850223070">
      <w:bodyDiv w:val="1"/>
      <w:marLeft w:val="0"/>
      <w:marRight w:val="0"/>
      <w:marTop w:val="0"/>
      <w:marBottom w:val="0"/>
      <w:divBdr>
        <w:top w:val="none" w:sz="0" w:space="0" w:color="auto"/>
        <w:left w:val="none" w:sz="0" w:space="0" w:color="auto"/>
        <w:bottom w:val="none" w:sz="0" w:space="0" w:color="auto"/>
        <w:right w:val="none" w:sz="0" w:space="0" w:color="auto"/>
      </w:divBdr>
    </w:div>
    <w:div w:id="851527584">
      <w:bodyDiv w:val="1"/>
      <w:marLeft w:val="0"/>
      <w:marRight w:val="0"/>
      <w:marTop w:val="0"/>
      <w:marBottom w:val="0"/>
      <w:divBdr>
        <w:top w:val="none" w:sz="0" w:space="0" w:color="auto"/>
        <w:left w:val="none" w:sz="0" w:space="0" w:color="auto"/>
        <w:bottom w:val="none" w:sz="0" w:space="0" w:color="auto"/>
        <w:right w:val="none" w:sz="0" w:space="0" w:color="auto"/>
      </w:divBdr>
    </w:div>
    <w:div w:id="852037451">
      <w:bodyDiv w:val="1"/>
      <w:marLeft w:val="0"/>
      <w:marRight w:val="0"/>
      <w:marTop w:val="0"/>
      <w:marBottom w:val="0"/>
      <w:divBdr>
        <w:top w:val="none" w:sz="0" w:space="0" w:color="auto"/>
        <w:left w:val="none" w:sz="0" w:space="0" w:color="auto"/>
        <w:bottom w:val="none" w:sz="0" w:space="0" w:color="auto"/>
        <w:right w:val="none" w:sz="0" w:space="0" w:color="auto"/>
      </w:divBdr>
    </w:div>
    <w:div w:id="860508508">
      <w:bodyDiv w:val="1"/>
      <w:marLeft w:val="0"/>
      <w:marRight w:val="0"/>
      <w:marTop w:val="0"/>
      <w:marBottom w:val="0"/>
      <w:divBdr>
        <w:top w:val="none" w:sz="0" w:space="0" w:color="auto"/>
        <w:left w:val="none" w:sz="0" w:space="0" w:color="auto"/>
        <w:bottom w:val="none" w:sz="0" w:space="0" w:color="auto"/>
        <w:right w:val="none" w:sz="0" w:space="0" w:color="auto"/>
      </w:divBdr>
    </w:div>
    <w:div w:id="870385149">
      <w:bodyDiv w:val="1"/>
      <w:marLeft w:val="0"/>
      <w:marRight w:val="0"/>
      <w:marTop w:val="0"/>
      <w:marBottom w:val="0"/>
      <w:divBdr>
        <w:top w:val="none" w:sz="0" w:space="0" w:color="auto"/>
        <w:left w:val="none" w:sz="0" w:space="0" w:color="auto"/>
        <w:bottom w:val="none" w:sz="0" w:space="0" w:color="auto"/>
        <w:right w:val="none" w:sz="0" w:space="0" w:color="auto"/>
      </w:divBdr>
    </w:div>
    <w:div w:id="873277211">
      <w:bodyDiv w:val="1"/>
      <w:marLeft w:val="0"/>
      <w:marRight w:val="0"/>
      <w:marTop w:val="0"/>
      <w:marBottom w:val="0"/>
      <w:divBdr>
        <w:top w:val="none" w:sz="0" w:space="0" w:color="auto"/>
        <w:left w:val="none" w:sz="0" w:space="0" w:color="auto"/>
        <w:bottom w:val="none" w:sz="0" w:space="0" w:color="auto"/>
        <w:right w:val="none" w:sz="0" w:space="0" w:color="auto"/>
      </w:divBdr>
    </w:div>
    <w:div w:id="874269570">
      <w:bodyDiv w:val="1"/>
      <w:marLeft w:val="0"/>
      <w:marRight w:val="0"/>
      <w:marTop w:val="0"/>
      <w:marBottom w:val="0"/>
      <w:divBdr>
        <w:top w:val="none" w:sz="0" w:space="0" w:color="auto"/>
        <w:left w:val="none" w:sz="0" w:space="0" w:color="auto"/>
        <w:bottom w:val="none" w:sz="0" w:space="0" w:color="auto"/>
        <w:right w:val="none" w:sz="0" w:space="0" w:color="auto"/>
      </w:divBdr>
    </w:div>
    <w:div w:id="877663111">
      <w:bodyDiv w:val="1"/>
      <w:marLeft w:val="0"/>
      <w:marRight w:val="0"/>
      <w:marTop w:val="0"/>
      <w:marBottom w:val="0"/>
      <w:divBdr>
        <w:top w:val="none" w:sz="0" w:space="0" w:color="auto"/>
        <w:left w:val="none" w:sz="0" w:space="0" w:color="auto"/>
        <w:bottom w:val="none" w:sz="0" w:space="0" w:color="auto"/>
        <w:right w:val="none" w:sz="0" w:space="0" w:color="auto"/>
      </w:divBdr>
    </w:div>
    <w:div w:id="881864702">
      <w:bodyDiv w:val="1"/>
      <w:marLeft w:val="0"/>
      <w:marRight w:val="0"/>
      <w:marTop w:val="0"/>
      <w:marBottom w:val="0"/>
      <w:divBdr>
        <w:top w:val="none" w:sz="0" w:space="0" w:color="auto"/>
        <w:left w:val="none" w:sz="0" w:space="0" w:color="auto"/>
        <w:bottom w:val="none" w:sz="0" w:space="0" w:color="auto"/>
        <w:right w:val="none" w:sz="0" w:space="0" w:color="auto"/>
      </w:divBdr>
    </w:div>
    <w:div w:id="883176905">
      <w:bodyDiv w:val="1"/>
      <w:marLeft w:val="0"/>
      <w:marRight w:val="0"/>
      <w:marTop w:val="0"/>
      <w:marBottom w:val="0"/>
      <w:divBdr>
        <w:top w:val="none" w:sz="0" w:space="0" w:color="auto"/>
        <w:left w:val="none" w:sz="0" w:space="0" w:color="auto"/>
        <w:bottom w:val="none" w:sz="0" w:space="0" w:color="auto"/>
        <w:right w:val="none" w:sz="0" w:space="0" w:color="auto"/>
      </w:divBdr>
      <w:divsChild>
        <w:div w:id="1126121124">
          <w:marLeft w:val="0"/>
          <w:marRight w:val="0"/>
          <w:marTop w:val="0"/>
          <w:marBottom w:val="0"/>
          <w:divBdr>
            <w:top w:val="none" w:sz="0" w:space="0" w:color="auto"/>
            <w:left w:val="none" w:sz="0" w:space="0" w:color="auto"/>
            <w:bottom w:val="none" w:sz="0" w:space="0" w:color="auto"/>
            <w:right w:val="none" w:sz="0" w:space="0" w:color="auto"/>
          </w:divBdr>
          <w:divsChild>
            <w:div w:id="1217619767">
              <w:marLeft w:val="0"/>
              <w:marRight w:val="0"/>
              <w:marTop w:val="0"/>
              <w:marBottom w:val="0"/>
              <w:divBdr>
                <w:top w:val="none" w:sz="0" w:space="0" w:color="auto"/>
                <w:left w:val="none" w:sz="0" w:space="0" w:color="auto"/>
                <w:bottom w:val="none" w:sz="0" w:space="0" w:color="auto"/>
                <w:right w:val="none" w:sz="0" w:space="0" w:color="auto"/>
              </w:divBdr>
              <w:divsChild>
                <w:div w:id="1791779482">
                  <w:marLeft w:val="0"/>
                  <w:marRight w:val="0"/>
                  <w:marTop w:val="0"/>
                  <w:marBottom w:val="0"/>
                  <w:divBdr>
                    <w:top w:val="none" w:sz="0" w:space="0" w:color="auto"/>
                    <w:left w:val="none" w:sz="0" w:space="0" w:color="auto"/>
                    <w:bottom w:val="none" w:sz="0" w:space="0" w:color="auto"/>
                    <w:right w:val="none" w:sz="0" w:space="0" w:color="auto"/>
                  </w:divBdr>
                  <w:divsChild>
                    <w:div w:id="1234584023">
                      <w:marLeft w:val="0"/>
                      <w:marRight w:val="0"/>
                      <w:marTop w:val="0"/>
                      <w:marBottom w:val="0"/>
                      <w:divBdr>
                        <w:top w:val="none" w:sz="0" w:space="0" w:color="auto"/>
                        <w:left w:val="none" w:sz="0" w:space="0" w:color="auto"/>
                        <w:bottom w:val="none" w:sz="0" w:space="0" w:color="auto"/>
                        <w:right w:val="none" w:sz="0" w:space="0" w:color="auto"/>
                      </w:divBdr>
                      <w:divsChild>
                        <w:div w:id="1392146028">
                          <w:marLeft w:val="0"/>
                          <w:marRight w:val="0"/>
                          <w:marTop w:val="0"/>
                          <w:marBottom w:val="0"/>
                          <w:divBdr>
                            <w:top w:val="none" w:sz="0" w:space="0" w:color="auto"/>
                            <w:left w:val="none" w:sz="0" w:space="0" w:color="auto"/>
                            <w:bottom w:val="none" w:sz="0" w:space="0" w:color="auto"/>
                            <w:right w:val="none" w:sz="0" w:space="0" w:color="auto"/>
                          </w:divBdr>
                          <w:divsChild>
                            <w:div w:id="1278610315">
                              <w:marLeft w:val="0"/>
                              <w:marRight w:val="0"/>
                              <w:marTop w:val="0"/>
                              <w:marBottom w:val="0"/>
                              <w:divBdr>
                                <w:top w:val="none" w:sz="0" w:space="0" w:color="auto"/>
                                <w:left w:val="none" w:sz="0" w:space="0" w:color="auto"/>
                                <w:bottom w:val="none" w:sz="0" w:space="0" w:color="auto"/>
                                <w:right w:val="none" w:sz="0" w:space="0" w:color="auto"/>
                              </w:divBdr>
                              <w:divsChild>
                                <w:div w:id="903874482">
                                  <w:marLeft w:val="0"/>
                                  <w:marRight w:val="0"/>
                                  <w:marTop w:val="0"/>
                                  <w:marBottom w:val="0"/>
                                  <w:divBdr>
                                    <w:top w:val="none" w:sz="0" w:space="0" w:color="auto"/>
                                    <w:left w:val="none" w:sz="0" w:space="0" w:color="auto"/>
                                    <w:bottom w:val="none" w:sz="0" w:space="0" w:color="auto"/>
                                    <w:right w:val="none" w:sz="0" w:space="0" w:color="auto"/>
                                  </w:divBdr>
                                  <w:divsChild>
                                    <w:div w:id="578633951">
                                      <w:marLeft w:val="0"/>
                                      <w:marRight w:val="0"/>
                                      <w:marTop w:val="0"/>
                                      <w:marBottom w:val="0"/>
                                      <w:divBdr>
                                        <w:top w:val="none" w:sz="0" w:space="0" w:color="auto"/>
                                        <w:left w:val="none" w:sz="0" w:space="0" w:color="auto"/>
                                        <w:bottom w:val="none" w:sz="0" w:space="0" w:color="auto"/>
                                        <w:right w:val="none" w:sz="0" w:space="0" w:color="auto"/>
                                      </w:divBdr>
                                      <w:divsChild>
                                        <w:div w:id="1781753457">
                                          <w:marLeft w:val="0"/>
                                          <w:marRight w:val="0"/>
                                          <w:marTop w:val="0"/>
                                          <w:marBottom w:val="0"/>
                                          <w:divBdr>
                                            <w:top w:val="none" w:sz="0" w:space="0" w:color="auto"/>
                                            <w:left w:val="none" w:sz="0" w:space="0" w:color="auto"/>
                                            <w:bottom w:val="none" w:sz="0" w:space="0" w:color="auto"/>
                                            <w:right w:val="none" w:sz="0" w:space="0" w:color="auto"/>
                                          </w:divBdr>
                                          <w:divsChild>
                                            <w:div w:id="214852325">
                                              <w:marLeft w:val="0"/>
                                              <w:marRight w:val="0"/>
                                              <w:marTop w:val="0"/>
                                              <w:marBottom w:val="0"/>
                                              <w:divBdr>
                                                <w:top w:val="none" w:sz="0" w:space="0" w:color="auto"/>
                                                <w:left w:val="none" w:sz="0" w:space="0" w:color="auto"/>
                                                <w:bottom w:val="none" w:sz="0" w:space="0" w:color="auto"/>
                                                <w:right w:val="none" w:sz="0" w:space="0" w:color="auto"/>
                                              </w:divBdr>
                                              <w:divsChild>
                                                <w:div w:id="1504127209">
                                                  <w:marLeft w:val="0"/>
                                                  <w:marRight w:val="0"/>
                                                  <w:marTop w:val="0"/>
                                                  <w:marBottom w:val="0"/>
                                                  <w:divBdr>
                                                    <w:top w:val="none" w:sz="0" w:space="0" w:color="auto"/>
                                                    <w:left w:val="none" w:sz="0" w:space="0" w:color="auto"/>
                                                    <w:bottom w:val="none" w:sz="0" w:space="0" w:color="auto"/>
                                                    <w:right w:val="none" w:sz="0" w:space="0" w:color="auto"/>
                                                  </w:divBdr>
                                                  <w:divsChild>
                                                    <w:div w:id="1183855462">
                                                      <w:marLeft w:val="0"/>
                                                      <w:marRight w:val="0"/>
                                                      <w:marTop w:val="0"/>
                                                      <w:marBottom w:val="0"/>
                                                      <w:divBdr>
                                                        <w:top w:val="none" w:sz="0" w:space="0" w:color="auto"/>
                                                        <w:left w:val="none" w:sz="0" w:space="0" w:color="auto"/>
                                                        <w:bottom w:val="none" w:sz="0" w:space="0" w:color="auto"/>
                                                        <w:right w:val="none" w:sz="0" w:space="0" w:color="auto"/>
                                                      </w:divBdr>
                                                      <w:divsChild>
                                                        <w:div w:id="172039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033375">
                                              <w:marLeft w:val="0"/>
                                              <w:marRight w:val="0"/>
                                              <w:marTop w:val="0"/>
                                              <w:marBottom w:val="0"/>
                                              <w:divBdr>
                                                <w:top w:val="none" w:sz="0" w:space="0" w:color="auto"/>
                                                <w:left w:val="none" w:sz="0" w:space="0" w:color="auto"/>
                                                <w:bottom w:val="none" w:sz="0" w:space="0" w:color="auto"/>
                                                <w:right w:val="none" w:sz="0" w:space="0" w:color="auto"/>
                                              </w:divBdr>
                                              <w:divsChild>
                                                <w:div w:id="1574777423">
                                                  <w:marLeft w:val="0"/>
                                                  <w:marRight w:val="0"/>
                                                  <w:marTop w:val="0"/>
                                                  <w:marBottom w:val="0"/>
                                                  <w:divBdr>
                                                    <w:top w:val="none" w:sz="0" w:space="0" w:color="auto"/>
                                                    <w:left w:val="none" w:sz="0" w:space="0" w:color="auto"/>
                                                    <w:bottom w:val="none" w:sz="0" w:space="0" w:color="auto"/>
                                                    <w:right w:val="none" w:sz="0" w:space="0" w:color="auto"/>
                                                  </w:divBdr>
                                                  <w:divsChild>
                                                    <w:div w:id="334724174">
                                                      <w:marLeft w:val="0"/>
                                                      <w:marRight w:val="0"/>
                                                      <w:marTop w:val="0"/>
                                                      <w:marBottom w:val="0"/>
                                                      <w:divBdr>
                                                        <w:top w:val="none" w:sz="0" w:space="0" w:color="auto"/>
                                                        <w:left w:val="none" w:sz="0" w:space="0" w:color="auto"/>
                                                        <w:bottom w:val="none" w:sz="0" w:space="0" w:color="auto"/>
                                                        <w:right w:val="none" w:sz="0" w:space="0" w:color="auto"/>
                                                      </w:divBdr>
                                                      <w:divsChild>
                                                        <w:div w:id="22028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84295450">
      <w:bodyDiv w:val="1"/>
      <w:marLeft w:val="0"/>
      <w:marRight w:val="0"/>
      <w:marTop w:val="0"/>
      <w:marBottom w:val="0"/>
      <w:divBdr>
        <w:top w:val="none" w:sz="0" w:space="0" w:color="auto"/>
        <w:left w:val="none" w:sz="0" w:space="0" w:color="auto"/>
        <w:bottom w:val="none" w:sz="0" w:space="0" w:color="auto"/>
        <w:right w:val="none" w:sz="0" w:space="0" w:color="auto"/>
      </w:divBdr>
    </w:div>
    <w:div w:id="901982835">
      <w:bodyDiv w:val="1"/>
      <w:marLeft w:val="0"/>
      <w:marRight w:val="0"/>
      <w:marTop w:val="0"/>
      <w:marBottom w:val="0"/>
      <w:divBdr>
        <w:top w:val="none" w:sz="0" w:space="0" w:color="auto"/>
        <w:left w:val="none" w:sz="0" w:space="0" w:color="auto"/>
        <w:bottom w:val="none" w:sz="0" w:space="0" w:color="auto"/>
        <w:right w:val="none" w:sz="0" w:space="0" w:color="auto"/>
      </w:divBdr>
    </w:div>
    <w:div w:id="913583477">
      <w:bodyDiv w:val="1"/>
      <w:marLeft w:val="0"/>
      <w:marRight w:val="0"/>
      <w:marTop w:val="0"/>
      <w:marBottom w:val="0"/>
      <w:divBdr>
        <w:top w:val="none" w:sz="0" w:space="0" w:color="auto"/>
        <w:left w:val="none" w:sz="0" w:space="0" w:color="auto"/>
        <w:bottom w:val="none" w:sz="0" w:space="0" w:color="auto"/>
        <w:right w:val="none" w:sz="0" w:space="0" w:color="auto"/>
      </w:divBdr>
    </w:div>
    <w:div w:id="914585973">
      <w:bodyDiv w:val="1"/>
      <w:marLeft w:val="0"/>
      <w:marRight w:val="0"/>
      <w:marTop w:val="0"/>
      <w:marBottom w:val="0"/>
      <w:divBdr>
        <w:top w:val="none" w:sz="0" w:space="0" w:color="auto"/>
        <w:left w:val="none" w:sz="0" w:space="0" w:color="auto"/>
        <w:bottom w:val="none" w:sz="0" w:space="0" w:color="auto"/>
        <w:right w:val="none" w:sz="0" w:space="0" w:color="auto"/>
      </w:divBdr>
    </w:div>
    <w:div w:id="922759096">
      <w:bodyDiv w:val="1"/>
      <w:marLeft w:val="0"/>
      <w:marRight w:val="0"/>
      <w:marTop w:val="0"/>
      <w:marBottom w:val="0"/>
      <w:divBdr>
        <w:top w:val="none" w:sz="0" w:space="0" w:color="auto"/>
        <w:left w:val="none" w:sz="0" w:space="0" w:color="auto"/>
        <w:bottom w:val="none" w:sz="0" w:space="0" w:color="auto"/>
        <w:right w:val="none" w:sz="0" w:space="0" w:color="auto"/>
      </w:divBdr>
    </w:div>
    <w:div w:id="927008887">
      <w:bodyDiv w:val="1"/>
      <w:marLeft w:val="0"/>
      <w:marRight w:val="0"/>
      <w:marTop w:val="0"/>
      <w:marBottom w:val="0"/>
      <w:divBdr>
        <w:top w:val="none" w:sz="0" w:space="0" w:color="auto"/>
        <w:left w:val="none" w:sz="0" w:space="0" w:color="auto"/>
        <w:bottom w:val="none" w:sz="0" w:space="0" w:color="auto"/>
        <w:right w:val="none" w:sz="0" w:space="0" w:color="auto"/>
      </w:divBdr>
    </w:div>
    <w:div w:id="929312856">
      <w:bodyDiv w:val="1"/>
      <w:marLeft w:val="0"/>
      <w:marRight w:val="0"/>
      <w:marTop w:val="0"/>
      <w:marBottom w:val="0"/>
      <w:divBdr>
        <w:top w:val="none" w:sz="0" w:space="0" w:color="auto"/>
        <w:left w:val="none" w:sz="0" w:space="0" w:color="auto"/>
        <w:bottom w:val="none" w:sz="0" w:space="0" w:color="auto"/>
        <w:right w:val="none" w:sz="0" w:space="0" w:color="auto"/>
      </w:divBdr>
    </w:div>
    <w:div w:id="933321501">
      <w:bodyDiv w:val="1"/>
      <w:marLeft w:val="0"/>
      <w:marRight w:val="0"/>
      <w:marTop w:val="0"/>
      <w:marBottom w:val="0"/>
      <w:divBdr>
        <w:top w:val="none" w:sz="0" w:space="0" w:color="auto"/>
        <w:left w:val="none" w:sz="0" w:space="0" w:color="auto"/>
        <w:bottom w:val="none" w:sz="0" w:space="0" w:color="auto"/>
        <w:right w:val="none" w:sz="0" w:space="0" w:color="auto"/>
      </w:divBdr>
    </w:div>
    <w:div w:id="935213161">
      <w:bodyDiv w:val="1"/>
      <w:marLeft w:val="0"/>
      <w:marRight w:val="0"/>
      <w:marTop w:val="0"/>
      <w:marBottom w:val="0"/>
      <w:divBdr>
        <w:top w:val="none" w:sz="0" w:space="0" w:color="auto"/>
        <w:left w:val="none" w:sz="0" w:space="0" w:color="auto"/>
        <w:bottom w:val="none" w:sz="0" w:space="0" w:color="auto"/>
        <w:right w:val="none" w:sz="0" w:space="0" w:color="auto"/>
      </w:divBdr>
    </w:div>
    <w:div w:id="937296738">
      <w:bodyDiv w:val="1"/>
      <w:marLeft w:val="0"/>
      <w:marRight w:val="0"/>
      <w:marTop w:val="0"/>
      <w:marBottom w:val="0"/>
      <w:divBdr>
        <w:top w:val="none" w:sz="0" w:space="0" w:color="auto"/>
        <w:left w:val="none" w:sz="0" w:space="0" w:color="auto"/>
        <w:bottom w:val="none" w:sz="0" w:space="0" w:color="auto"/>
        <w:right w:val="none" w:sz="0" w:space="0" w:color="auto"/>
      </w:divBdr>
    </w:div>
    <w:div w:id="940455990">
      <w:bodyDiv w:val="1"/>
      <w:marLeft w:val="0"/>
      <w:marRight w:val="0"/>
      <w:marTop w:val="0"/>
      <w:marBottom w:val="0"/>
      <w:divBdr>
        <w:top w:val="none" w:sz="0" w:space="0" w:color="auto"/>
        <w:left w:val="none" w:sz="0" w:space="0" w:color="auto"/>
        <w:bottom w:val="none" w:sz="0" w:space="0" w:color="auto"/>
        <w:right w:val="none" w:sz="0" w:space="0" w:color="auto"/>
      </w:divBdr>
    </w:div>
    <w:div w:id="940525239">
      <w:bodyDiv w:val="1"/>
      <w:marLeft w:val="0"/>
      <w:marRight w:val="0"/>
      <w:marTop w:val="0"/>
      <w:marBottom w:val="0"/>
      <w:divBdr>
        <w:top w:val="none" w:sz="0" w:space="0" w:color="auto"/>
        <w:left w:val="none" w:sz="0" w:space="0" w:color="auto"/>
        <w:bottom w:val="none" w:sz="0" w:space="0" w:color="auto"/>
        <w:right w:val="none" w:sz="0" w:space="0" w:color="auto"/>
      </w:divBdr>
    </w:div>
    <w:div w:id="942152280">
      <w:bodyDiv w:val="1"/>
      <w:marLeft w:val="0"/>
      <w:marRight w:val="0"/>
      <w:marTop w:val="0"/>
      <w:marBottom w:val="0"/>
      <w:divBdr>
        <w:top w:val="none" w:sz="0" w:space="0" w:color="auto"/>
        <w:left w:val="none" w:sz="0" w:space="0" w:color="auto"/>
        <w:bottom w:val="none" w:sz="0" w:space="0" w:color="auto"/>
        <w:right w:val="none" w:sz="0" w:space="0" w:color="auto"/>
      </w:divBdr>
    </w:div>
    <w:div w:id="943801125">
      <w:bodyDiv w:val="1"/>
      <w:marLeft w:val="0"/>
      <w:marRight w:val="0"/>
      <w:marTop w:val="0"/>
      <w:marBottom w:val="0"/>
      <w:divBdr>
        <w:top w:val="none" w:sz="0" w:space="0" w:color="auto"/>
        <w:left w:val="none" w:sz="0" w:space="0" w:color="auto"/>
        <w:bottom w:val="none" w:sz="0" w:space="0" w:color="auto"/>
        <w:right w:val="none" w:sz="0" w:space="0" w:color="auto"/>
      </w:divBdr>
    </w:div>
    <w:div w:id="963537467">
      <w:bodyDiv w:val="1"/>
      <w:marLeft w:val="0"/>
      <w:marRight w:val="0"/>
      <w:marTop w:val="0"/>
      <w:marBottom w:val="0"/>
      <w:divBdr>
        <w:top w:val="none" w:sz="0" w:space="0" w:color="auto"/>
        <w:left w:val="none" w:sz="0" w:space="0" w:color="auto"/>
        <w:bottom w:val="none" w:sz="0" w:space="0" w:color="auto"/>
        <w:right w:val="none" w:sz="0" w:space="0" w:color="auto"/>
      </w:divBdr>
    </w:div>
    <w:div w:id="963850093">
      <w:bodyDiv w:val="1"/>
      <w:marLeft w:val="0"/>
      <w:marRight w:val="0"/>
      <w:marTop w:val="0"/>
      <w:marBottom w:val="0"/>
      <w:divBdr>
        <w:top w:val="none" w:sz="0" w:space="0" w:color="auto"/>
        <w:left w:val="none" w:sz="0" w:space="0" w:color="auto"/>
        <w:bottom w:val="none" w:sz="0" w:space="0" w:color="auto"/>
        <w:right w:val="none" w:sz="0" w:space="0" w:color="auto"/>
      </w:divBdr>
    </w:div>
    <w:div w:id="967971616">
      <w:bodyDiv w:val="1"/>
      <w:marLeft w:val="0"/>
      <w:marRight w:val="0"/>
      <w:marTop w:val="0"/>
      <w:marBottom w:val="0"/>
      <w:divBdr>
        <w:top w:val="none" w:sz="0" w:space="0" w:color="auto"/>
        <w:left w:val="none" w:sz="0" w:space="0" w:color="auto"/>
        <w:bottom w:val="none" w:sz="0" w:space="0" w:color="auto"/>
        <w:right w:val="none" w:sz="0" w:space="0" w:color="auto"/>
      </w:divBdr>
    </w:div>
    <w:div w:id="972368467">
      <w:bodyDiv w:val="1"/>
      <w:marLeft w:val="0"/>
      <w:marRight w:val="0"/>
      <w:marTop w:val="0"/>
      <w:marBottom w:val="0"/>
      <w:divBdr>
        <w:top w:val="none" w:sz="0" w:space="0" w:color="auto"/>
        <w:left w:val="none" w:sz="0" w:space="0" w:color="auto"/>
        <w:bottom w:val="none" w:sz="0" w:space="0" w:color="auto"/>
        <w:right w:val="none" w:sz="0" w:space="0" w:color="auto"/>
      </w:divBdr>
    </w:div>
    <w:div w:id="973292736">
      <w:bodyDiv w:val="1"/>
      <w:marLeft w:val="0"/>
      <w:marRight w:val="0"/>
      <w:marTop w:val="0"/>
      <w:marBottom w:val="0"/>
      <w:divBdr>
        <w:top w:val="none" w:sz="0" w:space="0" w:color="auto"/>
        <w:left w:val="none" w:sz="0" w:space="0" w:color="auto"/>
        <w:bottom w:val="none" w:sz="0" w:space="0" w:color="auto"/>
        <w:right w:val="none" w:sz="0" w:space="0" w:color="auto"/>
      </w:divBdr>
    </w:div>
    <w:div w:id="973676233">
      <w:bodyDiv w:val="1"/>
      <w:marLeft w:val="0"/>
      <w:marRight w:val="0"/>
      <w:marTop w:val="0"/>
      <w:marBottom w:val="0"/>
      <w:divBdr>
        <w:top w:val="none" w:sz="0" w:space="0" w:color="auto"/>
        <w:left w:val="none" w:sz="0" w:space="0" w:color="auto"/>
        <w:bottom w:val="none" w:sz="0" w:space="0" w:color="auto"/>
        <w:right w:val="none" w:sz="0" w:space="0" w:color="auto"/>
      </w:divBdr>
    </w:div>
    <w:div w:id="977223216">
      <w:bodyDiv w:val="1"/>
      <w:marLeft w:val="0"/>
      <w:marRight w:val="0"/>
      <w:marTop w:val="0"/>
      <w:marBottom w:val="0"/>
      <w:divBdr>
        <w:top w:val="none" w:sz="0" w:space="0" w:color="auto"/>
        <w:left w:val="none" w:sz="0" w:space="0" w:color="auto"/>
        <w:bottom w:val="none" w:sz="0" w:space="0" w:color="auto"/>
        <w:right w:val="none" w:sz="0" w:space="0" w:color="auto"/>
      </w:divBdr>
    </w:div>
    <w:div w:id="982852087">
      <w:bodyDiv w:val="1"/>
      <w:marLeft w:val="0"/>
      <w:marRight w:val="0"/>
      <w:marTop w:val="0"/>
      <w:marBottom w:val="0"/>
      <w:divBdr>
        <w:top w:val="none" w:sz="0" w:space="0" w:color="auto"/>
        <w:left w:val="none" w:sz="0" w:space="0" w:color="auto"/>
        <w:bottom w:val="none" w:sz="0" w:space="0" w:color="auto"/>
        <w:right w:val="none" w:sz="0" w:space="0" w:color="auto"/>
      </w:divBdr>
    </w:div>
    <w:div w:id="987825850">
      <w:bodyDiv w:val="1"/>
      <w:marLeft w:val="0"/>
      <w:marRight w:val="0"/>
      <w:marTop w:val="0"/>
      <w:marBottom w:val="0"/>
      <w:divBdr>
        <w:top w:val="none" w:sz="0" w:space="0" w:color="auto"/>
        <w:left w:val="none" w:sz="0" w:space="0" w:color="auto"/>
        <w:bottom w:val="none" w:sz="0" w:space="0" w:color="auto"/>
        <w:right w:val="none" w:sz="0" w:space="0" w:color="auto"/>
      </w:divBdr>
    </w:div>
    <w:div w:id="1002124418">
      <w:bodyDiv w:val="1"/>
      <w:marLeft w:val="0"/>
      <w:marRight w:val="0"/>
      <w:marTop w:val="0"/>
      <w:marBottom w:val="0"/>
      <w:divBdr>
        <w:top w:val="none" w:sz="0" w:space="0" w:color="auto"/>
        <w:left w:val="none" w:sz="0" w:space="0" w:color="auto"/>
        <w:bottom w:val="none" w:sz="0" w:space="0" w:color="auto"/>
        <w:right w:val="none" w:sz="0" w:space="0" w:color="auto"/>
      </w:divBdr>
    </w:div>
    <w:div w:id="1002858615">
      <w:bodyDiv w:val="1"/>
      <w:marLeft w:val="0"/>
      <w:marRight w:val="0"/>
      <w:marTop w:val="0"/>
      <w:marBottom w:val="0"/>
      <w:divBdr>
        <w:top w:val="none" w:sz="0" w:space="0" w:color="auto"/>
        <w:left w:val="none" w:sz="0" w:space="0" w:color="auto"/>
        <w:bottom w:val="none" w:sz="0" w:space="0" w:color="auto"/>
        <w:right w:val="none" w:sz="0" w:space="0" w:color="auto"/>
      </w:divBdr>
    </w:div>
    <w:div w:id="1003513603">
      <w:bodyDiv w:val="1"/>
      <w:marLeft w:val="0"/>
      <w:marRight w:val="0"/>
      <w:marTop w:val="0"/>
      <w:marBottom w:val="0"/>
      <w:divBdr>
        <w:top w:val="none" w:sz="0" w:space="0" w:color="auto"/>
        <w:left w:val="none" w:sz="0" w:space="0" w:color="auto"/>
        <w:bottom w:val="none" w:sz="0" w:space="0" w:color="auto"/>
        <w:right w:val="none" w:sz="0" w:space="0" w:color="auto"/>
      </w:divBdr>
      <w:divsChild>
        <w:div w:id="1136415645">
          <w:marLeft w:val="0"/>
          <w:marRight w:val="0"/>
          <w:marTop w:val="0"/>
          <w:marBottom w:val="0"/>
          <w:divBdr>
            <w:top w:val="none" w:sz="0" w:space="0" w:color="auto"/>
            <w:left w:val="none" w:sz="0" w:space="0" w:color="auto"/>
            <w:bottom w:val="none" w:sz="0" w:space="0" w:color="auto"/>
            <w:right w:val="none" w:sz="0" w:space="0" w:color="auto"/>
          </w:divBdr>
          <w:divsChild>
            <w:div w:id="16591530">
              <w:marLeft w:val="0"/>
              <w:marRight w:val="0"/>
              <w:marTop w:val="0"/>
              <w:marBottom w:val="0"/>
              <w:divBdr>
                <w:top w:val="none" w:sz="0" w:space="0" w:color="auto"/>
                <w:left w:val="none" w:sz="0" w:space="0" w:color="auto"/>
                <w:bottom w:val="none" w:sz="0" w:space="0" w:color="auto"/>
                <w:right w:val="none" w:sz="0" w:space="0" w:color="auto"/>
              </w:divBdr>
            </w:div>
            <w:div w:id="666597119">
              <w:marLeft w:val="0"/>
              <w:marRight w:val="0"/>
              <w:marTop w:val="0"/>
              <w:marBottom w:val="0"/>
              <w:divBdr>
                <w:top w:val="none" w:sz="0" w:space="0" w:color="auto"/>
                <w:left w:val="none" w:sz="0" w:space="0" w:color="auto"/>
                <w:bottom w:val="none" w:sz="0" w:space="0" w:color="auto"/>
                <w:right w:val="none" w:sz="0" w:space="0" w:color="auto"/>
              </w:divBdr>
            </w:div>
            <w:div w:id="1125003874">
              <w:marLeft w:val="0"/>
              <w:marRight w:val="0"/>
              <w:marTop w:val="0"/>
              <w:marBottom w:val="0"/>
              <w:divBdr>
                <w:top w:val="none" w:sz="0" w:space="0" w:color="auto"/>
                <w:left w:val="none" w:sz="0" w:space="0" w:color="auto"/>
                <w:bottom w:val="none" w:sz="0" w:space="0" w:color="auto"/>
                <w:right w:val="none" w:sz="0" w:space="0" w:color="auto"/>
              </w:divBdr>
            </w:div>
            <w:div w:id="1343514506">
              <w:marLeft w:val="0"/>
              <w:marRight w:val="0"/>
              <w:marTop w:val="0"/>
              <w:marBottom w:val="0"/>
              <w:divBdr>
                <w:top w:val="none" w:sz="0" w:space="0" w:color="auto"/>
                <w:left w:val="none" w:sz="0" w:space="0" w:color="auto"/>
                <w:bottom w:val="none" w:sz="0" w:space="0" w:color="auto"/>
                <w:right w:val="none" w:sz="0" w:space="0" w:color="auto"/>
              </w:divBdr>
            </w:div>
            <w:div w:id="1358776195">
              <w:marLeft w:val="0"/>
              <w:marRight w:val="0"/>
              <w:marTop w:val="0"/>
              <w:marBottom w:val="0"/>
              <w:divBdr>
                <w:top w:val="none" w:sz="0" w:space="0" w:color="auto"/>
                <w:left w:val="none" w:sz="0" w:space="0" w:color="auto"/>
                <w:bottom w:val="none" w:sz="0" w:space="0" w:color="auto"/>
                <w:right w:val="none" w:sz="0" w:space="0" w:color="auto"/>
              </w:divBdr>
            </w:div>
          </w:divsChild>
        </w:div>
        <w:div w:id="1582376318">
          <w:marLeft w:val="0"/>
          <w:marRight w:val="0"/>
          <w:marTop w:val="0"/>
          <w:marBottom w:val="0"/>
          <w:divBdr>
            <w:top w:val="none" w:sz="0" w:space="0" w:color="auto"/>
            <w:left w:val="none" w:sz="0" w:space="0" w:color="auto"/>
            <w:bottom w:val="none" w:sz="0" w:space="0" w:color="auto"/>
            <w:right w:val="none" w:sz="0" w:space="0" w:color="auto"/>
          </w:divBdr>
          <w:divsChild>
            <w:div w:id="352001309">
              <w:marLeft w:val="0"/>
              <w:marRight w:val="0"/>
              <w:marTop w:val="0"/>
              <w:marBottom w:val="0"/>
              <w:divBdr>
                <w:top w:val="none" w:sz="0" w:space="0" w:color="auto"/>
                <w:left w:val="none" w:sz="0" w:space="0" w:color="auto"/>
                <w:bottom w:val="none" w:sz="0" w:space="0" w:color="auto"/>
                <w:right w:val="none" w:sz="0" w:space="0" w:color="auto"/>
              </w:divBdr>
            </w:div>
            <w:div w:id="481850906">
              <w:marLeft w:val="0"/>
              <w:marRight w:val="0"/>
              <w:marTop w:val="0"/>
              <w:marBottom w:val="0"/>
              <w:divBdr>
                <w:top w:val="none" w:sz="0" w:space="0" w:color="auto"/>
                <w:left w:val="none" w:sz="0" w:space="0" w:color="auto"/>
                <w:bottom w:val="none" w:sz="0" w:space="0" w:color="auto"/>
                <w:right w:val="none" w:sz="0" w:space="0" w:color="auto"/>
              </w:divBdr>
            </w:div>
            <w:div w:id="858736215">
              <w:marLeft w:val="0"/>
              <w:marRight w:val="0"/>
              <w:marTop w:val="0"/>
              <w:marBottom w:val="0"/>
              <w:divBdr>
                <w:top w:val="none" w:sz="0" w:space="0" w:color="auto"/>
                <w:left w:val="none" w:sz="0" w:space="0" w:color="auto"/>
                <w:bottom w:val="none" w:sz="0" w:space="0" w:color="auto"/>
                <w:right w:val="none" w:sz="0" w:space="0" w:color="auto"/>
              </w:divBdr>
            </w:div>
            <w:div w:id="971323011">
              <w:marLeft w:val="0"/>
              <w:marRight w:val="0"/>
              <w:marTop w:val="0"/>
              <w:marBottom w:val="0"/>
              <w:divBdr>
                <w:top w:val="none" w:sz="0" w:space="0" w:color="auto"/>
                <w:left w:val="none" w:sz="0" w:space="0" w:color="auto"/>
                <w:bottom w:val="none" w:sz="0" w:space="0" w:color="auto"/>
                <w:right w:val="none" w:sz="0" w:space="0" w:color="auto"/>
              </w:divBdr>
            </w:div>
            <w:div w:id="1361200795">
              <w:marLeft w:val="0"/>
              <w:marRight w:val="0"/>
              <w:marTop w:val="0"/>
              <w:marBottom w:val="0"/>
              <w:divBdr>
                <w:top w:val="none" w:sz="0" w:space="0" w:color="auto"/>
                <w:left w:val="none" w:sz="0" w:space="0" w:color="auto"/>
                <w:bottom w:val="none" w:sz="0" w:space="0" w:color="auto"/>
                <w:right w:val="none" w:sz="0" w:space="0" w:color="auto"/>
              </w:divBdr>
            </w:div>
            <w:div w:id="1701053059">
              <w:marLeft w:val="0"/>
              <w:marRight w:val="0"/>
              <w:marTop w:val="0"/>
              <w:marBottom w:val="0"/>
              <w:divBdr>
                <w:top w:val="none" w:sz="0" w:space="0" w:color="auto"/>
                <w:left w:val="none" w:sz="0" w:space="0" w:color="auto"/>
                <w:bottom w:val="none" w:sz="0" w:space="0" w:color="auto"/>
                <w:right w:val="none" w:sz="0" w:space="0" w:color="auto"/>
              </w:divBdr>
            </w:div>
            <w:div w:id="1794862374">
              <w:marLeft w:val="0"/>
              <w:marRight w:val="0"/>
              <w:marTop w:val="0"/>
              <w:marBottom w:val="0"/>
              <w:divBdr>
                <w:top w:val="none" w:sz="0" w:space="0" w:color="auto"/>
                <w:left w:val="none" w:sz="0" w:space="0" w:color="auto"/>
                <w:bottom w:val="none" w:sz="0" w:space="0" w:color="auto"/>
                <w:right w:val="none" w:sz="0" w:space="0" w:color="auto"/>
              </w:divBdr>
            </w:div>
            <w:div w:id="204158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20054">
      <w:bodyDiv w:val="1"/>
      <w:marLeft w:val="0"/>
      <w:marRight w:val="0"/>
      <w:marTop w:val="0"/>
      <w:marBottom w:val="0"/>
      <w:divBdr>
        <w:top w:val="none" w:sz="0" w:space="0" w:color="auto"/>
        <w:left w:val="none" w:sz="0" w:space="0" w:color="auto"/>
        <w:bottom w:val="none" w:sz="0" w:space="0" w:color="auto"/>
        <w:right w:val="none" w:sz="0" w:space="0" w:color="auto"/>
      </w:divBdr>
    </w:div>
    <w:div w:id="1013604060">
      <w:bodyDiv w:val="1"/>
      <w:marLeft w:val="0"/>
      <w:marRight w:val="0"/>
      <w:marTop w:val="0"/>
      <w:marBottom w:val="0"/>
      <w:divBdr>
        <w:top w:val="none" w:sz="0" w:space="0" w:color="auto"/>
        <w:left w:val="none" w:sz="0" w:space="0" w:color="auto"/>
        <w:bottom w:val="none" w:sz="0" w:space="0" w:color="auto"/>
        <w:right w:val="none" w:sz="0" w:space="0" w:color="auto"/>
      </w:divBdr>
    </w:div>
    <w:div w:id="1014529537">
      <w:bodyDiv w:val="1"/>
      <w:marLeft w:val="0"/>
      <w:marRight w:val="0"/>
      <w:marTop w:val="0"/>
      <w:marBottom w:val="0"/>
      <w:divBdr>
        <w:top w:val="none" w:sz="0" w:space="0" w:color="auto"/>
        <w:left w:val="none" w:sz="0" w:space="0" w:color="auto"/>
        <w:bottom w:val="none" w:sz="0" w:space="0" w:color="auto"/>
        <w:right w:val="none" w:sz="0" w:space="0" w:color="auto"/>
      </w:divBdr>
    </w:div>
    <w:div w:id="1015811889">
      <w:bodyDiv w:val="1"/>
      <w:marLeft w:val="0"/>
      <w:marRight w:val="0"/>
      <w:marTop w:val="0"/>
      <w:marBottom w:val="0"/>
      <w:divBdr>
        <w:top w:val="none" w:sz="0" w:space="0" w:color="auto"/>
        <w:left w:val="none" w:sz="0" w:space="0" w:color="auto"/>
        <w:bottom w:val="none" w:sz="0" w:space="0" w:color="auto"/>
        <w:right w:val="none" w:sz="0" w:space="0" w:color="auto"/>
      </w:divBdr>
    </w:div>
    <w:div w:id="1017462268">
      <w:bodyDiv w:val="1"/>
      <w:marLeft w:val="0"/>
      <w:marRight w:val="0"/>
      <w:marTop w:val="0"/>
      <w:marBottom w:val="0"/>
      <w:divBdr>
        <w:top w:val="none" w:sz="0" w:space="0" w:color="auto"/>
        <w:left w:val="none" w:sz="0" w:space="0" w:color="auto"/>
        <w:bottom w:val="none" w:sz="0" w:space="0" w:color="auto"/>
        <w:right w:val="none" w:sz="0" w:space="0" w:color="auto"/>
      </w:divBdr>
    </w:div>
    <w:div w:id="1018312288">
      <w:bodyDiv w:val="1"/>
      <w:marLeft w:val="0"/>
      <w:marRight w:val="0"/>
      <w:marTop w:val="0"/>
      <w:marBottom w:val="0"/>
      <w:divBdr>
        <w:top w:val="none" w:sz="0" w:space="0" w:color="auto"/>
        <w:left w:val="none" w:sz="0" w:space="0" w:color="auto"/>
        <w:bottom w:val="none" w:sz="0" w:space="0" w:color="auto"/>
        <w:right w:val="none" w:sz="0" w:space="0" w:color="auto"/>
      </w:divBdr>
    </w:div>
    <w:div w:id="1018848274">
      <w:bodyDiv w:val="1"/>
      <w:marLeft w:val="0"/>
      <w:marRight w:val="0"/>
      <w:marTop w:val="0"/>
      <w:marBottom w:val="0"/>
      <w:divBdr>
        <w:top w:val="none" w:sz="0" w:space="0" w:color="auto"/>
        <w:left w:val="none" w:sz="0" w:space="0" w:color="auto"/>
        <w:bottom w:val="none" w:sz="0" w:space="0" w:color="auto"/>
        <w:right w:val="none" w:sz="0" w:space="0" w:color="auto"/>
      </w:divBdr>
    </w:div>
    <w:div w:id="1028410980">
      <w:bodyDiv w:val="1"/>
      <w:marLeft w:val="0"/>
      <w:marRight w:val="0"/>
      <w:marTop w:val="0"/>
      <w:marBottom w:val="0"/>
      <w:divBdr>
        <w:top w:val="none" w:sz="0" w:space="0" w:color="auto"/>
        <w:left w:val="none" w:sz="0" w:space="0" w:color="auto"/>
        <w:bottom w:val="none" w:sz="0" w:space="0" w:color="auto"/>
        <w:right w:val="none" w:sz="0" w:space="0" w:color="auto"/>
      </w:divBdr>
    </w:div>
    <w:div w:id="1033193038">
      <w:bodyDiv w:val="1"/>
      <w:marLeft w:val="0"/>
      <w:marRight w:val="0"/>
      <w:marTop w:val="0"/>
      <w:marBottom w:val="0"/>
      <w:divBdr>
        <w:top w:val="none" w:sz="0" w:space="0" w:color="auto"/>
        <w:left w:val="none" w:sz="0" w:space="0" w:color="auto"/>
        <w:bottom w:val="none" w:sz="0" w:space="0" w:color="auto"/>
        <w:right w:val="none" w:sz="0" w:space="0" w:color="auto"/>
      </w:divBdr>
    </w:div>
    <w:div w:id="1033380220">
      <w:bodyDiv w:val="1"/>
      <w:marLeft w:val="0"/>
      <w:marRight w:val="0"/>
      <w:marTop w:val="0"/>
      <w:marBottom w:val="0"/>
      <w:divBdr>
        <w:top w:val="none" w:sz="0" w:space="0" w:color="auto"/>
        <w:left w:val="none" w:sz="0" w:space="0" w:color="auto"/>
        <w:bottom w:val="none" w:sz="0" w:space="0" w:color="auto"/>
        <w:right w:val="none" w:sz="0" w:space="0" w:color="auto"/>
      </w:divBdr>
    </w:div>
    <w:div w:id="1034886081">
      <w:bodyDiv w:val="1"/>
      <w:marLeft w:val="0"/>
      <w:marRight w:val="0"/>
      <w:marTop w:val="0"/>
      <w:marBottom w:val="0"/>
      <w:divBdr>
        <w:top w:val="none" w:sz="0" w:space="0" w:color="auto"/>
        <w:left w:val="none" w:sz="0" w:space="0" w:color="auto"/>
        <w:bottom w:val="none" w:sz="0" w:space="0" w:color="auto"/>
        <w:right w:val="none" w:sz="0" w:space="0" w:color="auto"/>
      </w:divBdr>
    </w:div>
    <w:div w:id="1036735575">
      <w:bodyDiv w:val="1"/>
      <w:marLeft w:val="0"/>
      <w:marRight w:val="0"/>
      <w:marTop w:val="0"/>
      <w:marBottom w:val="0"/>
      <w:divBdr>
        <w:top w:val="none" w:sz="0" w:space="0" w:color="auto"/>
        <w:left w:val="none" w:sz="0" w:space="0" w:color="auto"/>
        <w:bottom w:val="none" w:sz="0" w:space="0" w:color="auto"/>
        <w:right w:val="none" w:sz="0" w:space="0" w:color="auto"/>
      </w:divBdr>
    </w:div>
    <w:div w:id="1043754365">
      <w:bodyDiv w:val="1"/>
      <w:marLeft w:val="0"/>
      <w:marRight w:val="0"/>
      <w:marTop w:val="0"/>
      <w:marBottom w:val="0"/>
      <w:divBdr>
        <w:top w:val="none" w:sz="0" w:space="0" w:color="auto"/>
        <w:left w:val="none" w:sz="0" w:space="0" w:color="auto"/>
        <w:bottom w:val="none" w:sz="0" w:space="0" w:color="auto"/>
        <w:right w:val="none" w:sz="0" w:space="0" w:color="auto"/>
      </w:divBdr>
      <w:divsChild>
        <w:div w:id="127165959">
          <w:marLeft w:val="0"/>
          <w:marRight w:val="0"/>
          <w:marTop w:val="0"/>
          <w:marBottom w:val="0"/>
          <w:divBdr>
            <w:top w:val="none" w:sz="0" w:space="0" w:color="auto"/>
            <w:left w:val="none" w:sz="0" w:space="0" w:color="auto"/>
            <w:bottom w:val="none" w:sz="0" w:space="0" w:color="auto"/>
            <w:right w:val="none" w:sz="0" w:space="0" w:color="auto"/>
          </w:divBdr>
          <w:divsChild>
            <w:div w:id="541599860">
              <w:marLeft w:val="0"/>
              <w:marRight w:val="0"/>
              <w:marTop w:val="0"/>
              <w:marBottom w:val="0"/>
              <w:divBdr>
                <w:top w:val="none" w:sz="0" w:space="0" w:color="auto"/>
                <w:left w:val="none" w:sz="0" w:space="0" w:color="auto"/>
                <w:bottom w:val="none" w:sz="0" w:space="0" w:color="auto"/>
                <w:right w:val="none" w:sz="0" w:space="0" w:color="auto"/>
              </w:divBdr>
            </w:div>
          </w:divsChild>
        </w:div>
        <w:div w:id="548877453">
          <w:marLeft w:val="0"/>
          <w:marRight w:val="0"/>
          <w:marTop w:val="0"/>
          <w:marBottom w:val="0"/>
          <w:divBdr>
            <w:top w:val="none" w:sz="0" w:space="0" w:color="auto"/>
            <w:left w:val="none" w:sz="0" w:space="0" w:color="auto"/>
            <w:bottom w:val="none" w:sz="0" w:space="0" w:color="auto"/>
            <w:right w:val="none" w:sz="0" w:space="0" w:color="auto"/>
          </w:divBdr>
          <w:divsChild>
            <w:div w:id="873687508">
              <w:marLeft w:val="0"/>
              <w:marRight w:val="0"/>
              <w:marTop w:val="0"/>
              <w:marBottom w:val="0"/>
              <w:divBdr>
                <w:top w:val="none" w:sz="0" w:space="0" w:color="auto"/>
                <w:left w:val="none" w:sz="0" w:space="0" w:color="auto"/>
                <w:bottom w:val="none" w:sz="0" w:space="0" w:color="auto"/>
                <w:right w:val="none" w:sz="0" w:space="0" w:color="auto"/>
              </w:divBdr>
            </w:div>
          </w:divsChild>
        </w:div>
        <w:div w:id="606544839">
          <w:marLeft w:val="0"/>
          <w:marRight w:val="0"/>
          <w:marTop w:val="0"/>
          <w:marBottom w:val="0"/>
          <w:divBdr>
            <w:top w:val="none" w:sz="0" w:space="0" w:color="auto"/>
            <w:left w:val="none" w:sz="0" w:space="0" w:color="auto"/>
            <w:bottom w:val="none" w:sz="0" w:space="0" w:color="auto"/>
            <w:right w:val="none" w:sz="0" w:space="0" w:color="auto"/>
          </w:divBdr>
          <w:divsChild>
            <w:div w:id="948511287">
              <w:marLeft w:val="0"/>
              <w:marRight w:val="0"/>
              <w:marTop w:val="0"/>
              <w:marBottom w:val="0"/>
              <w:divBdr>
                <w:top w:val="none" w:sz="0" w:space="0" w:color="auto"/>
                <w:left w:val="none" w:sz="0" w:space="0" w:color="auto"/>
                <w:bottom w:val="none" w:sz="0" w:space="0" w:color="auto"/>
                <w:right w:val="none" w:sz="0" w:space="0" w:color="auto"/>
              </w:divBdr>
            </w:div>
          </w:divsChild>
        </w:div>
        <w:div w:id="1939944997">
          <w:marLeft w:val="0"/>
          <w:marRight w:val="0"/>
          <w:marTop w:val="0"/>
          <w:marBottom w:val="0"/>
          <w:divBdr>
            <w:top w:val="none" w:sz="0" w:space="0" w:color="auto"/>
            <w:left w:val="none" w:sz="0" w:space="0" w:color="auto"/>
            <w:bottom w:val="none" w:sz="0" w:space="0" w:color="auto"/>
            <w:right w:val="none" w:sz="0" w:space="0" w:color="auto"/>
          </w:divBdr>
          <w:divsChild>
            <w:div w:id="186046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39488">
      <w:bodyDiv w:val="1"/>
      <w:marLeft w:val="0"/>
      <w:marRight w:val="0"/>
      <w:marTop w:val="0"/>
      <w:marBottom w:val="0"/>
      <w:divBdr>
        <w:top w:val="none" w:sz="0" w:space="0" w:color="auto"/>
        <w:left w:val="none" w:sz="0" w:space="0" w:color="auto"/>
        <w:bottom w:val="none" w:sz="0" w:space="0" w:color="auto"/>
        <w:right w:val="none" w:sz="0" w:space="0" w:color="auto"/>
      </w:divBdr>
    </w:div>
    <w:div w:id="1062018785">
      <w:bodyDiv w:val="1"/>
      <w:marLeft w:val="0"/>
      <w:marRight w:val="0"/>
      <w:marTop w:val="0"/>
      <w:marBottom w:val="0"/>
      <w:divBdr>
        <w:top w:val="none" w:sz="0" w:space="0" w:color="auto"/>
        <w:left w:val="none" w:sz="0" w:space="0" w:color="auto"/>
        <w:bottom w:val="none" w:sz="0" w:space="0" w:color="auto"/>
        <w:right w:val="none" w:sz="0" w:space="0" w:color="auto"/>
      </w:divBdr>
      <w:divsChild>
        <w:div w:id="551307227">
          <w:marLeft w:val="0"/>
          <w:marRight w:val="0"/>
          <w:marTop w:val="0"/>
          <w:marBottom w:val="0"/>
          <w:divBdr>
            <w:top w:val="none" w:sz="0" w:space="0" w:color="auto"/>
            <w:left w:val="none" w:sz="0" w:space="0" w:color="auto"/>
            <w:bottom w:val="none" w:sz="0" w:space="0" w:color="auto"/>
            <w:right w:val="none" w:sz="0" w:space="0" w:color="auto"/>
          </w:divBdr>
        </w:div>
      </w:divsChild>
    </w:div>
    <w:div w:id="1067605228">
      <w:bodyDiv w:val="1"/>
      <w:marLeft w:val="0"/>
      <w:marRight w:val="0"/>
      <w:marTop w:val="0"/>
      <w:marBottom w:val="0"/>
      <w:divBdr>
        <w:top w:val="none" w:sz="0" w:space="0" w:color="auto"/>
        <w:left w:val="none" w:sz="0" w:space="0" w:color="auto"/>
        <w:bottom w:val="none" w:sz="0" w:space="0" w:color="auto"/>
        <w:right w:val="none" w:sz="0" w:space="0" w:color="auto"/>
      </w:divBdr>
    </w:div>
    <w:div w:id="1070886594">
      <w:bodyDiv w:val="1"/>
      <w:marLeft w:val="0"/>
      <w:marRight w:val="0"/>
      <w:marTop w:val="0"/>
      <w:marBottom w:val="0"/>
      <w:divBdr>
        <w:top w:val="none" w:sz="0" w:space="0" w:color="auto"/>
        <w:left w:val="none" w:sz="0" w:space="0" w:color="auto"/>
        <w:bottom w:val="none" w:sz="0" w:space="0" w:color="auto"/>
        <w:right w:val="none" w:sz="0" w:space="0" w:color="auto"/>
      </w:divBdr>
    </w:div>
    <w:div w:id="1072040777">
      <w:bodyDiv w:val="1"/>
      <w:marLeft w:val="0"/>
      <w:marRight w:val="0"/>
      <w:marTop w:val="0"/>
      <w:marBottom w:val="0"/>
      <w:divBdr>
        <w:top w:val="none" w:sz="0" w:space="0" w:color="auto"/>
        <w:left w:val="none" w:sz="0" w:space="0" w:color="auto"/>
        <w:bottom w:val="none" w:sz="0" w:space="0" w:color="auto"/>
        <w:right w:val="none" w:sz="0" w:space="0" w:color="auto"/>
      </w:divBdr>
    </w:div>
    <w:div w:id="1078361902">
      <w:bodyDiv w:val="1"/>
      <w:marLeft w:val="0"/>
      <w:marRight w:val="0"/>
      <w:marTop w:val="0"/>
      <w:marBottom w:val="0"/>
      <w:divBdr>
        <w:top w:val="none" w:sz="0" w:space="0" w:color="auto"/>
        <w:left w:val="none" w:sz="0" w:space="0" w:color="auto"/>
        <w:bottom w:val="none" w:sz="0" w:space="0" w:color="auto"/>
        <w:right w:val="none" w:sz="0" w:space="0" w:color="auto"/>
      </w:divBdr>
    </w:div>
    <w:div w:id="1079669944">
      <w:bodyDiv w:val="1"/>
      <w:marLeft w:val="0"/>
      <w:marRight w:val="0"/>
      <w:marTop w:val="0"/>
      <w:marBottom w:val="0"/>
      <w:divBdr>
        <w:top w:val="none" w:sz="0" w:space="0" w:color="auto"/>
        <w:left w:val="none" w:sz="0" w:space="0" w:color="auto"/>
        <w:bottom w:val="none" w:sz="0" w:space="0" w:color="auto"/>
        <w:right w:val="none" w:sz="0" w:space="0" w:color="auto"/>
      </w:divBdr>
    </w:div>
    <w:div w:id="1084499708">
      <w:bodyDiv w:val="1"/>
      <w:marLeft w:val="0"/>
      <w:marRight w:val="0"/>
      <w:marTop w:val="0"/>
      <w:marBottom w:val="0"/>
      <w:divBdr>
        <w:top w:val="none" w:sz="0" w:space="0" w:color="auto"/>
        <w:left w:val="none" w:sz="0" w:space="0" w:color="auto"/>
        <w:bottom w:val="none" w:sz="0" w:space="0" w:color="auto"/>
        <w:right w:val="none" w:sz="0" w:space="0" w:color="auto"/>
      </w:divBdr>
    </w:div>
    <w:div w:id="1089933032">
      <w:bodyDiv w:val="1"/>
      <w:marLeft w:val="0"/>
      <w:marRight w:val="0"/>
      <w:marTop w:val="0"/>
      <w:marBottom w:val="0"/>
      <w:divBdr>
        <w:top w:val="none" w:sz="0" w:space="0" w:color="auto"/>
        <w:left w:val="none" w:sz="0" w:space="0" w:color="auto"/>
        <w:bottom w:val="none" w:sz="0" w:space="0" w:color="auto"/>
        <w:right w:val="none" w:sz="0" w:space="0" w:color="auto"/>
      </w:divBdr>
    </w:div>
    <w:div w:id="1095132856">
      <w:bodyDiv w:val="1"/>
      <w:marLeft w:val="0"/>
      <w:marRight w:val="0"/>
      <w:marTop w:val="0"/>
      <w:marBottom w:val="0"/>
      <w:divBdr>
        <w:top w:val="none" w:sz="0" w:space="0" w:color="auto"/>
        <w:left w:val="none" w:sz="0" w:space="0" w:color="auto"/>
        <w:bottom w:val="none" w:sz="0" w:space="0" w:color="auto"/>
        <w:right w:val="none" w:sz="0" w:space="0" w:color="auto"/>
      </w:divBdr>
    </w:div>
    <w:div w:id="1095513301">
      <w:bodyDiv w:val="1"/>
      <w:marLeft w:val="0"/>
      <w:marRight w:val="0"/>
      <w:marTop w:val="0"/>
      <w:marBottom w:val="0"/>
      <w:divBdr>
        <w:top w:val="none" w:sz="0" w:space="0" w:color="auto"/>
        <w:left w:val="none" w:sz="0" w:space="0" w:color="auto"/>
        <w:bottom w:val="none" w:sz="0" w:space="0" w:color="auto"/>
        <w:right w:val="none" w:sz="0" w:space="0" w:color="auto"/>
      </w:divBdr>
    </w:div>
    <w:div w:id="1107777320">
      <w:bodyDiv w:val="1"/>
      <w:marLeft w:val="0"/>
      <w:marRight w:val="0"/>
      <w:marTop w:val="0"/>
      <w:marBottom w:val="0"/>
      <w:divBdr>
        <w:top w:val="none" w:sz="0" w:space="0" w:color="auto"/>
        <w:left w:val="none" w:sz="0" w:space="0" w:color="auto"/>
        <w:bottom w:val="none" w:sz="0" w:space="0" w:color="auto"/>
        <w:right w:val="none" w:sz="0" w:space="0" w:color="auto"/>
      </w:divBdr>
    </w:div>
    <w:div w:id="1109819285">
      <w:bodyDiv w:val="1"/>
      <w:marLeft w:val="0"/>
      <w:marRight w:val="0"/>
      <w:marTop w:val="0"/>
      <w:marBottom w:val="0"/>
      <w:divBdr>
        <w:top w:val="none" w:sz="0" w:space="0" w:color="auto"/>
        <w:left w:val="none" w:sz="0" w:space="0" w:color="auto"/>
        <w:bottom w:val="none" w:sz="0" w:space="0" w:color="auto"/>
        <w:right w:val="none" w:sz="0" w:space="0" w:color="auto"/>
      </w:divBdr>
    </w:div>
    <w:div w:id="1112359479">
      <w:bodyDiv w:val="1"/>
      <w:marLeft w:val="0"/>
      <w:marRight w:val="0"/>
      <w:marTop w:val="0"/>
      <w:marBottom w:val="0"/>
      <w:divBdr>
        <w:top w:val="none" w:sz="0" w:space="0" w:color="auto"/>
        <w:left w:val="none" w:sz="0" w:space="0" w:color="auto"/>
        <w:bottom w:val="none" w:sz="0" w:space="0" w:color="auto"/>
        <w:right w:val="none" w:sz="0" w:space="0" w:color="auto"/>
      </w:divBdr>
    </w:div>
    <w:div w:id="1120489685">
      <w:bodyDiv w:val="1"/>
      <w:marLeft w:val="0"/>
      <w:marRight w:val="0"/>
      <w:marTop w:val="0"/>
      <w:marBottom w:val="0"/>
      <w:divBdr>
        <w:top w:val="none" w:sz="0" w:space="0" w:color="auto"/>
        <w:left w:val="none" w:sz="0" w:space="0" w:color="auto"/>
        <w:bottom w:val="none" w:sz="0" w:space="0" w:color="auto"/>
        <w:right w:val="none" w:sz="0" w:space="0" w:color="auto"/>
      </w:divBdr>
    </w:div>
    <w:div w:id="1123890065">
      <w:bodyDiv w:val="1"/>
      <w:marLeft w:val="0"/>
      <w:marRight w:val="0"/>
      <w:marTop w:val="0"/>
      <w:marBottom w:val="0"/>
      <w:divBdr>
        <w:top w:val="none" w:sz="0" w:space="0" w:color="auto"/>
        <w:left w:val="none" w:sz="0" w:space="0" w:color="auto"/>
        <w:bottom w:val="none" w:sz="0" w:space="0" w:color="auto"/>
        <w:right w:val="none" w:sz="0" w:space="0" w:color="auto"/>
      </w:divBdr>
    </w:div>
    <w:div w:id="1129515880">
      <w:bodyDiv w:val="1"/>
      <w:marLeft w:val="0"/>
      <w:marRight w:val="0"/>
      <w:marTop w:val="0"/>
      <w:marBottom w:val="0"/>
      <w:divBdr>
        <w:top w:val="none" w:sz="0" w:space="0" w:color="auto"/>
        <w:left w:val="none" w:sz="0" w:space="0" w:color="auto"/>
        <w:bottom w:val="none" w:sz="0" w:space="0" w:color="auto"/>
        <w:right w:val="none" w:sz="0" w:space="0" w:color="auto"/>
      </w:divBdr>
    </w:div>
    <w:div w:id="1134525488">
      <w:bodyDiv w:val="1"/>
      <w:marLeft w:val="0"/>
      <w:marRight w:val="0"/>
      <w:marTop w:val="0"/>
      <w:marBottom w:val="0"/>
      <w:divBdr>
        <w:top w:val="none" w:sz="0" w:space="0" w:color="auto"/>
        <w:left w:val="none" w:sz="0" w:space="0" w:color="auto"/>
        <w:bottom w:val="none" w:sz="0" w:space="0" w:color="auto"/>
        <w:right w:val="none" w:sz="0" w:space="0" w:color="auto"/>
      </w:divBdr>
    </w:div>
    <w:div w:id="1144664840">
      <w:bodyDiv w:val="1"/>
      <w:marLeft w:val="0"/>
      <w:marRight w:val="0"/>
      <w:marTop w:val="0"/>
      <w:marBottom w:val="0"/>
      <w:divBdr>
        <w:top w:val="none" w:sz="0" w:space="0" w:color="auto"/>
        <w:left w:val="none" w:sz="0" w:space="0" w:color="auto"/>
        <w:bottom w:val="none" w:sz="0" w:space="0" w:color="auto"/>
        <w:right w:val="none" w:sz="0" w:space="0" w:color="auto"/>
      </w:divBdr>
    </w:div>
    <w:div w:id="1155611861">
      <w:bodyDiv w:val="1"/>
      <w:marLeft w:val="0"/>
      <w:marRight w:val="0"/>
      <w:marTop w:val="0"/>
      <w:marBottom w:val="0"/>
      <w:divBdr>
        <w:top w:val="none" w:sz="0" w:space="0" w:color="auto"/>
        <w:left w:val="none" w:sz="0" w:space="0" w:color="auto"/>
        <w:bottom w:val="none" w:sz="0" w:space="0" w:color="auto"/>
        <w:right w:val="none" w:sz="0" w:space="0" w:color="auto"/>
      </w:divBdr>
    </w:div>
    <w:div w:id="1160383985">
      <w:bodyDiv w:val="1"/>
      <w:marLeft w:val="0"/>
      <w:marRight w:val="0"/>
      <w:marTop w:val="0"/>
      <w:marBottom w:val="0"/>
      <w:divBdr>
        <w:top w:val="none" w:sz="0" w:space="0" w:color="auto"/>
        <w:left w:val="none" w:sz="0" w:space="0" w:color="auto"/>
        <w:bottom w:val="none" w:sz="0" w:space="0" w:color="auto"/>
        <w:right w:val="none" w:sz="0" w:space="0" w:color="auto"/>
      </w:divBdr>
    </w:div>
    <w:div w:id="1164666019">
      <w:bodyDiv w:val="1"/>
      <w:marLeft w:val="0"/>
      <w:marRight w:val="0"/>
      <w:marTop w:val="0"/>
      <w:marBottom w:val="0"/>
      <w:divBdr>
        <w:top w:val="none" w:sz="0" w:space="0" w:color="auto"/>
        <w:left w:val="none" w:sz="0" w:space="0" w:color="auto"/>
        <w:bottom w:val="none" w:sz="0" w:space="0" w:color="auto"/>
        <w:right w:val="none" w:sz="0" w:space="0" w:color="auto"/>
      </w:divBdr>
    </w:div>
    <w:div w:id="1166280959">
      <w:bodyDiv w:val="1"/>
      <w:marLeft w:val="0"/>
      <w:marRight w:val="0"/>
      <w:marTop w:val="0"/>
      <w:marBottom w:val="0"/>
      <w:divBdr>
        <w:top w:val="none" w:sz="0" w:space="0" w:color="auto"/>
        <w:left w:val="none" w:sz="0" w:space="0" w:color="auto"/>
        <w:bottom w:val="none" w:sz="0" w:space="0" w:color="auto"/>
        <w:right w:val="none" w:sz="0" w:space="0" w:color="auto"/>
      </w:divBdr>
    </w:div>
    <w:div w:id="1167943869">
      <w:bodyDiv w:val="1"/>
      <w:marLeft w:val="0"/>
      <w:marRight w:val="0"/>
      <w:marTop w:val="0"/>
      <w:marBottom w:val="0"/>
      <w:divBdr>
        <w:top w:val="none" w:sz="0" w:space="0" w:color="auto"/>
        <w:left w:val="none" w:sz="0" w:space="0" w:color="auto"/>
        <w:bottom w:val="none" w:sz="0" w:space="0" w:color="auto"/>
        <w:right w:val="none" w:sz="0" w:space="0" w:color="auto"/>
      </w:divBdr>
    </w:div>
    <w:div w:id="1174227636">
      <w:bodyDiv w:val="1"/>
      <w:marLeft w:val="0"/>
      <w:marRight w:val="0"/>
      <w:marTop w:val="0"/>
      <w:marBottom w:val="0"/>
      <w:divBdr>
        <w:top w:val="none" w:sz="0" w:space="0" w:color="auto"/>
        <w:left w:val="none" w:sz="0" w:space="0" w:color="auto"/>
        <w:bottom w:val="none" w:sz="0" w:space="0" w:color="auto"/>
        <w:right w:val="none" w:sz="0" w:space="0" w:color="auto"/>
      </w:divBdr>
    </w:div>
    <w:div w:id="1174489572">
      <w:bodyDiv w:val="1"/>
      <w:marLeft w:val="0"/>
      <w:marRight w:val="0"/>
      <w:marTop w:val="0"/>
      <w:marBottom w:val="0"/>
      <w:divBdr>
        <w:top w:val="none" w:sz="0" w:space="0" w:color="auto"/>
        <w:left w:val="none" w:sz="0" w:space="0" w:color="auto"/>
        <w:bottom w:val="none" w:sz="0" w:space="0" w:color="auto"/>
        <w:right w:val="none" w:sz="0" w:space="0" w:color="auto"/>
      </w:divBdr>
    </w:div>
    <w:div w:id="1186018123">
      <w:bodyDiv w:val="1"/>
      <w:marLeft w:val="0"/>
      <w:marRight w:val="0"/>
      <w:marTop w:val="0"/>
      <w:marBottom w:val="0"/>
      <w:divBdr>
        <w:top w:val="none" w:sz="0" w:space="0" w:color="auto"/>
        <w:left w:val="none" w:sz="0" w:space="0" w:color="auto"/>
        <w:bottom w:val="none" w:sz="0" w:space="0" w:color="auto"/>
        <w:right w:val="none" w:sz="0" w:space="0" w:color="auto"/>
      </w:divBdr>
    </w:div>
    <w:div w:id="1192105700">
      <w:bodyDiv w:val="1"/>
      <w:marLeft w:val="0"/>
      <w:marRight w:val="0"/>
      <w:marTop w:val="0"/>
      <w:marBottom w:val="0"/>
      <w:divBdr>
        <w:top w:val="none" w:sz="0" w:space="0" w:color="auto"/>
        <w:left w:val="none" w:sz="0" w:space="0" w:color="auto"/>
        <w:bottom w:val="none" w:sz="0" w:space="0" w:color="auto"/>
        <w:right w:val="none" w:sz="0" w:space="0" w:color="auto"/>
      </w:divBdr>
    </w:div>
    <w:div w:id="1197044040">
      <w:bodyDiv w:val="1"/>
      <w:marLeft w:val="0"/>
      <w:marRight w:val="0"/>
      <w:marTop w:val="0"/>
      <w:marBottom w:val="0"/>
      <w:divBdr>
        <w:top w:val="none" w:sz="0" w:space="0" w:color="auto"/>
        <w:left w:val="none" w:sz="0" w:space="0" w:color="auto"/>
        <w:bottom w:val="none" w:sz="0" w:space="0" w:color="auto"/>
        <w:right w:val="none" w:sz="0" w:space="0" w:color="auto"/>
      </w:divBdr>
    </w:div>
    <w:div w:id="1200968621">
      <w:bodyDiv w:val="1"/>
      <w:marLeft w:val="0"/>
      <w:marRight w:val="0"/>
      <w:marTop w:val="0"/>
      <w:marBottom w:val="0"/>
      <w:divBdr>
        <w:top w:val="none" w:sz="0" w:space="0" w:color="auto"/>
        <w:left w:val="none" w:sz="0" w:space="0" w:color="auto"/>
        <w:bottom w:val="none" w:sz="0" w:space="0" w:color="auto"/>
        <w:right w:val="none" w:sz="0" w:space="0" w:color="auto"/>
      </w:divBdr>
    </w:div>
    <w:div w:id="1213809157">
      <w:bodyDiv w:val="1"/>
      <w:marLeft w:val="0"/>
      <w:marRight w:val="0"/>
      <w:marTop w:val="0"/>
      <w:marBottom w:val="0"/>
      <w:divBdr>
        <w:top w:val="none" w:sz="0" w:space="0" w:color="auto"/>
        <w:left w:val="none" w:sz="0" w:space="0" w:color="auto"/>
        <w:bottom w:val="none" w:sz="0" w:space="0" w:color="auto"/>
        <w:right w:val="none" w:sz="0" w:space="0" w:color="auto"/>
      </w:divBdr>
    </w:div>
    <w:div w:id="1221480205">
      <w:bodyDiv w:val="1"/>
      <w:marLeft w:val="0"/>
      <w:marRight w:val="0"/>
      <w:marTop w:val="0"/>
      <w:marBottom w:val="0"/>
      <w:divBdr>
        <w:top w:val="none" w:sz="0" w:space="0" w:color="auto"/>
        <w:left w:val="none" w:sz="0" w:space="0" w:color="auto"/>
        <w:bottom w:val="none" w:sz="0" w:space="0" w:color="auto"/>
        <w:right w:val="none" w:sz="0" w:space="0" w:color="auto"/>
      </w:divBdr>
    </w:div>
    <w:div w:id="1230383055">
      <w:bodyDiv w:val="1"/>
      <w:marLeft w:val="0"/>
      <w:marRight w:val="0"/>
      <w:marTop w:val="0"/>
      <w:marBottom w:val="0"/>
      <w:divBdr>
        <w:top w:val="none" w:sz="0" w:space="0" w:color="auto"/>
        <w:left w:val="none" w:sz="0" w:space="0" w:color="auto"/>
        <w:bottom w:val="none" w:sz="0" w:space="0" w:color="auto"/>
        <w:right w:val="none" w:sz="0" w:space="0" w:color="auto"/>
      </w:divBdr>
    </w:div>
    <w:div w:id="1231695657">
      <w:bodyDiv w:val="1"/>
      <w:marLeft w:val="0"/>
      <w:marRight w:val="0"/>
      <w:marTop w:val="0"/>
      <w:marBottom w:val="0"/>
      <w:divBdr>
        <w:top w:val="none" w:sz="0" w:space="0" w:color="auto"/>
        <w:left w:val="none" w:sz="0" w:space="0" w:color="auto"/>
        <w:bottom w:val="none" w:sz="0" w:space="0" w:color="auto"/>
        <w:right w:val="none" w:sz="0" w:space="0" w:color="auto"/>
      </w:divBdr>
    </w:div>
    <w:div w:id="1232305485">
      <w:bodyDiv w:val="1"/>
      <w:marLeft w:val="0"/>
      <w:marRight w:val="0"/>
      <w:marTop w:val="0"/>
      <w:marBottom w:val="0"/>
      <w:divBdr>
        <w:top w:val="none" w:sz="0" w:space="0" w:color="auto"/>
        <w:left w:val="none" w:sz="0" w:space="0" w:color="auto"/>
        <w:bottom w:val="none" w:sz="0" w:space="0" w:color="auto"/>
        <w:right w:val="none" w:sz="0" w:space="0" w:color="auto"/>
      </w:divBdr>
    </w:div>
    <w:div w:id="1243564117">
      <w:bodyDiv w:val="1"/>
      <w:marLeft w:val="0"/>
      <w:marRight w:val="0"/>
      <w:marTop w:val="0"/>
      <w:marBottom w:val="0"/>
      <w:divBdr>
        <w:top w:val="none" w:sz="0" w:space="0" w:color="auto"/>
        <w:left w:val="none" w:sz="0" w:space="0" w:color="auto"/>
        <w:bottom w:val="none" w:sz="0" w:space="0" w:color="auto"/>
        <w:right w:val="none" w:sz="0" w:space="0" w:color="auto"/>
      </w:divBdr>
    </w:div>
    <w:div w:id="1250848216">
      <w:bodyDiv w:val="1"/>
      <w:marLeft w:val="0"/>
      <w:marRight w:val="0"/>
      <w:marTop w:val="0"/>
      <w:marBottom w:val="0"/>
      <w:divBdr>
        <w:top w:val="none" w:sz="0" w:space="0" w:color="auto"/>
        <w:left w:val="none" w:sz="0" w:space="0" w:color="auto"/>
        <w:bottom w:val="none" w:sz="0" w:space="0" w:color="auto"/>
        <w:right w:val="none" w:sz="0" w:space="0" w:color="auto"/>
      </w:divBdr>
    </w:div>
    <w:div w:id="1255168348">
      <w:bodyDiv w:val="1"/>
      <w:marLeft w:val="0"/>
      <w:marRight w:val="0"/>
      <w:marTop w:val="0"/>
      <w:marBottom w:val="0"/>
      <w:divBdr>
        <w:top w:val="none" w:sz="0" w:space="0" w:color="auto"/>
        <w:left w:val="none" w:sz="0" w:space="0" w:color="auto"/>
        <w:bottom w:val="none" w:sz="0" w:space="0" w:color="auto"/>
        <w:right w:val="none" w:sz="0" w:space="0" w:color="auto"/>
      </w:divBdr>
    </w:div>
    <w:div w:id="1256010498">
      <w:bodyDiv w:val="1"/>
      <w:marLeft w:val="0"/>
      <w:marRight w:val="0"/>
      <w:marTop w:val="0"/>
      <w:marBottom w:val="0"/>
      <w:divBdr>
        <w:top w:val="none" w:sz="0" w:space="0" w:color="auto"/>
        <w:left w:val="none" w:sz="0" w:space="0" w:color="auto"/>
        <w:bottom w:val="none" w:sz="0" w:space="0" w:color="auto"/>
        <w:right w:val="none" w:sz="0" w:space="0" w:color="auto"/>
      </w:divBdr>
    </w:div>
    <w:div w:id="1270359711">
      <w:bodyDiv w:val="1"/>
      <w:marLeft w:val="0"/>
      <w:marRight w:val="0"/>
      <w:marTop w:val="0"/>
      <w:marBottom w:val="0"/>
      <w:divBdr>
        <w:top w:val="none" w:sz="0" w:space="0" w:color="auto"/>
        <w:left w:val="none" w:sz="0" w:space="0" w:color="auto"/>
        <w:bottom w:val="none" w:sz="0" w:space="0" w:color="auto"/>
        <w:right w:val="none" w:sz="0" w:space="0" w:color="auto"/>
      </w:divBdr>
    </w:div>
    <w:div w:id="1274245979">
      <w:bodyDiv w:val="1"/>
      <w:marLeft w:val="0"/>
      <w:marRight w:val="0"/>
      <w:marTop w:val="0"/>
      <w:marBottom w:val="0"/>
      <w:divBdr>
        <w:top w:val="none" w:sz="0" w:space="0" w:color="auto"/>
        <w:left w:val="none" w:sz="0" w:space="0" w:color="auto"/>
        <w:bottom w:val="none" w:sz="0" w:space="0" w:color="auto"/>
        <w:right w:val="none" w:sz="0" w:space="0" w:color="auto"/>
      </w:divBdr>
    </w:div>
    <w:div w:id="1274678422">
      <w:bodyDiv w:val="1"/>
      <w:marLeft w:val="0"/>
      <w:marRight w:val="0"/>
      <w:marTop w:val="0"/>
      <w:marBottom w:val="0"/>
      <w:divBdr>
        <w:top w:val="none" w:sz="0" w:space="0" w:color="auto"/>
        <w:left w:val="none" w:sz="0" w:space="0" w:color="auto"/>
        <w:bottom w:val="none" w:sz="0" w:space="0" w:color="auto"/>
        <w:right w:val="none" w:sz="0" w:space="0" w:color="auto"/>
      </w:divBdr>
    </w:div>
    <w:div w:id="1282609318">
      <w:bodyDiv w:val="1"/>
      <w:marLeft w:val="0"/>
      <w:marRight w:val="0"/>
      <w:marTop w:val="0"/>
      <w:marBottom w:val="0"/>
      <w:divBdr>
        <w:top w:val="none" w:sz="0" w:space="0" w:color="auto"/>
        <w:left w:val="none" w:sz="0" w:space="0" w:color="auto"/>
        <w:bottom w:val="none" w:sz="0" w:space="0" w:color="auto"/>
        <w:right w:val="none" w:sz="0" w:space="0" w:color="auto"/>
      </w:divBdr>
    </w:div>
    <w:div w:id="1283152273">
      <w:bodyDiv w:val="1"/>
      <w:marLeft w:val="0"/>
      <w:marRight w:val="0"/>
      <w:marTop w:val="0"/>
      <w:marBottom w:val="0"/>
      <w:divBdr>
        <w:top w:val="none" w:sz="0" w:space="0" w:color="auto"/>
        <w:left w:val="none" w:sz="0" w:space="0" w:color="auto"/>
        <w:bottom w:val="none" w:sz="0" w:space="0" w:color="auto"/>
        <w:right w:val="none" w:sz="0" w:space="0" w:color="auto"/>
      </w:divBdr>
    </w:div>
    <w:div w:id="1286503308">
      <w:bodyDiv w:val="1"/>
      <w:marLeft w:val="0"/>
      <w:marRight w:val="0"/>
      <w:marTop w:val="0"/>
      <w:marBottom w:val="0"/>
      <w:divBdr>
        <w:top w:val="none" w:sz="0" w:space="0" w:color="auto"/>
        <w:left w:val="none" w:sz="0" w:space="0" w:color="auto"/>
        <w:bottom w:val="none" w:sz="0" w:space="0" w:color="auto"/>
        <w:right w:val="none" w:sz="0" w:space="0" w:color="auto"/>
      </w:divBdr>
    </w:div>
    <w:div w:id="1288584959">
      <w:bodyDiv w:val="1"/>
      <w:marLeft w:val="0"/>
      <w:marRight w:val="0"/>
      <w:marTop w:val="0"/>
      <w:marBottom w:val="0"/>
      <w:divBdr>
        <w:top w:val="none" w:sz="0" w:space="0" w:color="auto"/>
        <w:left w:val="none" w:sz="0" w:space="0" w:color="auto"/>
        <w:bottom w:val="none" w:sz="0" w:space="0" w:color="auto"/>
        <w:right w:val="none" w:sz="0" w:space="0" w:color="auto"/>
      </w:divBdr>
    </w:div>
    <w:div w:id="1290697002">
      <w:bodyDiv w:val="1"/>
      <w:marLeft w:val="0"/>
      <w:marRight w:val="0"/>
      <w:marTop w:val="0"/>
      <w:marBottom w:val="0"/>
      <w:divBdr>
        <w:top w:val="none" w:sz="0" w:space="0" w:color="auto"/>
        <w:left w:val="none" w:sz="0" w:space="0" w:color="auto"/>
        <w:bottom w:val="none" w:sz="0" w:space="0" w:color="auto"/>
        <w:right w:val="none" w:sz="0" w:space="0" w:color="auto"/>
      </w:divBdr>
    </w:div>
    <w:div w:id="1291982023">
      <w:bodyDiv w:val="1"/>
      <w:marLeft w:val="0"/>
      <w:marRight w:val="0"/>
      <w:marTop w:val="0"/>
      <w:marBottom w:val="0"/>
      <w:divBdr>
        <w:top w:val="none" w:sz="0" w:space="0" w:color="auto"/>
        <w:left w:val="none" w:sz="0" w:space="0" w:color="auto"/>
        <w:bottom w:val="none" w:sz="0" w:space="0" w:color="auto"/>
        <w:right w:val="none" w:sz="0" w:space="0" w:color="auto"/>
      </w:divBdr>
    </w:div>
    <w:div w:id="1293826472">
      <w:bodyDiv w:val="1"/>
      <w:marLeft w:val="0"/>
      <w:marRight w:val="0"/>
      <w:marTop w:val="0"/>
      <w:marBottom w:val="0"/>
      <w:divBdr>
        <w:top w:val="none" w:sz="0" w:space="0" w:color="auto"/>
        <w:left w:val="none" w:sz="0" w:space="0" w:color="auto"/>
        <w:bottom w:val="none" w:sz="0" w:space="0" w:color="auto"/>
        <w:right w:val="none" w:sz="0" w:space="0" w:color="auto"/>
      </w:divBdr>
    </w:div>
    <w:div w:id="1294021792">
      <w:bodyDiv w:val="1"/>
      <w:marLeft w:val="0"/>
      <w:marRight w:val="0"/>
      <w:marTop w:val="0"/>
      <w:marBottom w:val="0"/>
      <w:divBdr>
        <w:top w:val="none" w:sz="0" w:space="0" w:color="auto"/>
        <w:left w:val="none" w:sz="0" w:space="0" w:color="auto"/>
        <w:bottom w:val="none" w:sz="0" w:space="0" w:color="auto"/>
        <w:right w:val="none" w:sz="0" w:space="0" w:color="auto"/>
      </w:divBdr>
    </w:div>
    <w:div w:id="1301112364">
      <w:bodyDiv w:val="1"/>
      <w:marLeft w:val="0"/>
      <w:marRight w:val="0"/>
      <w:marTop w:val="0"/>
      <w:marBottom w:val="0"/>
      <w:divBdr>
        <w:top w:val="none" w:sz="0" w:space="0" w:color="auto"/>
        <w:left w:val="none" w:sz="0" w:space="0" w:color="auto"/>
        <w:bottom w:val="none" w:sz="0" w:space="0" w:color="auto"/>
        <w:right w:val="none" w:sz="0" w:space="0" w:color="auto"/>
      </w:divBdr>
    </w:div>
    <w:div w:id="1313176988">
      <w:bodyDiv w:val="1"/>
      <w:marLeft w:val="0"/>
      <w:marRight w:val="0"/>
      <w:marTop w:val="0"/>
      <w:marBottom w:val="0"/>
      <w:divBdr>
        <w:top w:val="none" w:sz="0" w:space="0" w:color="auto"/>
        <w:left w:val="none" w:sz="0" w:space="0" w:color="auto"/>
        <w:bottom w:val="none" w:sz="0" w:space="0" w:color="auto"/>
        <w:right w:val="none" w:sz="0" w:space="0" w:color="auto"/>
      </w:divBdr>
    </w:div>
    <w:div w:id="1315917491">
      <w:bodyDiv w:val="1"/>
      <w:marLeft w:val="0"/>
      <w:marRight w:val="0"/>
      <w:marTop w:val="0"/>
      <w:marBottom w:val="0"/>
      <w:divBdr>
        <w:top w:val="none" w:sz="0" w:space="0" w:color="auto"/>
        <w:left w:val="none" w:sz="0" w:space="0" w:color="auto"/>
        <w:bottom w:val="none" w:sz="0" w:space="0" w:color="auto"/>
        <w:right w:val="none" w:sz="0" w:space="0" w:color="auto"/>
      </w:divBdr>
    </w:div>
    <w:div w:id="1317101113">
      <w:bodyDiv w:val="1"/>
      <w:marLeft w:val="0"/>
      <w:marRight w:val="0"/>
      <w:marTop w:val="0"/>
      <w:marBottom w:val="0"/>
      <w:divBdr>
        <w:top w:val="none" w:sz="0" w:space="0" w:color="auto"/>
        <w:left w:val="none" w:sz="0" w:space="0" w:color="auto"/>
        <w:bottom w:val="none" w:sz="0" w:space="0" w:color="auto"/>
        <w:right w:val="none" w:sz="0" w:space="0" w:color="auto"/>
      </w:divBdr>
    </w:div>
    <w:div w:id="1318606469">
      <w:bodyDiv w:val="1"/>
      <w:marLeft w:val="0"/>
      <w:marRight w:val="0"/>
      <w:marTop w:val="0"/>
      <w:marBottom w:val="0"/>
      <w:divBdr>
        <w:top w:val="none" w:sz="0" w:space="0" w:color="auto"/>
        <w:left w:val="none" w:sz="0" w:space="0" w:color="auto"/>
        <w:bottom w:val="none" w:sz="0" w:space="0" w:color="auto"/>
        <w:right w:val="none" w:sz="0" w:space="0" w:color="auto"/>
      </w:divBdr>
    </w:div>
    <w:div w:id="1323654323">
      <w:bodyDiv w:val="1"/>
      <w:marLeft w:val="0"/>
      <w:marRight w:val="0"/>
      <w:marTop w:val="0"/>
      <w:marBottom w:val="0"/>
      <w:divBdr>
        <w:top w:val="none" w:sz="0" w:space="0" w:color="auto"/>
        <w:left w:val="none" w:sz="0" w:space="0" w:color="auto"/>
        <w:bottom w:val="none" w:sz="0" w:space="0" w:color="auto"/>
        <w:right w:val="none" w:sz="0" w:space="0" w:color="auto"/>
      </w:divBdr>
    </w:div>
    <w:div w:id="1325012927">
      <w:bodyDiv w:val="1"/>
      <w:marLeft w:val="0"/>
      <w:marRight w:val="0"/>
      <w:marTop w:val="0"/>
      <w:marBottom w:val="0"/>
      <w:divBdr>
        <w:top w:val="none" w:sz="0" w:space="0" w:color="auto"/>
        <w:left w:val="none" w:sz="0" w:space="0" w:color="auto"/>
        <w:bottom w:val="none" w:sz="0" w:space="0" w:color="auto"/>
        <w:right w:val="none" w:sz="0" w:space="0" w:color="auto"/>
      </w:divBdr>
    </w:div>
    <w:div w:id="1327783035">
      <w:bodyDiv w:val="1"/>
      <w:marLeft w:val="0"/>
      <w:marRight w:val="0"/>
      <w:marTop w:val="0"/>
      <w:marBottom w:val="0"/>
      <w:divBdr>
        <w:top w:val="none" w:sz="0" w:space="0" w:color="auto"/>
        <w:left w:val="none" w:sz="0" w:space="0" w:color="auto"/>
        <w:bottom w:val="none" w:sz="0" w:space="0" w:color="auto"/>
        <w:right w:val="none" w:sz="0" w:space="0" w:color="auto"/>
      </w:divBdr>
    </w:div>
    <w:div w:id="1328947954">
      <w:bodyDiv w:val="1"/>
      <w:marLeft w:val="0"/>
      <w:marRight w:val="0"/>
      <w:marTop w:val="0"/>
      <w:marBottom w:val="0"/>
      <w:divBdr>
        <w:top w:val="none" w:sz="0" w:space="0" w:color="auto"/>
        <w:left w:val="none" w:sz="0" w:space="0" w:color="auto"/>
        <w:bottom w:val="none" w:sz="0" w:space="0" w:color="auto"/>
        <w:right w:val="none" w:sz="0" w:space="0" w:color="auto"/>
      </w:divBdr>
    </w:div>
    <w:div w:id="1331903692">
      <w:bodyDiv w:val="1"/>
      <w:marLeft w:val="0"/>
      <w:marRight w:val="0"/>
      <w:marTop w:val="0"/>
      <w:marBottom w:val="0"/>
      <w:divBdr>
        <w:top w:val="none" w:sz="0" w:space="0" w:color="auto"/>
        <w:left w:val="none" w:sz="0" w:space="0" w:color="auto"/>
        <w:bottom w:val="none" w:sz="0" w:space="0" w:color="auto"/>
        <w:right w:val="none" w:sz="0" w:space="0" w:color="auto"/>
      </w:divBdr>
    </w:div>
    <w:div w:id="1332027185">
      <w:bodyDiv w:val="1"/>
      <w:marLeft w:val="0"/>
      <w:marRight w:val="0"/>
      <w:marTop w:val="0"/>
      <w:marBottom w:val="0"/>
      <w:divBdr>
        <w:top w:val="none" w:sz="0" w:space="0" w:color="auto"/>
        <w:left w:val="none" w:sz="0" w:space="0" w:color="auto"/>
        <w:bottom w:val="none" w:sz="0" w:space="0" w:color="auto"/>
        <w:right w:val="none" w:sz="0" w:space="0" w:color="auto"/>
      </w:divBdr>
    </w:div>
    <w:div w:id="1335110913">
      <w:bodyDiv w:val="1"/>
      <w:marLeft w:val="0"/>
      <w:marRight w:val="0"/>
      <w:marTop w:val="0"/>
      <w:marBottom w:val="0"/>
      <w:divBdr>
        <w:top w:val="none" w:sz="0" w:space="0" w:color="auto"/>
        <w:left w:val="none" w:sz="0" w:space="0" w:color="auto"/>
        <w:bottom w:val="none" w:sz="0" w:space="0" w:color="auto"/>
        <w:right w:val="none" w:sz="0" w:space="0" w:color="auto"/>
      </w:divBdr>
    </w:div>
    <w:div w:id="1335381183">
      <w:bodyDiv w:val="1"/>
      <w:marLeft w:val="0"/>
      <w:marRight w:val="0"/>
      <w:marTop w:val="0"/>
      <w:marBottom w:val="0"/>
      <w:divBdr>
        <w:top w:val="none" w:sz="0" w:space="0" w:color="auto"/>
        <w:left w:val="none" w:sz="0" w:space="0" w:color="auto"/>
        <w:bottom w:val="none" w:sz="0" w:space="0" w:color="auto"/>
        <w:right w:val="none" w:sz="0" w:space="0" w:color="auto"/>
      </w:divBdr>
    </w:div>
    <w:div w:id="1344091926">
      <w:bodyDiv w:val="1"/>
      <w:marLeft w:val="0"/>
      <w:marRight w:val="0"/>
      <w:marTop w:val="0"/>
      <w:marBottom w:val="0"/>
      <w:divBdr>
        <w:top w:val="none" w:sz="0" w:space="0" w:color="auto"/>
        <w:left w:val="none" w:sz="0" w:space="0" w:color="auto"/>
        <w:bottom w:val="none" w:sz="0" w:space="0" w:color="auto"/>
        <w:right w:val="none" w:sz="0" w:space="0" w:color="auto"/>
      </w:divBdr>
    </w:div>
    <w:div w:id="1344474609">
      <w:bodyDiv w:val="1"/>
      <w:marLeft w:val="0"/>
      <w:marRight w:val="0"/>
      <w:marTop w:val="0"/>
      <w:marBottom w:val="0"/>
      <w:divBdr>
        <w:top w:val="none" w:sz="0" w:space="0" w:color="auto"/>
        <w:left w:val="none" w:sz="0" w:space="0" w:color="auto"/>
        <w:bottom w:val="none" w:sz="0" w:space="0" w:color="auto"/>
        <w:right w:val="none" w:sz="0" w:space="0" w:color="auto"/>
      </w:divBdr>
    </w:div>
    <w:div w:id="1346982286">
      <w:bodyDiv w:val="1"/>
      <w:marLeft w:val="0"/>
      <w:marRight w:val="0"/>
      <w:marTop w:val="0"/>
      <w:marBottom w:val="0"/>
      <w:divBdr>
        <w:top w:val="none" w:sz="0" w:space="0" w:color="auto"/>
        <w:left w:val="none" w:sz="0" w:space="0" w:color="auto"/>
        <w:bottom w:val="none" w:sz="0" w:space="0" w:color="auto"/>
        <w:right w:val="none" w:sz="0" w:space="0" w:color="auto"/>
      </w:divBdr>
    </w:div>
    <w:div w:id="1347713940">
      <w:bodyDiv w:val="1"/>
      <w:marLeft w:val="0"/>
      <w:marRight w:val="0"/>
      <w:marTop w:val="0"/>
      <w:marBottom w:val="0"/>
      <w:divBdr>
        <w:top w:val="none" w:sz="0" w:space="0" w:color="auto"/>
        <w:left w:val="none" w:sz="0" w:space="0" w:color="auto"/>
        <w:bottom w:val="none" w:sz="0" w:space="0" w:color="auto"/>
        <w:right w:val="none" w:sz="0" w:space="0" w:color="auto"/>
      </w:divBdr>
    </w:div>
    <w:div w:id="1348940621">
      <w:bodyDiv w:val="1"/>
      <w:marLeft w:val="0"/>
      <w:marRight w:val="0"/>
      <w:marTop w:val="0"/>
      <w:marBottom w:val="0"/>
      <w:divBdr>
        <w:top w:val="none" w:sz="0" w:space="0" w:color="auto"/>
        <w:left w:val="none" w:sz="0" w:space="0" w:color="auto"/>
        <w:bottom w:val="none" w:sz="0" w:space="0" w:color="auto"/>
        <w:right w:val="none" w:sz="0" w:space="0" w:color="auto"/>
      </w:divBdr>
    </w:div>
    <w:div w:id="1352954969">
      <w:bodyDiv w:val="1"/>
      <w:marLeft w:val="0"/>
      <w:marRight w:val="0"/>
      <w:marTop w:val="0"/>
      <w:marBottom w:val="0"/>
      <w:divBdr>
        <w:top w:val="none" w:sz="0" w:space="0" w:color="auto"/>
        <w:left w:val="none" w:sz="0" w:space="0" w:color="auto"/>
        <w:bottom w:val="none" w:sz="0" w:space="0" w:color="auto"/>
        <w:right w:val="none" w:sz="0" w:space="0" w:color="auto"/>
      </w:divBdr>
    </w:div>
    <w:div w:id="1354261490">
      <w:bodyDiv w:val="1"/>
      <w:marLeft w:val="0"/>
      <w:marRight w:val="0"/>
      <w:marTop w:val="0"/>
      <w:marBottom w:val="0"/>
      <w:divBdr>
        <w:top w:val="none" w:sz="0" w:space="0" w:color="auto"/>
        <w:left w:val="none" w:sz="0" w:space="0" w:color="auto"/>
        <w:bottom w:val="none" w:sz="0" w:space="0" w:color="auto"/>
        <w:right w:val="none" w:sz="0" w:space="0" w:color="auto"/>
      </w:divBdr>
    </w:div>
    <w:div w:id="1355612319">
      <w:bodyDiv w:val="1"/>
      <w:marLeft w:val="0"/>
      <w:marRight w:val="0"/>
      <w:marTop w:val="0"/>
      <w:marBottom w:val="0"/>
      <w:divBdr>
        <w:top w:val="none" w:sz="0" w:space="0" w:color="auto"/>
        <w:left w:val="none" w:sz="0" w:space="0" w:color="auto"/>
        <w:bottom w:val="none" w:sz="0" w:space="0" w:color="auto"/>
        <w:right w:val="none" w:sz="0" w:space="0" w:color="auto"/>
      </w:divBdr>
    </w:div>
    <w:div w:id="1359702575">
      <w:bodyDiv w:val="1"/>
      <w:marLeft w:val="0"/>
      <w:marRight w:val="0"/>
      <w:marTop w:val="0"/>
      <w:marBottom w:val="0"/>
      <w:divBdr>
        <w:top w:val="none" w:sz="0" w:space="0" w:color="auto"/>
        <w:left w:val="none" w:sz="0" w:space="0" w:color="auto"/>
        <w:bottom w:val="none" w:sz="0" w:space="0" w:color="auto"/>
        <w:right w:val="none" w:sz="0" w:space="0" w:color="auto"/>
      </w:divBdr>
    </w:div>
    <w:div w:id="1361778967">
      <w:bodyDiv w:val="1"/>
      <w:marLeft w:val="0"/>
      <w:marRight w:val="0"/>
      <w:marTop w:val="0"/>
      <w:marBottom w:val="0"/>
      <w:divBdr>
        <w:top w:val="none" w:sz="0" w:space="0" w:color="auto"/>
        <w:left w:val="none" w:sz="0" w:space="0" w:color="auto"/>
        <w:bottom w:val="none" w:sz="0" w:space="0" w:color="auto"/>
        <w:right w:val="none" w:sz="0" w:space="0" w:color="auto"/>
      </w:divBdr>
    </w:div>
    <w:div w:id="1363701001">
      <w:bodyDiv w:val="1"/>
      <w:marLeft w:val="0"/>
      <w:marRight w:val="0"/>
      <w:marTop w:val="0"/>
      <w:marBottom w:val="0"/>
      <w:divBdr>
        <w:top w:val="none" w:sz="0" w:space="0" w:color="auto"/>
        <w:left w:val="none" w:sz="0" w:space="0" w:color="auto"/>
        <w:bottom w:val="none" w:sz="0" w:space="0" w:color="auto"/>
        <w:right w:val="none" w:sz="0" w:space="0" w:color="auto"/>
      </w:divBdr>
    </w:div>
    <w:div w:id="1367682106">
      <w:bodyDiv w:val="1"/>
      <w:marLeft w:val="0"/>
      <w:marRight w:val="0"/>
      <w:marTop w:val="0"/>
      <w:marBottom w:val="0"/>
      <w:divBdr>
        <w:top w:val="none" w:sz="0" w:space="0" w:color="auto"/>
        <w:left w:val="none" w:sz="0" w:space="0" w:color="auto"/>
        <w:bottom w:val="none" w:sz="0" w:space="0" w:color="auto"/>
        <w:right w:val="none" w:sz="0" w:space="0" w:color="auto"/>
      </w:divBdr>
    </w:div>
    <w:div w:id="1368213414">
      <w:bodyDiv w:val="1"/>
      <w:marLeft w:val="0"/>
      <w:marRight w:val="0"/>
      <w:marTop w:val="0"/>
      <w:marBottom w:val="0"/>
      <w:divBdr>
        <w:top w:val="none" w:sz="0" w:space="0" w:color="auto"/>
        <w:left w:val="none" w:sz="0" w:space="0" w:color="auto"/>
        <w:bottom w:val="none" w:sz="0" w:space="0" w:color="auto"/>
        <w:right w:val="none" w:sz="0" w:space="0" w:color="auto"/>
      </w:divBdr>
    </w:div>
    <w:div w:id="1380082209">
      <w:bodyDiv w:val="1"/>
      <w:marLeft w:val="0"/>
      <w:marRight w:val="0"/>
      <w:marTop w:val="0"/>
      <w:marBottom w:val="0"/>
      <w:divBdr>
        <w:top w:val="none" w:sz="0" w:space="0" w:color="auto"/>
        <w:left w:val="none" w:sz="0" w:space="0" w:color="auto"/>
        <w:bottom w:val="none" w:sz="0" w:space="0" w:color="auto"/>
        <w:right w:val="none" w:sz="0" w:space="0" w:color="auto"/>
      </w:divBdr>
    </w:div>
    <w:div w:id="1380402341">
      <w:bodyDiv w:val="1"/>
      <w:marLeft w:val="0"/>
      <w:marRight w:val="0"/>
      <w:marTop w:val="0"/>
      <w:marBottom w:val="0"/>
      <w:divBdr>
        <w:top w:val="none" w:sz="0" w:space="0" w:color="auto"/>
        <w:left w:val="none" w:sz="0" w:space="0" w:color="auto"/>
        <w:bottom w:val="none" w:sz="0" w:space="0" w:color="auto"/>
        <w:right w:val="none" w:sz="0" w:space="0" w:color="auto"/>
      </w:divBdr>
    </w:div>
    <w:div w:id="1381587355">
      <w:bodyDiv w:val="1"/>
      <w:marLeft w:val="0"/>
      <w:marRight w:val="0"/>
      <w:marTop w:val="0"/>
      <w:marBottom w:val="0"/>
      <w:divBdr>
        <w:top w:val="none" w:sz="0" w:space="0" w:color="auto"/>
        <w:left w:val="none" w:sz="0" w:space="0" w:color="auto"/>
        <w:bottom w:val="none" w:sz="0" w:space="0" w:color="auto"/>
        <w:right w:val="none" w:sz="0" w:space="0" w:color="auto"/>
      </w:divBdr>
    </w:div>
    <w:div w:id="1386249488">
      <w:bodyDiv w:val="1"/>
      <w:marLeft w:val="0"/>
      <w:marRight w:val="0"/>
      <w:marTop w:val="0"/>
      <w:marBottom w:val="0"/>
      <w:divBdr>
        <w:top w:val="none" w:sz="0" w:space="0" w:color="auto"/>
        <w:left w:val="none" w:sz="0" w:space="0" w:color="auto"/>
        <w:bottom w:val="none" w:sz="0" w:space="0" w:color="auto"/>
        <w:right w:val="none" w:sz="0" w:space="0" w:color="auto"/>
      </w:divBdr>
    </w:div>
    <w:div w:id="1396591276">
      <w:bodyDiv w:val="1"/>
      <w:marLeft w:val="0"/>
      <w:marRight w:val="0"/>
      <w:marTop w:val="0"/>
      <w:marBottom w:val="0"/>
      <w:divBdr>
        <w:top w:val="none" w:sz="0" w:space="0" w:color="auto"/>
        <w:left w:val="none" w:sz="0" w:space="0" w:color="auto"/>
        <w:bottom w:val="none" w:sz="0" w:space="0" w:color="auto"/>
        <w:right w:val="none" w:sz="0" w:space="0" w:color="auto"/>
      </w:divBdr>
    </w:div>
    <w:div w:id="1402096398">
      <w:bodyDiv w:val="1"/>
      <w:marLeft w:val="0"/>
      <w:marRight w:val="0"/>
      <w:marTop w:val="0"/>
      <w:marBottom w:val="0"/>
      <w:divBdr>
        <w:top w:val="none" w:sz="0" w:space="0" w:color="auto"/>
        <w:left w:val="none" w:sz="0" w:space="0" w:color="auto"/>
        <w:bottom w:val="none" w:sz="0" w:space="0" w:color="auto"/>
        <w:right w:val="none" w:sz="0" w:space="0" w:color="auto"/>
      </w:divBdr>
    </w:div>
    <w:div w:id="1421170965">
      <w:bodyDiv w:val="1"/>
      <w:marLeft w:val="0"/>
      <w:marRight w:val="0"/>
      <w:marTop w:val="0"/>
      <w:marBottom w:val="0"/>
      <w:divBdr>
        <w:top w:val="none" w:sz="0" w:space="0" w:color="auto"/>
        <w:left w:val="none" w:sz="0" w:space="0" w:color="auto"/>
        <w:bottom w:val="none" w:sz="0" w:space="0" w:color="auto"/>
        <w:right w:val="none" w:sz="0" w:space="0" w:color="auto"/>
      </w:divBdr>
    </w:div>
    <w:div w:id="1427270967">
      <w:bodyDiv w:val="1"/>
      <w:marLeft w:val="0"/>
      <w:marRight w:val="0"/>
      <w:marTop w:val="0"/>
      <w:marBottom w:val="0"/>
      <w:divBdr>
        <w:top w:val="none" w:sz="0" w:space="0" w:color="auto"/>
        <w:left w:val="none" w:sz="0" w:space="0" w:color="auto"/>
        <w:bottom w:val="none" w:sz="0" w:space="0" w:color="auto"/>
        <w:right w:val="none" w:sz="0" w:space="0" w:color="auto"/>
      </w:divBdr>
    </w:div>
    <w:div w:id="1438136376">
      <w:bodyDiv w:val="1"/>
      <w:marLeft w:val="0"/>
      <w:marRight w:val="0"/>
      <w:marTop w:val="0"/>
      <w:marBottom w:val="0"/>
      <w:divBdr>
        <w:top w:val="none" w:sz="0" w:space="0" w:color="auto"/>
        <w:left w:val="none" w:sz="0" w:space="0" w:color="auto"/>
        <w:bottom w:val="none" w:sz="0" w:space="0" w:color="auto"/>
        <w:right w:val="none" w:sz="0" w:space="0" w:color="auto"/>
      </w:divBdr>
    </w:div>
    <w:div w:id="1439136181">
      <w:bodyDiv w:val="1"/>
      <w:marLeft w:val="0"/>
      <w:marRight w:val="0"/>
      <w:marTop w:val="0"/>
      <w:marBottom w:val="0"/>
      <w:divBdr>
        <w:top w:val="none" w:sz="0" w:space="0" w:color="auto"/>
        <w:left w:val="none" w:sz="0" w:space="0" w:color="auto"/>
        <w:bottom w:val="none" w:sz="0" w:space="0" w:color="auto"/>
        <w:right w:val="none" w:sz="0" w:space="0" w:color="auto"/>
      </w:divBdr>
    </w:div>
    <w:div w:id="1439254372">
      <w:bodyDiv w:val="1"/>
      <w:marLeft w:val="0"/>
      <w:marRight w:val="0"/>
      <w:marTop w:val="0"/>
      <w:marBottom w:val="0"/>
      <w:divBdr>
        <w:top w:val="none" w:sz="0" w:space="0" w:color="auto"/>
        <w:left w:val="none" w:sz="0" w:space="0" w:color="auto"/>
        <w:bottom w:val="none" w:sz="0" w:space="0" w:color="auto"/>
        <w:right w:val="none" w:sz="0" w:space="0" w:color="auto"/>
      </w:divBdr>
    </w:div>
    <w:div w:id="1444886641">
      <w:bodyDiv w:val="1"/>
      <w:marLeft w:val="0"/>
      <w:marRight w:val="0"/>
      <w:marTop w:val="0"/>
      <w:marBottom w:val="0"/>
      <w:divBdr>
        <w:top w:val="none" w:sz="0" w:space="0" w:color="auto"/>
        <w:left w:val="none" w:sz="0" w:space="0" w:color="auto"/>
        <w:bottom w:val="none" w:sz="0" w:space="0" w:color="auto"/>
        <w:right w:val="none" w:sz="0" w:space="0" w:color="auto"/>
      </w:divBdr>
    </w:div>
    <w:div w:id="1449281137">
      <w:bodyDiv w:val="1"/>
      <w:marLeft w:val="0"/>
      <w:marRight w:val="0"/>
      <w:marTop w:val="0"/>
      <w:marBottom w:val="0"/>
      <w:divBdr>
        <w:top w:val="none" w:sz="0" w:space="0" w:color="auto"/>
        <w:left w:val="none" w:sz="0" w:space="0" w:color="auto"/>
        <w:bottom w:val="none" w:sz="0" w:space="0" w:color="auto"/>
        <w:right w:val="none" w:sz="0" w:space="0" w:color="auto"/>
      </w:divBdr>
    </w:div>
    <w:div w:id="1463886734">
      <w:bodyDiv w:val="1"/>
      <w:marLeft w:val="0"/>
      <w:marRight w:val="0"/>
      <w:marTop w:val="0"/>
      <w:marBottom w:val="0"/>
      <w:divBdr>
        <w:top w:val="none" w:sz="0" w:space="0" w:color="auto"/>
        <w:left w:val="none" w:sz="0" w:space="0" w:color="auto"/>
        <w:bottom w:val="none" w:sz="0" w:space="0" w:color="auto"/>
        <w:right w:val="none" w:sz="0" w:space="0" w:color="auto"/>
      </w:divBdr>
    </w:div>
    <w:div w:id="1465932016">
      <w:bodyDiv w:val="1"/>
      <w:marLeft w:val="0"/>
      <w:marRight w:val="0"/>
      <w:marTop w:val="0"/>
      <w:marBottom w:val="0"/>
      <w:divBdr>
        <w:top w:val="none" w:sz="0" w:space="0" w:color="auto"/>
        <w:left w:val="none" w:sz="0" w:space="0" w:color="auto"/>
        <w:bottom w:val="none" w:sz="0" w:space="0" w:color="auto"/>
        <w:right w:val="none" w:sz="0" w:space="0" w:color="auto"/>
      </w:divBdr>
    </w:div>
    <w:div w:id="1470171743">
      <w:bodyDiv w:val="1"/>
      <w:marLeft w:val="0"/>
      <w:marRight w:val="0"/>
      <w:marTop w:val="0"/>
      <w:marBottom w:val="0"/>
      <w:divBdr>
        <w:top w:val="none" w:sz="0" w:space="0" w:color="auto"/>
        <w:left w:val="none" w:sz="0" w:space="0" w:color="auto"/>
        <w:bottom w:val="none" w:sz="0" w:space="0" w:color="auto"/>
        <w:right w:val="none" w:sz="0" w:space="0" w:color="auto"/>
      </w:divBdr>
    </w:div>
    <w:div w:id="1471050557">
      <w:bodyDiv w:val="1"/>
      <w:marLeft w:val="0"/>
      <w:marRight w:val="0"/>
      <w:marTop w:val="0"/>
      <w:marBottom w:val="0"/>
      <w:divBdr>
        <w:top w:val="none" w:sz="0" w:space="0" w:color="auto"/>
        <w:left w:val="none" w:sz="0" w:space="0" w:color="auto"/>
        <w:bottom w:val="none" w:sz="0" w:space="0" w:color="auto"/>
        <w:right w:val="none" w:sz="0" w:space="0" w:color="auto"/>
      </w:divBdr>
    </w:div>
    <w:div w:id="1482775818">
      <w:bodyDiv w:val="1"/>
      <w:marLeft w:val="0"/>
      <w:marRight w:val="0"/>
      <w:marTop w:val="0"/>
      <w:marBottom w:val="0"/>
      <w:divBdr>
        <w:top w:val="none" w:sz="0" w:space="0" w:color="auto"/>
        <w:left w:val="none" w:sz="0" w:space="0" w:color="auto"/>
        <w:bottom w:val="none" w:sz="0" w:space="0" w:color="auto"/>
        <w:right w:val="none" w:sz="0" w:space="0" w:color="auto"/>
      </w:divBdr>
    </w:div>
    <w:div w:id="1482965088">
      <w:bodyDiv w:val="1"/>
      <w:marLeft w:val="0"/>
      <w:marRight w:val="0"/>
      <w:marTop w:val="0"/>
      <w:marBottom w:val="0"/>
      <w:divBdr>
        <w:top w:val="none" w:sz="0" w:space="0" w:color="auto"/>
        <w:left w:val="none" w:sz="0" w:space="0" w:color="auto"/>
        <w:bottom w:val="none" w:sz="0" w:space="0" w:color="auto"/>
        <w:right w:val="none" w:sz="0" w:space="0" w:color="auto"/>
      </w:divBdr>
    </w:div>
    <w:div w:id="1494250008">
      <w:bodyDiv w:val="1"/>
      <w:marLeft w:val="0"/>
      <w:marRight w:val="0"/>
      <w:marTop w:val="0"/>
      <w:marBottom w:val="0"/>
      <w:divBdr>
        <w:top w:val="none" w:sz="0" w:space="0" w:color="auto"/>
        <w:left w:val="none" w:sz="0" w:space="0" w:color="auto"/>
        <w:bottom w:val="none" w:sz="0" w:space="0" w:color="auto"/>
        <w:right w:val="none" w:sz="0" w:space="0" w:color="auto"/>
      </w:divBdr>
    </w:div>
    <w:div w:id="1498109243">
      <w:bodyDiv w:val="1"/>
      <w:marLeft w:val="0"/>
      <w:marRight w:val="0"/>
      <w:marTop w:val="0"/>
      <w:marBottom w:val="0"/>
      <w:divBdr>
        <w:top w:val="none" w:sz="0" w:space="0" w:color="auto"/>
        <w:left w:val="none" w:sz="0" w:space="0" w:color="auto"/>
        <w:bottom w:val="none" w:sz="0" w:space="0" w:color="auto"/>
        <w:right w:val="none" w:sz="0" w:space="0" w:color="auto"/>
      </w:divBdr>
    </w:div>
    <w:div w:id="1503161645">
      <w:bodyDiv w:val="1"/>
      <w:marLeft w:val="0"/>
      <w:marRight w:val="0"/>
      <w:marTop w:val="0"/>
      <w:marBottom w:val="0"/>
      <w:divBdr>
        <w:top w:val="none" w:sz="0" w:space="0" w:color="auto"/>
        <w:left w:val="none" w:sz="0" w:space="0" w:color="auto"/>
        <w:bottom w:val="none" w:sz="0" w:space="0" w:color="auto"/>
        <w:right w:val="none" w:sz="0" w:space="0" w:color="auto"/>
      </w:divBdr>
    </w:div>
    <w:div w:id="1508055395">
      <w:bodyDiv w:val="1"/>
      <w:marLeft w:val="0"/>
      <w:marRight w:val="0"/>
      <w:marTop w:val="0"/>
      <w:marBottom w:val="0"/>
      <w:divBdr>
        <w:top w:val="none" w:sz="0" w:space="0" w:color="auto"/>
        <w:left w:val="none" w:sz="0" w:space="0" w:color="auto"/>
        <w:bottom w:val="none" w:sz="0" w:space="0" w:color="auto"/>
        <w:right w:val="none" w:sz="0" w:space="0" w:color="auto"/>
      </w:divBdr>
    </w:div>
    <w:div w:id="1509368389">
      <w:bodyDiv w:val="1"/>
      <w:marLeft w:val="0"/>
      <w:marRight w:val="0"/>
      <w:marTop w:val="0"/>
      <w:marBottom w:val="0"/>
      <w:divBdr>
        <w:top w:val="none" w:sz="0" w:space="0" w:color="auto"/>
        <w:left w:val="none" w:sz="0" w:space="0" w:color="auto"/>
        <w:bottom w:val="none" w:sz="0" w:space="0" w:color="auto"/>
        <w:right w:val="none" w:sz="0" w:space="0" w:color="auto"/>
      </w:divBdr>
      <w:divsChild>
        <w:div w:id="1098208398">
          <w:marLeft w:val="0"/>
          <w:marRight w:val="0"/>
          <w:marTop w:val="0"/>
          <w:marBottom w:val="0"/>
          <w:divBdr>
            <w:top w:val="none" w:sz="0" w:space="0" w:color="auto"/>
            <w:left w:val="none" w:sz="0" w:space="0" w:color="auto"/>
            <w:bottom w:val="none" w:sz="0" w:space="0" w:color="auto"/>
            <w:right w:val="none" w:sz="0" w:space="0" w:color="auto"/>
          </w:divBdr>
          <w:divsChild>
            <w:div w:id="1990671065">
              <w:marLeft w:val="0"/>
              <w:marRight w:val="0"/>
              <w:marTop w:val="0"/>
              <w:marBottom w:val="0"/>
              <w:divBdr>
                <w:top w:val="none" w:sz="0" w:space="0" w:color="auto"/>
                <w:left w:val="none" w:sz="0" w:space="0" w:color="auto"/>
                <w:bottom w:val="none" w:sz="0" w:space="0" w:color="auto"/>
                <w:right w:val="none" w:sz="0" w:space="0" w:color="auto"/>
              </w:divBdr>
              <w:divsChild>
                <w:div w:id="707686875">
                  <w:marLeft w:val="0"/>
                  <w:marRight w:val="0"/>
                  <w:marTop w:val="0"/>
                  <w:marBottom w:val="0"/>
                  <w:divBdr>
                    <w:top w:val="none" w:sz="0" w:space="0" w:color="auto"/>
                    <w:left w:val="none" w:sz="0" w:space="0" w:color="auto"/>
                    <w:bottom w:val="none" w:sz="0" w:space="0" w:color="auto"/>
                    <w:right w:val="none" w:sz="0" w:space="0" w:color="auto"/>
                  </w:divBdr>
                  <w:divsChild>
                    <w:div w:id="869494352">
                      <w:marLeft w:val="0"/>
                      <w:marRight w:val="0"/>
                      <w:marTop w:val="0"/>
                      <w:marBottom w:val="0"/>
                      <w:divBdr>
                        <w:top w:val="none" w:sz="0" w:space="0" w:color="auto"/>
                        <w:left w:val="none" w:sz="0" w:space="0" w:color="auto"/>
                        <w:bottom w:val="none" w:sz="0" w:space="0" w:color="auto"/>
                        <w:right w:val="none" w:sz="0" w:space="0" w:color="auto"/>
                      </w:divBdr>
                      <w:divsChild>
                        <w:div w:id="195626930">
                          <w:marLeft w:val="0"/>
                          <w:marRight w:val="0"/>
                          <w:marTop w:val="0"/>
                          <w:marBottom w:val="0"/>
                          <w:divBdr>
                            <w:top w:val="none" w:sz="0" w:space="0" w:color="auto"/>
                            <w:left w:val="none" w:sz="0" w:space="0" w:color="auto"/>
                            <w:bottom w:val="none" w:sz="0" w:space="0" w:color="auto"/>
                            <w:right w:val="none" w:sz="0" w:space="0" w:color="auto"/>
                          </w:divBdr>
                          <w:divsChild>
                            <w:div w:id="1870530467">
                              <w:marLeft w:val="0"/>
                              <w:marRight w:val="0"/>
                              <w:marTop w:val="0"/>
                              <w:marBottom w:val="0"/>
                              <w:divBdr>
                                <w:top w:val="none" w:sz="0" w:space="0" w:color="auto"/>
                                <w:left w:val="none" w:sz="0" w:space="0" w:color="auto"/>
                                <w:bottom w:val="none" w:sz="0" w:space="0" w:color="auto"/>
                                <w:right w:val="none" w:sz="0" w:space="0" w:color="auto"/>
                              </w:divBdr>
                              <w:divsChild>
                                <w:div w:id="1656909581">
                                  <w:marLeft w:val="0"/>
                                  <w:marRight w:val="0"/>
                                  <w:marTop w:val="0"/>
                                  <w:marBottom w:val="0"/>
                                  <w:divBdr>
                                    <w:top w:val="none" w:sz="0" w:space="0" w:color="auto"/>
                                    <w:left w:val="none" w:sz="0" w:space="0" w:color="auto"/>
                                    <w:bottom w:val="none" w:sz="0" w:space="0" w:color="auto"/>
                                    <w:right w:val="none" w:sz="0" w:space="0" w:color="auto"/>
                                  </w:divBdr>
                                  <w:divsChild>
                                    <w:div w:id="502551387">
                                      <w:marLeft w:val="0"/>
                                      <w:marRight w:val="0"/>
                                      <w:marTop w:val="0"/>
                                      <w:marBottom w:val="0"/>
                                      <w:divBdr>
                                        <w:top w:val="none" w:sz="0" w:space="0" w:color="auto"/>
                                        <w:left w:val="none" w:sz="0" w:space="0" w:color="auto"/>
                                        <w:bottom w:val="none" w:sz="0" w:space="0" w:color="auto"/>
                                        <w:right w:val="none" w:sz="0" w:space="0" w:color="auto"/>
                                      </w:divBdr>
                                      <w:divsChild>
                                        <w:div w:id="1236941545">
                                          <w:marLeft w:val="0"/>
                                          <w:marRight w:val="0"/>
                                          <w:marTop w:val="0"/>
                                          <w:marBottom w:val="0"/>
                                          <w:divBdr>
                                            <w:top w:val="none" w:sz="0" w:space="0" w:color="auto"/>
                                            <w:left w:val="none" w:sz="0" w:space="0" w:color="auto"/>
                                            <w:bottom w:val="none" w:sz="0" w:space="0" w:color="auto"/>
                                            <w:right w:val="none" w:sz="0" w:space="0" w:color="auto"/>
                                          </w:divBdr>
                                          <w:divsChild>
                                            <w:div w:id="1928810818">
                                              <w:marLeft w:val="0"/>
                                              <w:marRight w:val="0"/>
                                              <w:marTop w:val="0"/>
                                              <w:marBottom w:val="0"/>
                                              <w:divBdr>
                                                <w:top w:val="none" w:sz="0" w:space="0" w:color="auto"/>
                                                <w:left w:val="none" w:sz="0" w:space="0" w:color="auto"/>
                                                <w:bottom w:val="none" w:sz="0" w:space="0" w:color="auto"/>
                                                <w:right w:val="none" w:sz="0" w:space="0" w:color="auto"/>
                                              </w:divBdr>
                                              <w:divsChild>
                                                <w:div w:id="1394084557">
                                                  <w:marLeft w:val="0"/>
                                                  <w:marRight w:val="0"/>
                                                  <w:marTop w:val="0"/>
                                                  <w:marBottom w:val="0"/>
                                                  <w:divBdr>
                                                    <w:top w:val="none" w:sz="0" w:space="0" w:color="auto"/>
                                                    <w:left w:val="none" w:sz="0" w:space="0" w:color="auto"/>
                                                    <w:bottom w:val="none" w:sz="0" w:space="0" w:color="auto"/>
                                                    <w:right w:val="none" w:sz="0" w:space="0" w:color="auto"/>
                                                  </w:divBdr>
                                                  <w:divsChild>
                                                    <w:div w:id="1316180800">
                                                      <w:marLeft w:val="0"/>
                                                      <w:marRight w:val="0"/>
                                                      <w:marTop w:val="0"/>
                                                      <w:marBottom w:val="0"/>
                                                      <w:divBdr>
                                                        <w:top w:val="none" w:sz="0" w:space="0" w:color="auto"/>
                                                        <w:left w:val="none" w:sz="0" w:space="0" w:color="auto"/>
                                                        <w:bottom w:val="none" w:sz="0" w:space="0" w:color="auto"/>
                                                        <w:right w:val="none" w:sz="0" w:space="0" w:color="auto"/>
                                                      </w:divBdr>
                                                      <w:divsChild>
                                                        <w:div w:id="195143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032613">
                                              <w:marLeft w:val="0"/>
                                              <w:marRight w:val="0"/>
                                              <w:marTop w:val="0"/>
                                              <w:marBottom w:val="0"/>
                                              <w:divBdr>
                                                <w:top w:val="none" w:sz="0" w:space="0" w:color="auto"/>
                                                <w:left w:val="none" w:sz="0" w:space="0" w:color="auto"/>
                                                <w:bottom w:val="none" w:sz="0" w:space="0" w:color="auto"/>
                                                <w:right w:val="none" w:sz="0" w:space="0" w:color="auto"/>
                                              </w:divBdr>
                                              <w:divsChild>
                                                <w:div w:id="5518399">
                                                  <w:marLeft w:val="0"/>
                                                  <w:marRight w:val="0"/>
                                                  <w:marTop w:val="0"/>
                                                  <w:marBottom w:val="0"/>
                                                  <w:divBdr>
                                                    <w:top w:val="none" w:sz="0" w:space="0" w:color="auto"/>
                                                    <w:left w:val="none" w:sz="0" w:space="0" w:color="auto"/>
                                                    <w:bottom w:val="none" w:sz="0" w:space="0" w:color="auto"/>
                                                    <w:right w:val="none" w:sz="0" w:space="0" w:color="auto"/>
                                                  </w:divBdr>
                                                  <w:divsChild>
                                                    <w:div w:id="174613841">
                                                      <w:marLeft w:val="0"/>
                                                      <w:marRight w:val="0"/>
                                                      <w:marTop w:val="0"/>
                                                      <w:marBottom w:val="0"/>
                                                      <w:divBdr>
                                                        <w:top w:val="none" w:sz="0" w:space="0" w:color="auto"/>
                                                        <w:left w:val="none" w:sz="0" w:space="0" w:color="auto"/>
                                                        <w:bottom w:val="none" w:sz="0" w:space="0" w:color="auto"/>
                                                        <w:right w:val="none" w:sz="0" w:space="0" w:color="auto"/>
                                                      </w:divBdr>
                                                      <w:divsChild>
                                                        <w:div w:id="213667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11677803">
      <w:bodyDiv w:val="1"/>
      <w:marLeft w:val="0"/>
      <w:marRight w:val="0"/>
      <w:marTop w:val="0"/>
      <w:marBottom w:val="0"/>
      <w:divBdr>
        <w:top w:val="none" w:sz="0" w:space="0" w:color="auto"/>
        <w:left w:val="none" w:sz="0" w:space="0" w:color="auto"/>
        <w:bottom w:val="none" w:sz="0" w:space="0" w:color="auto"/>
        <w:right w:val="none" w:sz="0" w:space="0" w:color="auto"/>
      </w:divBdr>
    </w:div>
    <w:div w:id="1513454929">
      <w:bodyDiv w:val="1"/>
      <w:marLeft w:val="0"/>
      <w:marRight w:val="0"/>
      <w:marTop w:val="0"/>
      <w:marBottom w:val="0"/>
      <w:divBdr>
        <w:top w:val="none" w:sz="0" w:space="0" w:color="auto"/>
        <w:left w:val="none" w:sz="0" w:space="0" w:color="auto"/>
        <w:bottom w:val="none" w:sz="0" w:space="0" w:color="auto"/>
        <w:right w:val="none" w:sz="0" w:space="0" w:color="auto"/>
      </w:divBdr>
    </w:div>
    <w:div w:id="1520969239">
      <w:bodyDiv w:val="1"/>
      <w:marLeft w:val="0"/>
      <w:marRight w:val="0"/>
      <w:marTop w:val="0"/>
      <w:marBottom w:val="0"/>
      <w:divBdr>
        <w:top w:val="none" w:sz="0" w:space="0" w:color="auto"/>
        <w:left w:val="none" w:sz="0" w:space="0" w:color="auto"/>
        <w:bottom w:val="none" w:sz="0" w:space="0" w:color="auto"/>
        <w:right w:val="none" w:sz="0" w:space="0" w:color="auto"/>
      </w:divBdr>
    </w:div>
    <w:div w:id="1524898796">
      <w:bodyDiv w:val="1"/>
      <w:marLeft w:val="0"/>
      <w:marRight w:val="0"/>
      <w:marTop w:val="0"/>
      <w:marBottom w:val="0"/>
      <w:divBdr>
        <w:top w:val="none" w:sz="0" w:space="0" w:color="auto"/>
        <w:left w:val="none" w:sz="0" w:space="0" w:color="auto"/>
        <w:bottom w:val="none" w:sz="0" w:space="0" w:color="auto"/>
        <w:right w:val="none" w:sz="0" w:space="0" w:color="auto"/>
      </w:divBdr>
    </w:div>
    <w:div w:id="1537546927">
      <w:bodyDiv w:val="1"/>
      <w:marLeft w:val="0"/>
      <w:marRight w:val="0"/>
      <w:marTop w:val="0"/>
      <w:marBottom w:val="0"/>
      <w:divBdr>
        <w:top w:val="none" w:sz="0" w:space="0" w:color="auto"/>
        <w:left w:val="none" w:sz="0" w:space="0" w:color="auto"/>
        <w:bottom w:val="none" w:sz="0" w:space="0" w:color="auto"/>
        <w:right w:val="none" w:sz="0" w:space="0" w:color="auto"/>
      </w:divBdr>
    </w:div>
    <w:div w:id="1539053523">
      <w:bodyDiv w:val="1"/>
      <w:marLeft w:val="0"/>
      <w:marRight w:val="0"/>
      <w:marTop w:val="0"/>
      <w:marBottom w:val="0"/>
      <w:divBdr>
        <w:top w:val="none" w:sz="0" w:space="0" w:color="auto"/>
        <w:left w:val="none" w:sz="0" w:space="0" w:color="auto"/>
        <w:bottom w:val="none" w:sz="0" w:space="0" w:color="auto"/>
        <w:right w:val="none" w:sz="0" w:space="0" w:color="auto"/>
      </w:divBdr>
    </w:div>
    <w:div w:id="1556232247">
      <w:bodyDiv w:val="1"/>
      <w:marLeft w:val="0"/>
      <w:marRight w:val="0"/>
      <w:marTop w:val="0"/>
      <w:marBottom w:val="0"/>
      <w:divBdr>
        <w:top w:val="none" w:sz="0" w:space="0" w:color="auto"/>
        <w:left w:val="none" w:sz="0" w:space="0" w:color="auto"/>
        <w:bottom w:val="none" w:sz="0" w:space="0" w:color="auto"/>
        <w:right w:val="none" w:sz="0" w:space="0" w:color="auto"/>
      </w:divBdr>
    </w:div>
    <w:div w:id="1557081762">
      <w:bodyDiv w:val="1"/>
      <w:marLeft w:val="0"/>
      <w:marRight w:val="0"/>
      <w:marTop w:val="0"/>
      <w:marBottom w:val="0"/>
      <w:divBdr>
        <w:top w:val="none" w:sz="0" w:space="0" w:color="auto"/>
        <w:left w:val="none" w:sz="0" w:space="0" w:color="auto"/>
        <w:bottom w:val="none" w:sz="0" w:space="0" w:color="auto"/>
        <w:right w:val="none" w:sz="0" w:space="0" w:color="auto"/>
      </w:divBdr>
    </w:div>
    <w:div w:id="1561358826">
      <w:bodyDiv w:val="1"/>
      <w:marLeft w:val="0"/>
      <w:marRight w:val="0"/>
      <w:marTop w:val="0"/>
      <w:marBottom w:val="0"/>
      <w:divBdr>
        <w:top w:val="none" w:sz="0" w:space="0" w:color="auto"/>
        <w:left w:val="none" w:sz="0" w:space="0" w:color="auto"/>
        <w:bottom w:val="none" w:sz="0" w:space="0" w:color="auto"/>
        <w:right w:val="none" w:sz="0" w:space="0" w:color="auto"/>
      </w:divBdr>
    </w:div>
    <w:div w:id="1563709869">
      <w:bodyDiv w:val="1"/>
      <w:marLeft w:val="0"/>
      <w:marRight w:val="0"/>
      <w:marTop w:val="0"/>
      <w:marBottom w:val="0"/>
      <w:divBdr>
        <w:top w:val="none" w:sz="0" w:space="0" w:color="auto"/>
        <w:left w:val="none" w:sz="0" w:space="0" w:color="auto"/>
        <w:bottom w:val="none" w:sz="0" w:space="0" w:color="auto"/>
        <w:right w:val="none" w:sz="0" w:space="0" w:color="auto"/>
      </w:divBdr>
    </w:div>
    <w:div w:id="1570119646">
      <w:bodyDiv w:val="1"/>
      <w:marLeft w:val="0"/>
      <w:marRight w:val="0"/>
      <w:marTop w:val="0"/>
      <w:marBottom w:val="0"/>
      <w:divBdr>
        <w:top w:val="none" w:sz="0" w:space="0" w:color="auto"/>
        <w:left w:val="none" w:sz="0" w:space="0" w:color="auto"/>
        <w:bottom w:val="none" w:sz="0" w:space="0" w:color="auto"/>
        <w:right w:val="none" w:sz="0" w:space="0" w:color="auto"/>
      </w:divBdr>
    </w:div>
    <w:div w:id="1575553846">
      <w:bodyDiv w:val="1"/>
      <w:marLeft w:val="0"/>
      <w:marRight w:val="0"/>
      <w:marTop w:val="0"/>
      <w:marBottom w:val="0"/>
      <w:divBdr>
        <w:top w:val="none" w:sz="0" w:space="0" w:color="auto"/>
        <w:left w:val="none" w:sz="0" w:space="0" w:color="auto"/>
        <w:bottom w:val="none" w:sz="0" w:space="0" w:color="auto"/>
        <w:right w:val="none" w:sz="0" w:space="0" w:color="auto"/>
      </w:divBdr>
    </w:div>
    <w:div w:id="1576743083">
      <w:bodyDiv w:val="1"/>
      <w:marLeft w:val="0"/>
      <w:marRight w:val="0"/>
      <w:marTop w:val="0"/>
      <w:marBottom w:val="0"/>
      <w:divBdr>
        <w:top w:val="none" w:sz="0" w:space="0" w:color="auto"/>
        <w:left w:val="none" w:sz="0" w:space="0" w:color="auto"/>
        <w:bottom w:val="none" w:sz="0" w:space="0" w:color="auto"/>
        <w:right w:val="none" w:sz="0" w:space="0" w:color="auto"/>
      </w:divBdr>
      <w:divsChild>
        <w:div w:id="102462682">
          <w:marLeft w:val="0"/>
          <w:marRight w:val="0"/>
          <w:marTop w:val="0"/>
          <w:marBottom w:val="0"/>
          <w:divBdr>
            <w:top w:val="none" w:sz="0" w:space="0" w:color="auto"/>
            <w:left w:val="none" w:sz="0" w:space="0" w:color="auto"/>
            <w:bottom w:val="none" w:sz="0" w:space="0" w:color="auto"/>
            <w:right w:val="none" w:sz="0" w:space="0" w:color="auto"/>
          </w:divBdr>
          <w:divsChild>
            <w:div w:id="1020814733">
              <w:marLeft w:val="0"/>
              <w:marRight w:val="0"/>
              <w:marTop w:val="0"/>
              <w:marBottom w:val="0"/>
              <w:divBdr>
                <w:top w:val="none" w:sz="0" w:space="0" w:color="auto"/>
                <w:left w:val="none" w:sz="0" w:space="0" w:color="auto"/>
                <w:bottom w:val="none" w:sz="0" w:space="0" w:color="auto"/>
                <w:right w:val="none" w:sz="0" w:space="0" w:color="auto"/>
              </w:divBdr>
            </w:div>
          </w:divsChild>
        </w:div>
        <w:div w:id="160315560">
          <w:marLeft w:val="0"/>
          <w:marRight w:val="0"/>
          <w:marTop w:val="0"/>
          <w:marBottom w:val="0"/>
          <w:divBdr>
            <w:top w:val="none" w:sz="0" w:space="0" w:color="auto"/>
            <w:left w:val="none" w:sz="0" w:space="0" w:color="auto"/>
            <w:bottom w:val="none" w:sz="0" w:space="0" w:color="auto"/>
            <w:right w:val="none" w:sz="0" w:space="0" w:color="auto"/>
          </w:divBdr>
          <w:divsChild>
            <w:div w:id="1980530594">
              <w:marLeft w:val="0"/>
              <w:marRight w:val="0"/>
              <w:marTop w:val="0"/>
              <w:marBottom w:val="0"/>
              <w:divBdr>
                <w:top w:val="none" w:sz="0" w:space="0" w:color="auto"/>
                <w:left w:val="none" w:sz="0" w:space="0" w:color="auto"/>
                <w:bottom w:val="none" w:sz="0" w:space="0" w:color="auto"/>
                <w:right w:val="none" w:sz="0" w:space="0" w:color="auto"/>
              </w:divBdr>
            </w:div>
          </w:divsChild>
        </w:div>
        <w:div w:id="781345031">
          <w:marLeft w:val="0"/>
          <w:marRight w:val="0"/>
          <w:marTop w:val="0"/>
          <w:marBottom w:val="0"/>
          <w:divBdr>
            <w:top w:val="none" w:sz="0" w:space="0" w:color="auto"/>
            <w:left w:val="none" w:sz="0" w:space="0" w:color="auto"/>
            <w:bottom w:val="none" w:sz="0" w:space="0" w:color="auto"/>
            <w:right w:val="none" w:sz="0" w:space="0" w:color="auto"/>
          </w:divBdr>
          <w:divsChild>
            <w:div w:id="1433011411">
              <w:marLeft w:val="0"/>
              <w:marRight w:val="0"/>
              <w:marTop w:val="0"/>
              <w:marBottom w:val="0"/>
              <w:divBdr>
                <w:top w:val="none" w:sz="0" w:space="0" w:color="auto"/>
                <w:left w:val="none" w:sz="0" w:space="0" w:color="auto"/>
                <w:bottom w:val="none" w:sz="0" w:space="0" w:color="auto"/>
                <w:right w:val="none" w:sz="0" w:space="0" w:color="auto"/>
              </w:divBdr>
            </w:div>
          </w:divsChild>
        </w:div>
        <w:div w:id="2069721135">
          <w:marLeft w:val="0"/>
          <w:marRight w:val="0"/>
          <w:marTop w:val="0"/>
          <w:marBottom w:val="0"/>
          <w:divBdr>
            <w:top w:val="none" w:sz="0" w:space="0" w:color="auto"/>
            <w:left w:val="none" w:sz="0" w:space="0" w:color="auto"/>
            <w:bottom w:val="none" w:sz="0" w:space="0" w:color="auto"/>
            <w:right w:val="none" w:sz="0" w:space="0" w:color="auto"/>
          </w:divBdr>
          <w:divsChild>
            <w:div w:id="187658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15369">
      <w:bodyDiv w:val="1"/>
      <w:marLeft w:val="0"/>
      <w:marRight w:val="0"/>
      <w:marTop w:val="0"/>
      <w:marBottom w:val="0"/>
      <w:divBdr>
        <w:top w:val="none" w:sz="0" w:space="0" w:color="auto"/>
        <w:left w:val="none" w:sz="0" w:space="0" w:color="auto"/>
        <w:bottom w:val="none" w:sz="0" w:space="0" w:color="auto"/>
        <w:right w:val="none" w:sz="0" w:space="0" w:color="auto"/>
      </w:divBdr>
    </w:div>
    <w:div w:id="1578636258">
      <w:bodyDiv w:val="1"/>
      <w:marLeft w:val="0"/>
      <w:marRight w:val="0"/>
      <w:marTop w:val="0"/>
      <w:marBottom w:val="0"/>
      <w:divBdr>
        <w:top w:val="none" w:sz="0" w:space="0" w:color="auto"/>
        <w:left w:val="none" w:sz="0" w:space="0" w:color="auto"/>
        <w:bottom w:val="none" w:sz="0" w:space="0" w:color="auto"/>
        <w:right w:val="none" w:sz="0" w:space="0" w:color="auto"/>
      </w:divBdr>
    </w:div>
    <w:div w:id="1583761132">
      <w:bodyDiv w:val="1"/>
      <w:marLeft w:val="0"/>
      <w:marRight w:val="0"/>
      <w:marTop w:val="0"/>
      <w:marBottom w:val="0"/>
      <w:divBdr>
        <w:top w:val="none" w:sz="0" w:space="0" w:color="auto"/>
        <w:left w:val="none" w:sz="0" w:space="0" w:color="auto"/>
        <w:bottom w:val="none" w:sz="0" w:space="0" w:color="auto"/>
        <w:right w:val="none" w:sz="0" w:space="0" w:color="auto"/>
      </w:divBdr>
    </w:div>
    <w:div w:id="1587692422">
      <w:bodyDiv w:val="1"/>
      <w:marLeft w:val="0"/>
      <w:marRight w:val="0"/>
      <w:marTop w:val="0"/>
      <w:marBottom w:val="0"/>
      <w:divBdr>
        <w:top w:val="none" w:sz="0" w:space="0" w:color="auto"/>
        <w:left w:val="none" w:sz="0" w:space="0" w:color="auto"/>
        <w:bottom w:val="none" w:sz="0" w:space="0" w:color="auto"/>
        <w:right w:val="none" w:sz="0" w:space="0" w:color="auto"/>
      </w:divBdr>
    </w:div>
    <w:div w:id="1592472503">
      <w:bodyDiv w:val="1"/>
      <w:marLeft w:val="0"/>
      <w:marRight w:val="0"/>
      <w:marTop w:val="0"/>
      <w:marBottom w:val="0"/>
      <w:divBdr>
        <w:top w:val="none" w:sz="0" w:space="0" w:color="auto"/>
        <w:left w:val="none" w:sz="0" w:space="0" w:color="auto"/>
        <w:bottom w:val="none" w:sz="0" w:space="0" w:color="auto"/>
        <w:right w:val="none" w:sz="0" w:space="0" w:color="auto"/>
      </w:divBdr>
    </w:div>
    <w:div w:id="1599292433">
      <w:bodyDiv w:val="1"/>
      <w:marLeft w:val="0"/>
      <w:marRight w:val="0"/>
      <w:marTop w:val="0"/>
      <w:marBottom w:val="0"/>
      <w:divBdr>
        <w:top w:val="none" w:sz="0" w:space="0" w:color="auto"/>
        <w:left w:val="none" w:sz="0" w:space="0" w:color="auto"/>
        <w:bottom w:val="none" w:sz="0" w:space="0" w:color="auto"/>
        <w:right w:val="none" w:sz="0" w:space="0" w:color="auto"/>
      </w:divBdr>
    </w:div>
    <w:div w:id="1607694491">
      <w:bodyDiv w:val="1"/>
      <w:marLeft w:val="0"/>
      <w:marRight w:val="0"/>
      <w:marTop w:val="0"/>
      <w:marBottom w:val="0"/>
      <w:divBdr>
        <w:top w:val="none" w:sz="0" w:space="0" w:color="auto"/>
        <w:left w:val="none" w:sz="0" w:space="0" w:color="auto"/>
        <w:bottom w:val="none" w:sz="0" w:space="0" w:color="auto"/>
        <w:right w:val="none" w:sz="0" w:space="0" w:color="auto"/>
      </w:divBdr>
    </w:div>
    <w:div w:id="1612203333">
      <w:bodyDiv w:val="1"/>
      <w:marLeft w:val="0"/>
      <w:marRight w:val="0"/>
      <w:marTop w:val="0"/>
      <w:marBottom w:val="0"/>
      <w:divBdr>
        <w:top w:val="none" w:sz="0" w:space="0" w:color="auto"/>
        <w:left w:val="none" w:sz="0" w:space="0" w:color="auto"/>
        <w:bottom w:val="none" w:sz="0" w:space="0" w:color="auto"/>
        <w:right w:val="none" w:sz="0" w:space="0" w:color="auto"/>
      </w:divBdr>
    </w:div>
    <w:div w:id="1615866249">
      <w:bodyDiv w:val="1"/>
      <w:marLeft w:val="0"/>
      <w:marRight w:val="0"/>
      <w:marTop w:val="0"/>
      <w:marBottom w:val="0"/>
      <w:divBdr>
        <w:top w:val="none" w:sz="0" w:space="0" w:color="auto"/>
        <w:left w:val="none" w:sz="0" w:space="0" w:color="auto"/>
        <w:bottom w:val="none" w:sz="0" w:space="0" w:color="auto"/>
        <w:right w:val="none" w:sz="0" w:space="0" w:color="auto"/>
      </w:divBdr>
    </w:div>
    <w:div w:id="1616407351">
      <w:bodyDiv w:val="1"/>
      <w:marLeft w:val="0"/>
      <w:marRight w:val="0"/>
      <w:marTop w:val="0"/>
      <w:marBottom w:val="0"/>
      <w:divBdr>
        <w:top w:val="none" w:sz="0" w:space="0" w:color="auto"/>
        <w:left w:val="none" w:sz="0" w:space="0" w:color="auto"/>
        <w:bottom w:val="none" w:sz="0" w:space="0" w:color="auto"/>
        <w:right w:val="none" w:sz="0" w:space="0" w:color="auto"/>
      </w:divBdr>
    </w:div>
    <w:div w:id="1629892426">
      <w:bodyDiv w:val="1"/>
      <w:marLeft w:val="0"/>
      <w:marRight w:val="0"/>
      <w:marTop w:val="0"/>
      <w:marBottom w:val="0"/>
      <w:divBdr>
        <w:top w:val="none" w:sz="0" w:space="0" w:color="auto"/>
        <w:left w:val="none" w:sz="0" w:space="0" w:color="auto"/>
        <w:bottom w:val="none" w:sz="0" w:space="0" w:color="auto"/>
        <w:right w:val="none" w:sz="0" w:space="0" w:color="auto"/>
      </w:divBdr>
    </w:div>
    <w:div w:id="1636064223">
      <w:bodyDiv w:val="1"/>
      <w:marLeft w:val="0"/>
      <w:marRight w:val="0"/>
      <w:marTop w:val="0"/>
      <w:marBottom w:val="0"/>
      <w:divBdr>
        <w:top w:val="none" w:sz="0" w:space="0" w:color="auto"/>
        <w:left w:val="none" w:sz="0" w:space="0" w:color="auto"/>
        <w:bottom w:val="none" w:sz="0" w:space="0" w:color="auto"/>
        <w:right w:val="none" w:sz="0" w:space="0" w:color="auto"/>
      </w:divBdr>
      <w:divsChild>
        <w:div w:id="915363468">
          <w:marLeft w:val="0"/>
          <w:marRight w:val="0"/>
          <w:marTop w:val="0"/>
          <w:marBottom w:val="0"/>
          <w:divBdr>
            <w:top w:val="none" w:sz="0" w:space="0" w:color="auto"/>
            <w:left w:val="none" w:sz="0" w:space="0" w:color="auto"/>
            <w:bottom w:val="none" w:sz="0" w:space="0" w:color="auto"/>
            <w:right w:val="none" w:sz="0" w:space="0" w:color="auto"/>
          </w:divBdr>
        </w:div>
        <w:div w:id="2066172134">
          <w:marLeft w:val="0"/>
          <w:marRight w:val="0"/>
          <w:marTop w:val="0"/>
          <w:marBottom w:val="0"/>
          <w:divBdr>
            <w:top w:val="none" w:sz="0" w:space="0" w:color="auto"/>
            <w:left w:val="none" w:sz="0" w:space="0" w:color="auto"/>
            <w:bottom w:val="none" w:sz="0" w:space="0" w:color="auto"/>
            <w:right w:val="none" w:sz="0" w:space="0" w:color="auto"/>
          </w:divBdr>
        </w:div>
      </w:divsChild>
    </w:div>
    <w:div w:id="1637292512">
      <w:bodyDiv w:val="1"/>
      <w:marLeft w:val="0"/>
      <w:marRight w:val="0"/>
      <w:marTop w:val="0"/>
      <w:marBottom w:val="0"/>
      <w:divBdr>
        <w:top w:val="none" w:sz="0" w:space="0" w:color="auto"/>
        <w:left w:val="none" w:sz="0" w:space="0" w:color="auto"/>
        <w:bottom w:val="none" w:sz="0" w:space="0" w:color="auto"/>
        <w:right w:val="none" w:sz="0" w:space="0" w:color="auto"/>
      </w:divBdr>
    </w:div>
    <w:div w:id="1640115057">
      <w:bodyDiv w:val="1"/>
      <w:marLeft w:val="0"/>
      <w:marRight w:val="0"/>
      <w:marTop w:val="0"/>
      <w:marBottom w:val="0"/>
      <w:divBdr>
        <w:top w:val="none" w:sz="0" w:space="0" w:color="auto"/>
        <w:left w:val="none" w:sz="0" w:space="0" w:color="auto"/>
        <w:bottom w:val="none" w:sz="0" w:space="0" w:color="auto"/>
        <w:right w:val="none" w:sz="0" w:space="0" w:color="auto"/>
      </w:divBdr>
    </w:div>
    <w:div w:id="1640261367">
      <w:bodyDiv w:val="1"/>
      <w:marLeft w:val="0"/>
      <w:marRight w:val="0"/>
      <w:marTop w:val="0"/>
      <w:marBottom w:val="0"/>
      <w:divBdr>
        <w:top w:val="none" w:sz="0" w:space="0" w:color="auto"/>
        <w:left w:val="none" w:sz="0" w:space="0" w:color="auto"/>
        <w:bottom w:val="none" w:sz="0" w:space="0" w:color="auto"/>
        <w:right w:val="none" w:sz="0" w:space="0" w:color="auto"/>
      </w:divBdr>
    </w:div>
    <w:div w:id="1640382076">
      <w:bodyDiv w:val="1"/>
      <w:marLeft w:val="0"/>
      <w:marRight w:val="0"/>
      <w:marTop w:val="0"/>
      <w:marBottom w:val="0"/>
      <w:divBdr>
        <w:top w:val="none" w:sz="0" w:space="0" w:color="auto"/>
        <w:left w:val="none" w:sz="0" w:space="0" w:color="auto"/>
        <w:bottom w:val="none" w:sz="0" w:space="0" w:color="auto"/>
        <w:right w:val="none" w:sz="0" w:space="0" w:color="auto"/>
      </w:divBdr>
    </w:div>
    <w:div w:id="1642535153">
      <w:bodyDiv w:val="1"/>
      <w:marLeft w:val="0"/>
      <w:marRight w:val="0"/>
      <w:marTop w:val="0"/>
      <w:marBottom w:val="0"/>
      <w:divBdr>
        <w:top w:val="none" w:sz="0" w:space="0" w:color="auto"/>
        <w:left w:val="none" w:sz="0" w:space="0" w:color="auto"/>
        <w:bottom w:val="none" w:sz="0" w:space="0" w:color="auto"/>
        <w:right w:val="none" w:sz="0" w:space="0" w:color="auto"/>
      </w:divBdr>
    </w:div>
    <w:div w:id="1644696251">
      <w:bodyDiv w:val="1"/>
      <w:marLeft w:val="0"/>
      <w:marRight w:val="0"/>
      <w:marTop w:val="0"/>
      <w:marBottom w:val="0"/>
      <w:divBdr>
        <w:top w:val="none" w:sz="0" w:space="0" w:color="auto"/>
        <w:left w:val="none" w:sz="0" w:space="0" w:color="auto"/>
        <w:bottom w:val="none" w:sz="0" w:space="0" w:color="auto"/>
        <w:right w:val="none" w:sz="0" w:space="0" w:color="auto"/>
      </w:divBdr>
    </w:div>
    <w:div w:id="1648820740">
      <w:bodyDiv w:val="1"/>
      <w:marLeft w:val="0"/>
      <w:marRight w:val="0"/>
      <w:marTop w:val="0"/>
      <w:marBottom w:val="0"/>
      <w:divBdr>
        <w:top w:val="none" w:sz="0" w:space="0" w:color="auto"/>
        <w:left w:val="none" w:sz="0" w:space="0" w:color="auto"/>
        <w:bottom w:val="none" w:sz="0" w:space="0" w:color="auto"/>
        <w:right w:val="none" w:sz="0" w:space="0" w:color="auto"/>
      </w:divBdr>
    </w:div>
    <w:div w:id="1649168138">
      <w:bodyDiv w:val="1"/>
      <w:marLeft w:val="0"/>
      <w:marRight w:val="0"/>
      <w:marTop w:val="0"/>
      <w:marBottom w:val="0"/>
      <w:divBdr>
        <w:top w:val="none" w:sz="0" w:space="0" w:color="auto"/>
        <w:left w:val="none" w:sz="0" w:space="0" w:color="auto"/>
        <w:bottom w:val="none" w:sz="0" w:space="0" w:color="auto"/>
        <w:right w:val="none" w:sz="0" w:space="0" w:color="auto"/>
      </w:divBdr>
    </w:div>
    <w:div w:id="1654522674">
      <w:bodyDiv w:val="1"/>
      <w:marLeft w:val="0"/>
      <w:marRight w:val="0"/>
      <w:marTop w:val="0"/>
      <w:marBottom w:val="0"/>
      <w:divBdr>
        <w:top w:val="none" w:sz="0" w:space="0" w:color="auto"/>
        <w:left w:val="none" w:sz="0" w:space="0" w:color="auto"/>
        <w:bottom w:val="none" w:sz="0" w:space="0" w:color="auto"/>
        <w:right w:val="none" w:sz="0" w:space="0" w:color="auto"/>
      </w:divBdr>
    </w:div>
    <w:div w:id="1657105310">
      <w:bodyDiv w:val="1"/>
      <w:marLeft w:val="0"/>
      <w:marRight w:val="0"/>
      <w:marTop w:val="0"/>
      <w:marBottom w:val="0"/>
      <w:divBdr>
        <w:top w:val="none" w:sz="0" w:space="0" w:color="auto"/>
        <w:left w:val="none" w:sz="0" w:space="0" w:color="auto"/>
        <w:bottom w:val="none" w:sz="0" w:space="0" w:color="auto"/>
        <w:right w:val="none" w:sz="0" w:space="0" w:color="auto"/>
      </w:divBdr>
    </w:div>
    <w:div w:id="1659653308">
      <w:bodyDiv w:val="1"/>
      <w:marLeft w:val="0"/>
      <w:marRight w:val="0"/>
      <w:marTop w:val="0"/>
      <w:marBottom w:val="0"/>
      <w:divBdr>
        <w:top w:val="none" w:sz="0" w:space="0" w:color="auto"/>
        <w:left w:val="none" w:sz="0" w:space="0" w:color="auto"/>
        <w:bottom w:val="none" w:sz="0" w:space="0" w:color="auto"/>
        <w:right w:val="none" w:sz="0" w:space="0" w:color="auto"/>
      </w:divBdr>
    </w:div>
    <w:div w:id="1662126230">
      <w:bodyDiv w:val="1"/>
      <w:marLeft w:val="0"/>
      <w:marRight w:val="0"/>
      <w:marTop w:val="0"/>
      <w:marBottom w:val="0"/>
      <w:divBdr>
        <w:top w:val="none" w:sz="0" w:space="0" w:color="auto"/>
        <w:left w:val="none" w:sz="0" w:space="0" w:color="auto"/>
        <w:bottom w:val="none" w:sz="0" w:space="0" w:color="auto"/>
        <w:right w:val="none" w:sz="0" w:space="0" w:color="auto"/>
      </w:divBdr>
    </w:div>
    <w:div w:id="1662854088">
      <w:bodyDiv w:val="1"/>
      <w:marLeft w:val="0"/>
      <w:marRight w:val="0"/>
      <w:marTop w:val="0"/>
      <w:marBottom w:val="0"/>
      <w:divBdr>
        <w:top w:val="none" w:sz="0" w:space="0" w:color="auto"/>
        <w:left w:val="none" w:sz="0" w:space="0" w:color="auto"/>
        <w:bottom w:val="none" w:sz="0" w:space="0" w:color="auto"/>
        <w:right w:val="none" w:sz="0" w:space="0" w:color="auto"/>
      </w:divBdr>
    </w:div>
    <w:div w:id="1676230193">
      <w:bodyDiv w:val="1"/>
      <w:marLeft w:val="0"/>
      <w:marRight w:val="0"/>
      <w:marTop w:val="0"/>
      <w:marBottom w:val="0"/>
      <w:divBdr>
        <w:top w:val="none" w:sz="0" w:space="0" w:color="auto"/>
        <w:left w:val="none" w:sz="0" w:space="0" w:color="auto"/>
        <w:bottom w:val="none" w:sz="0" w:space="0" w:color="auto"/>
        <w:right w:val="none" w:sz="0" w:space="0" w:color="auto"/>
      </w:divBdr>
    </w:div>
    <w:div w:id="1677265390">
      <w:bodyDiv w:val="1"/>
      <w:marLeft w:val="0"/>
      <w:marRight w:val="0"/>
      <w:marTop w:val="0"/>
      <w:marBottom w:val="0"/>
      <w:divBdr>
        <w:top w:val="none" w:sz="0" w:space="0" w:color="auto"/>
        <w:left w:val="none" w:sz="0" w:space="0" w:color="auto"/>
        <w:bottom w:val="none" w:sz="0" w:space="0" w:color="auto"/>
        <w:right w:val="none" w:sz="0" w:space="0" w:color="auto"/>
      </w:divBdr>
    </w:div>
    <w:div w:id="1681201104">
      <w:bodyDiv w:val="1"/>
      <w:marLeft w:val="0"/>
      <w:marRight w:val="0"/>
      <w:marTop w:val="0"/>
      <w:marBottom w:val="0"/>
      <w:divBdr>
        <w:top w:val="none" w:sz="0" w:space="0" w:color="auto"/>
        <w:left w:val="none" w:sz="0" w:space="0" w:color="auto"/>
        <w:bottom w:val="none" w:sz="0" w:space="0" w:color="auto"/>
        <w:right w:val="none" w:sz="0" w:space="0" w:color="auto"/>
      </w:divBdr>
    </w:div>
    <w:div w:id="1692605400">
      <w:bodyDiv w:val="1"/>
      <w:marLeft w:val="0"/>
      <w:marRight w:val="0"/>
      <w:marTop w:val="0"/>
      <w:marBottom w:val="0"/>
      <w:divBdr>
        <w:top w:val="none" w:sz="0" w:space="0" w:color="auto"/>
        <w:left w:val="none" w:sz="0" w:space="0" w:color="auto"/>
        <w:bottom w:val="none" w:sz="0" w:space="0" w:color="auto"/>
        <w:right w:val="none" w:sz="0" w:space="0" w:color="auto"/>
      </w:divBdr>
    </w:div>
    <w:div w:id="1705711030">
      <w:bodyDiv w:val="1"/>
      <w:marLeft w:val="0"/>
      <w:marRight w:val="0"/>
      <w:marTop w:val="0"/>
      <w:marBottom w:val="0"/>
      <w:divBdr>
        <w:top w:val="none" w:sz="0" w:space="0" w:color="auto"/>
        <w:left w:val="none" w:sz="0" w:space="0" w:color="auto"/>
        <w:bottom w:val="none" w:sz="0" w:space="0" w:color="auto"/>
        <w:right w:val="none" w:sz="0" w:space="0" w:color="auto"/>
      </w:divBdr>
    </w:div>
    <w:div w:id="1707681239">
      <w:bodyDiv w:val="1"/>
      <w:marLeft w:val="0"/>
      <w:marRight w:val="0"/>
      <w:marTop w:val="0"/>
      <w:marBottom w:val="0"/>
      <w:divBdr>
        <w:top w:val="none" w:sz="0" w:space="0" w:color="auto"/>
        <w:left w:val="none" w:sz="0" w:space="0" w:color="auto"/>
        <w:bottom w:val="none" w:sz="0" w:space="0" w:color="auto"/>
        <w:right w:val="none" w:sz="0" w:space="0" w:color="auto"/>
      </w:divBdr>
    </w:div>
    <w:div w:id="1708330552">
      <w:bodyDiv w:val="1"/>
      <w:marLeft w:val="0"/>
      <w:marRight w:val="0"/>
      <w:marTop w:val="0"/>
      <w:marBottom w:val="0"/>
      <w:divBdr>
        <w:top w:val="none" w:sz="0" w:space="0" w:color="auto"/>
        <w:left w:val="none" w:sz="0" w:space="0" w:color="auto"/>
        <w:bottom w:val="none" w:sz="0" w:space="0" w:color="auto"/>
        <w:right w:val="none" w:sz="0" w:space="0" w:color="auto"/>
      </w:divBdr>
    </w:div>
    <w:div w:id="1708873545">
      <w:bodyDiv w:val="1"/>
      <w:marLeft w:val="0"/>
      <w:marRight w:val="0"/>
      <w:marTop w:val="0"/>
      <w:marBottom w:val="0"/>
      <w:divBdr>
        <w:top w:val="none" w:sz="0" w:space="0" w:color="auto"/>
        <w:left w:val="none" w:sz="0" w:space="0" w:color="auto"/>
        <w:bottom w:val="none" w:sz="0" w:space="0" w:color="auto"/>
        <w:right w:val="none" w:sz="0" w:space="0" w:color="auto"/>
      </w:divBdr>
    </w:div>
    <w:div w:id="1710908910">
      <w:bodyDiv w:val="1"/>
      <w:marLeft w:val="0"/>
      <w:marRight w:val="0"/>
      <w:marTop w:val="0"/>
      <w:marBottom w:val="0"/>
      <w:divBdr>
        <w:top w:val="none" w:sz="0" w:space="0" w:color="auto"/>
        <w:left w:val="none" w:sz="0" w:space="0" w:color="auto"/>
        <w:bottom w:val="none" w:sz="0" w:space="0" w:color="auto"/>
        <w:right w:val="none" w:sz="0" w:space="0" w:color="auto"/>
      </w:divBdr>
    </w:div>
    <w:div w:id="1713842832">
      <w:bodyDiv w:val="1"/>
      <w:marLeft w:val="0"/>
      <w:marRight w:val="0"/>
      <w:marTop w:val="0"/>
      <w:marBottom w:val="0"/>
      <w:divBdr>
        <w:top w:val="none" w:sz="0" w:space="0" w:color="auto"/>
        <w:left w:val="none" w:sz="0" w:space="0" w:color="auto"/>
        <w:bottom w:val="none" w:sz="0" w:space="0" w:color="auto"/>
        <w:right w:val="none" w:sz="0" w:space="0" w:color="auto"/>
      </w:divBdr>
    </w:div>
    <w:div w:id="1714649183">
      <w:bodyDiv w:val="1"/>
      <w:marLeft w:val="0"/>
      <w:marRight w:val="0"/>
      <w:marTop w:val="0"/>
      <w:marBottom w:val="0"/>
      <w:divBdr>
        <w:top w:val="none" w:sz="0" w:space="0" w:color="auto"/>
        <w:left w:val="none" w:sz="0" w:space="0" w:color="auto"/>
        <w:bottom w:val="none" w:sz="0" w:space="0" w:color="auto"/>
        <w:right w:val="none" w:sz="0" w:space="0" w:color="auto"/>
      </w:divBdr>
    </w:div>
    <w:div w:id="1716268148">
      <w:bodyDiv w:val="1"/>
      <w:marLeft w:val="0"/>
      <w:marRight w:val="0"/>
      <w:marTop w:val="0"/>
      <w:marBottom w:val="0"/>
      <w:divBdr>
        <w:top w:val="none" w:sz="0" w:space="0" w:color="auto"/>
        <w:left w:val="none" w:sz="0" w:space="0" w:color="auto"/>
        <w:bottom w:val="none" w:sz="0" w:space="0" w:color="auto"/>
        <w:right w:val="none" w:sz="0" w:space="0" w:color="auto"/>
      </w:divBdr>
    </w:div>
    <w:div w:id="1716271102">
      <w:bodyDiv w:val="1"/>
      <w:marLeft w:val="0"/>
      <w:marRight w:val="0"/>
      <w:marTop w:val="0"/>
      <w:marBottom w:val="0"/>
      <w:divBdr>
        <w:top w:val="none" w:sz="0" w:space="0" w:color="auto"/>
        <w:left w:val="none" w:sz="0" w:space="0" w:color="auto"/>
        <w:bottom w:val="none" w:sz="0" w:space="0" w:color="auto"/>
        <w:right w:val="none" w:sz="0" w:space="0" w:color="auto"/>
      </w:divBdr>
    </w:div>
    <w:div w:id="1728451169">
      <w:bodyDiv w:val="1"/>
      <w:marLeft w:val="0"/>
      <w:marRight w:val="0"/>
      <w:marTop w:val="0"/>
      <w:marBottom w:val="0"/>
      <w:divBdr>
        <w:top w:val="none" w:sz="0" w:space="0" w:color="auto"/>
        <w:left w:val="none" w:sz="0" w:space="0" w:color="auto"/>
        <w:bottom w:val="none" w:sz="0" w:space="0" w:color="auto"/>
        <w:right w:val="none" w:sz="0" w:space="0" w:color="auto"/>
      </w:divBdr>
    </w:div>
    <w:div w:id="1733582090">
      <w:bodyDiv w:val="1"/>
      <w:marLeft w:val="0"/>
      <w:marRight w:val="0"/>
      <w:marTop w:val="0"/>
      <w:marBottom w:val="0"/>
      <w:divBdr>
        <w:top w:val="none" w:sz="0" w:space="0" w:color="auto"/>
        <w:left w:val="none" w:sz="0" w:space="0" w:color="auto"/>
        <w:bottom w:val="none" w:sz="0" w:space="0" w:color="auto"/>
        <w:right w:val="none" w:sz="0" w:space="0" w:color="auto"/>
      </w:divBdr>
    </w:div>
    <w:div w:id="1739207804">
      <w:bodyDiv w:val="1"/>
      <w:marLeft w:val="0"/>
      <w:marRight w:val="0"/>
      <w:marTop w:val="0"/>
      <w:marBottom w:val="0"/>
      <w:divBdr>
        <w:top w:val="none" w:sz="0" w:space="0" w:color="auto"/>
        <w:left w:val="none" w:sz="0" w:space="0" w:color="auto"/>
        <w:bottom w:val="none" w:sz="0" w:space="0" w:color="auto"/>
        <w:right w:val="none" w:sz="0" w:space="0" w:color="auto"/>
      </w:divBdr>
    </w:div>
    <w:div w:id="1739857868">
      <w:bodyDiv w:val="1"/>
      <w:marLeft w:val="0"/>
      <w:marRight w:val="0"/>
      <w:marTop w:val="0"/>
      <w:marBottom w:val="0"/>
      <w:divBdr>
        <w:top w:val="none" w:sz="0" w:space="0" w:color="auto"/>
        <w:left w:val="none" w:sz="0" w:space="0" w:color="auto"/>
        <w:bottom w:val="none" w:sz="0" w:space="0" w:color="auto"/>
        <w:right w:val="none" w:sz="0" w:space="0" w:color="auto"/>
      </w:divBdr>
    </w:div>
    <w:div w:id="1745906525">
      <w:bodyDiv w:val="1"/>
      <w:marLeft w:val="0"/>
      <w:marRight w:val="0"/>
      <w:marTop w:val="0"/>
      <w:marBottom w:val="0"/>
      <w:divBdr>
        <w:top w:val="none" w:sz="0" w:space="0" w:color="auto"/>
        <w:left w:val="none" w:sz="0" w:space="0" w:color="auto"/>
        <w:bottom w:val="none" w:sz="0" w:space="0" w:color="auto"/>
        <w:right w:val="none" w:sz="0" w:space="0" w:color="auto"/>
      </w:divBdr>
    </w:div>
    <w:div w:id="1750032844">
      <w:bodyDiv w:val="1"/>
      <w:marLeft w:val="0"/>
      <w:marRight w:val="0"/>
      <w:marTop w:val="0"/>
      <w:marBottom w:val="0"/>
      <w:divBdr>
        <w:top w:val="none" w:sz="0" w:space="0" w:color="auto"/>
        <w:left w:val="none" w:sz="0" w:space="0" w:color="auto"/>
        <w:bottom w:val="none" w:sz="0" w:space="0" w:color="auto"/>
        <w:right w:val="none" w:sz="0" w:space="0" w:color="auto"/>
      </w:divBdr>
    </w:div>
    <w:div w:id="1759669628">
      <w:bodyDiv w:val="1"/>
      <w:marLeft w:val="0"/>
      <w:marRight w:val="0"/>
      <w:marTop w:val="0"/>
      <w:marBottom w:val="0"/>
      <w:divBdr>
        <w:top w:val="none" w:sz="0" w:space="0" w:color="auto"/>
        <w:left w:val="none" w:sz="0" w:space="0" w:color="auto"/>
        <w:bottom w:val="none" w:sz="0" w:space="0" w:color="auto"/>
        <w:right w:val="none" w:sz="0" w:space="0" w:color="auto"/>
      </w:divBdr>
    </w:div>
    <w:div w:id="1765298929">
      <w:bodyDiv w:val="1"/>
      <w:marLeft w:val="0"/>
      <w:marRight w:val="0"/>
      <w:marTop w:val="0"/>
      <w:marBottom w:val="0"/>
      <w:divBdr>
        <w:top w:val="none" w:sz="0" w:space="0" w:color="auto"/>
        <w:left w:val="none" w:sz="0" w:space="0" w:color="auto"/>
        <w:bottom w:val="none" w:sz="0" w:space="0" w:color="auto"/>
        <w:right w:val="none" w:sz="0" w:space="0" w:color="auto"/>
      </w:divBdr>
    </w:div>
    <w:div w:id="1773358358">
      <w:bodyDiv w:val="1"/>
      <w:marLeft w:val="0"/>
      <w:marRight w:val="0"/>
      <w:marTop w:val="0"/>
      <w:marBottom w:val="0"/>
      <w:divBdr>
        <w:top w:val="none" w:sz="0" w:space="0" w:color="auto"/>
        <w:left w:val="none" w:sz="0" w:space="0" w:color="auto"/>
        <w:bottom w:val="none" w:sz="0" w:space="0" w:color="auto"/>
        <w:right w:val="none" w:sz="0" w:space="0" w:color="auto"/>
      </w:divBdr>
    </w:div>
    <w:div w:id="1776511650">
      <w:bodyDiv w:val="1"/>
      <w:marLeft w:val="0"/>
      <w:marRight w:val="0"/>
      <w:marTop w:val="0"/>
      <w:marBottom w:val="0"/>
      <w:divBdr>
        <w:top w:val="none" w:sz="0" w:space="0" w:color="auto"/>
        <w:left w:val="none" w:sz="0" w:space="0" w:color="auto"/>
        <w:bottom w:val="none" w:sz="0" w:space="0" w:color="auto"/>
        <w:right w:val="none" w:sz="0" w:space="0" w:color="auto"/>
      </w:divBdr>
    </w:div>
    <w:div w:id="1781991883">
      <w:bodyDiv w:val="1"/>
      <w:marLeft w:val="0"/>
      <w:marRight w:val="0"/>
      <w:marTop w:val="0"/>
      <w:marBottom w:val="0"/>
      <w:divBdr>
        <w:top w:val="none" w:sz="0" w:space="0" w:color="auto"/>
        <w:left w:val="none" w:sz="0" w:space="0" w:color="auto"/>
        <w:bottom w:val="none" w:sz="0" w:space="0" w:color="auto"/>
        <w:right w:val="none" w:sz="0" w:space="0" w:color="auto"/>
      </w:divBdr>
    </w:div>
    <w:div w:id="1788116921">
      <w:bodyDiv w:val="1"/>
      <w:marLeft w:val="0"/>
      <w:marRight w:val="0"/>
      <w:marTop w:val="0"/>
      <w:marBottom w:val="0"/>
      <w:divBdr>
        <w:top w:val="none" w:sz="0" w:space="0" w:color="auto"/>
        <w:left w:val="none" w:sz="0" w:space="0" w:color="auto"/>
        <w:bottom w:val="none" w:sz="0" w:space="0" w:color="auto"/>
        <w:right w:val="none" w:sz="0" w:space="0" w:color="auto"/>
      </w:divBdr>
    </w:div>
    <w:div w:id="1794442352">
      <w:bodyDiv w:val="1"/>
      <w:marLeft w:val="0"/>
      <w:marRight w:val="0"/>
      <w:marTop w:val="0"/>
      <w:marBottom w:val="0"/>
      <w:divBdr>
        <w:top w:val="none" w:sz="0" w:space="0" w:color="auto"/>
        <w:left w:val="none" w:sz="0" w:space="0" w:color="auto"/>
        <w:bottom w:val="none" w:sz="0" w:space="0" w:color="auto"/>
        <w:right w:val="none" w:sz="0" w:space="0" w:color="auto"/>
      </w:divBdr>
    </w:div>
    <w:div w:id="1796867261">
      <w:bodyDiv w:val="1"/>
      <w:marLeft w:val="0"/>
      <w:marRight w:val="0"/>
      <w:marTop w:val="0"/>
      <w:marBottom w:val="0"/>
      <w:divBdr>
        <w:top w:val="none" w:sz="0" w:space="0" w:color="auto"/>
        <w:left w:val="none" w:sz="0" w:space="0" w:color="auto"/>
        <w:bottom w:val="none" w:sz="0" w:space="0" w:color="auto"/>
        <w:right w:val="none" w:sz="0" w:space="0" w:color="auto"/>
      </w:divBdr>
    </w:div>
    <w:div w:id="1804154979">
      <w:bodyDiv w:val="1"/>
      <w:marLeft w:val="0"/>
      <w:marRight w:val="0"/>
      <w:marTop w:val="0"/>
      <w:marBottom w:val="0"/>
      <w:divBdr>
        <w:top w:val="none" w:sz="0" w:space="0" w:color="auto"/>
        <w:left w:val="none" w:sz="0" w:space="0" w:color="auto"/>
        <w:bottom w:val="none" w:sz="0" w:space="0" w:color="auto"/>
        <w:right w:val="none" w:sz="0" w:space="0" w:color="auto"/>
      </w:divBdr>
    </w:div>
    <w:div w:id="1805924600">
      <w:bodyDiv w:val="1"/>
      <w:marLeft w:val="0"/>
      <w:marRight w:val="0"/>
      <w:marTop w:val="0"/>
      <w:marBottom w:val="0"/>
      <w:divBdr>
        <w:top w:val="none" w:sz="0" w:space="0" w:color="auto"/>
        <w:left w:val="none" w:sz="0" w:space="0" w:color="auto"/>
        <w:bottom w:val="none" w:sz="0" w:space="0" w:color="auto"/>
        <w:right w:val="none" w:sz="0" w:space="0" w:color="auto"/>
      </w:divBdr>
    </w:div>
    <w:div w:id="1807313783">
      <w:bodyDiv w:val="1"/>
      <w:marLeft w:val="0"/>
      <w:marRight w:val="0"/>
      <w:marTop w:val="0"/>
      <w:marBottom w:val="0"/>
      <w:divBdr>
        <w:top w:val="none" w:sz="0" w:space="0" w:color="auto"/>
        <w:left w:val="none" w:sz="0" w:space="0" w:color="auto"/>
        <w:bottom w:val="none" w:sz="0" w:space="0" w:color="auto"/>
        <w:right w:val="none" w:sz="0" w:space="0" w:color="auto"/>
      </w:divBdr>
    </w:div>
    <w:div w:id="1814977595">
      <w:bodyDiv w:val="1"/>
      <w:marLeft w:val="0"/>
      <w:marRight w:val="0"/>
      <w:marTop w:val="0"/>
      <w:marBottom w:val="0"/>
      <w:divBdr>
        <w:top w:val="none" w:sz="0" w:space="0" w:color="auto"/>
        <w:left w:val="none" w:sz="0" w:space="0" w:color="auto"/>
        <w:bottom w:val="none" w:sz="0" w:space="0" w:color="auto"/>
        <w:right w:val="none" w:sz="0" w:space="0" w:color="auto"/>
      </w:divBdr>
    </w:div>
    <w:div w:id="1816793952">
      <w:bodyDiv w:val="1"/>
      <w:marLeft w:val="0"/>
      <w:marRight w:val="0"/>
      <w:marTop w:val="0"/>
      <w:marBottom w:val="0"/>
      <w:divBdr>
        <w:top w:val="none" w:sz="0" w:space="0" w:color="auto"/>
        <w:left w:val="none" w:sz="0" w:space="0" w:color="auto"/>
        <w:bottom w:val="none" w:sz="0" w:space="0" w:color="auto"/>
        <w:right w:val="none" w:sz="0" w:space="0" w:color="auto"/>
      </w:divBdr>
    </w:div>
    <w:div w:id="1820877842">
      <w:bodyDiv w:val="1"/>
      <w:marLeft w:val="0"/>
      <w:marRight w:val="0"/>
      <w:marTop w:val="0"/>
      <w:marBottom w:val="0"/>
      <w:divBdr>
        <w:top w:val="none" w:sz="0" w:space="0" w:color="auto"/>
        <w:left w:val="none" w:sz="0" w:space="0" w:color="auto"/>
        <w:bottom w:val="none" w:sz="0" w:space="0" w:color="auto"/>
        <w:right w:val="none" w:sz="0" w:space="0" w:color="auto"/>
      </w:divBdr>
      <w:divsChild>
        <w:div w:id="1528445655">
          <w:marLeft w:val="0"/>
          <w:marRight w:val="0"/>
          <w:marTop w:val="0"/>
          <w:marBottom w:val="0"/>
          <w:divBdr>
            <w:top w:val="none" w:sz="0" w:space="0" w:color="auto"/>
            <w:left w:val="none" w:sz="0" w:space="0" w:color="auto"/>
            <w:bottom w:val="none" w:sz="0" w:space="0" w:color="auto"/>
            <w:right w:val="none" w:sz="0" w:space="0" w:color="auto"/>
          </w:divBdr>
          <w:divsChild>
            <w:div w:id="694574956">
              <w:marLeft w:val="0"/>
              <w:marRight w:val="0"/>
              <w:marTop w:val="0"/>
              <w:marBottom w:val="0"/>
              <w:divBdr>
                <w:top w:val="none" w:sz="0" w:space="0" w:color="auto"/>
                <w:left w:val="none" w:sz="0" w:space="0" w:color="auto"/>
                <w:bottom w:val="none" w:sz="0" w:space="0" w:color="auto"/>
                <w:right w:val="none" w:sz="0" w:space="0" w:color="auto"/>
              </w:divBdr>
              <w:divsChild>
                <w:div w:id="719746527">
                  <w:marLeft w:val="0"/>
                  <w:marRight w:val="0"/>
                  <w:marTop w:val="0"/>
                  <w:marBottom w:val="0"/>
                  <w:divBdr>
                    <w:top w:val="none" w:sz="0" w:space="0" w:color="auto"/>
                    <w:left w:val="none" w:sz="0" w:space="0" w:color="auto"/>
                    <w:bottom w:val="none" w:sz="0" w:space="0" w:color="auto"/>
                    <w:right w:val="none" w:sz="0" w:space="0" w:color="auto"/>
                  </w:divBdr>
                  <w:divsChild>
                    <w:div w:id="120343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732274">
      <w:bodyDiv w:val="1"/>
      <w:marLeft w:val="0"/>
      <w:marRight w:val="0"/>
      <w:marTop w:val="0"/>
      <w:marBottom w:val="0"/>
      <w:divBdr>
        <w:top w:val="none" w:sz="0" w:space="0" w:color="auto"/>
        <w:left w:val="none" w:sz="0" w:space="0" w:color="auto"/>
        <w:bottom w:val="none" w:sz="0" w:space="0" w:color="auto"/>
        <w:right w:val="none" w:sz="0" w:space="0" w:color="auto"/>
      </w:divBdr>
    </w:div>
    <w:div w:id="1833638087">
      <w:bodyDiv w:val="1"/>
      <w:marLeft w:val="0"/>
      <w:marRight w:val="0"/>
      <w:marTop w:val="0"/>
      <w:marBottom w:val="0"/>
      <w:divBdr>
        <w:top w:val="none" w:sz="0" w:space="0" w:color="auto"/>
        <w:left w:val="none" w:sz="0" w:space="0" w:color="auto"/>
        <w:bottom w:val="none" w:sz="0" w:space="0" w:color="auto"/>
        <w:right w:val="none" w:sz="0" w:space="0" w:color="auto"/>
      </w:divBdr>
    </w:div>
    <w:div w:id="1834368477">
      <w:bodyDiv w:val="1"/>
      <w:marLeft w:val="0"/>
      <w:marRight w:val="0"/>
      <w:marTop w:val="0"/>
      <w:marBottom w:val="0"/>
      <w:divBdr>
        <w:top w:val="none" w:sz="0" w:space="0" w:color="auto"/>
        <w:left w:val="none" w:sz="0" w:space="0" w:color="auto"/>
        <w:bottom w:val="none" w:sz="0" w:space="0" w:color="auto"/>
        <w:right w:val="none" w:sz="0" w:space="0" w:color="auto"/>
      </w:divBdr>
      <w:divsChild>
        <w:div w:id="469439777">
          <w:marLeft w:val="0"/>
          <w:marRight w:val="0"/>
          <w:marTop w:val="0"/>
          <w:marBottom w:val="0"/>
          <w:divBdr>
            <w:top w:val="none" w:sz="0" w:space="0" w:color="auto"/>
            <w:left w:val="none" w:sz="0" w:space="0" w:color="auto"/>
            <w:bottom w:val="none" w:sz="0" w:space="0" w:color="auto"/>
            <w:right w:val="none" w:sz="0" w:space="0" w:color="auto"/>
          </w:divBdr>
          <w:divsChild>
            <w:div w:id="107969084">
              <w:marLeft w:val="0"/>
              <w:marRight w:val="0"/>
              <w:marTop w:val="0"/>
              <w:marBottom w:val="0"/>
              <w:divBdr>
                <w:top w:val="none" w:sz="0" w:space="0" w:color="auto"/>
                <w:left w:val="none" w:sz="0" w:space="0" w:color="auto"/>
                <w:bottom w:val="none" w:sz="0" w:space="0" w:color="auto"/>
                <w:right w:val="none" w:sz="0" w:space="0" w:color="auto"/>
              </w:divBdr>
            </w:div>
            <w:div w:id="190457999">
              <w:marLeft w:val="0"/>
              <w:marRight w:val="0"/>
              <w:marTop w:val="0"/>
              <w:marBottom w:val="0"/>
              <w:divBdr>
                <w:top w:val="none" w:sz="0" w:space="0" w:color="auto"/>
                <w:left w:val="none" w:sz="0" w:space="0" w:color="auto"/>
                <w:bottom w:val="none" w:sz="0" w:space="0" w:color="auto"/>
                <w:right w:val="none" w:sz="0" w:space="0" w:color="auto"/>
              </w:divBdr>
            </w:div>
            <w:div w:id="556740269">
              <w:marLeft w:val="0"/>
              <w:marRight w:val="0"/>
              <w:marTop w:val="0"/>
              <w:marBottom w:val="0"/>
              <w:divBdr>
                <w:top w:val="none" w:sz="0" w:space="0" w:color="auto"/>
                <w:left w:val="none" w:sz="0" w:space="0" w:color="auto"/>
                <w:bottom w:val="none" w:sz="0" w:space="0" w:color="auto"/>
                <w:right w:val="none" w:sz="0" w:space="0" w:color="auto"/>
              </w:divBdr>
            </w:div>
            <w:div w:id="1106345229">
              <w:marLeft w:val="0"/>
              <w:marRight w:val="0"/>
              <w:marTop w:val="0"/>
              <w:marBottom w:val="0"/>
              <w:divBdr>
                <w:top w:val="none" w:sz="0" w:space="0" w:color="auto"/>
                <w:left w:val="none" w:sz="0" w:space="0" w:color="auto"/>
                <w:bottom w:val="none" w:sz="0" w:space="0" w:color="auto"/>
                <w:right w:val="none" w:sz="0" w:space="0" w:color="auto"/>
              </w:divBdr>
            </w:div>
            <w:div w:id="1169905698">
              <w:marLeft w:val="0"/>
              <w:marRight w:val="0"/>
              <w:marTop w:val="0"/>
              <w:marBottom w:val="0"/>
              <w:divBdr>
                <w:top w:val="none" w:sz="0" w:space="0" w:color="auto"/>
                <w:left w:val="none" w:sz="0" w:space="0" w:color="auto"/>
                <w:bottom w:val="none" w:sz="0" w:space="0" w:color="auto"/>
                <w:right w:val="none" w:sz="0" w:space="0" w:color="auto"/>
              </w:divBdr>
            </w:div>
            <w:div w:id="1459757596">
              <w:marLeft w:val="0"/>
              <w:marRight w:val="0"/>
              <w:marTop w:val="0"/>
              <w:marBottom w:val="0"/>
              <w:divBdr>
                <w:top w:val="none" w:sz="0" w:space="0" w:color="auto"/>
                <w:left w:val="none" w:sz="0" w:space="0" w:color="auto"/>
                <w:bottom w:val="none" w:sz="0" w:space="0" w:color="auto"/>
                <w:right w:val="none" w:sz="0" w:space="0" w:color="auto"/>
              </w:divBdr>
            </w:div>
            <w:div w:id="1484590725">
              <w:marLeft w:val="0"/>
              <w:marRight w:val="0"/>
              <w:marTop w:val="0"/>
              <w:marBottom w:val="0"/>
              <w:divBdr>
                <w:top w:val="none" w:sz="0" w:space="0" w:color="auto"/>
                <w:left w:val="none" w:sz="0" w:space="0" w:color="auto"/>
                <w:bottom w:val="none" w:sz="0" w:space="0" w:color="auto"/>
                <w:right w:val="none" w:sz="0" w:space="0" w:color="auto"/>
              </w:divBdr>
            </w:div>
            <w:div w:id="2136831586">
              <w:marLeft w:val="0"/>
              <w:marRight w:val="0"/>
              <w:marTop w:val="0"/>
              <w:marBottom w:val="0"/>
              <w:divBdr>
                <w:top w:val="none" w:sz="0" w:space="0" w:color="auto"/>
                <w:left w:val="none" w:sz="0" w:space="0" w:color="auto"/>
                <w:bottom w:val="none" w:sz="0" w:space="0" w:color="auto"/>
                <w:right w:val="none" w:sz="0" w:space="0" w:color="auto"/>
              </w:divBdr>
            </w:div>
          </w:divsChild>
        </w:div>
        <w:div w:id="1317763557">
          <w:marLeft w:val="0"/>
          <w:marRight w:val="0"/>
          <w:marTop w:val="0"/>
          <w:marBottom w:val="0"/>
          <w:divBdr>
            <w:top w:val="none" w:sz="0" w:space="0" w:color="auto"/>
            <w:left w:val="none" w:sz="0" w:space="0" w:color="auto"/>
            <w:bottom w:val="none" w:sz="0" w:space="0" w:color="auto"/>
            <w:right w:val="none" w:sz="0" w:space="0" w:color="auto"/>
          </w:divBdr>
          <w:divsChild>
            <w:div w:id="129636179">
              <w:marLeft w:val="0"/>
              <w:marRight w:val="0"/>
              <w:marTop w:val="0"/>
              <w:marBottom w:val="0"/>
              <w:divBdr>
                <w:top w:val="none" w:sz="0" w:space="0" w:color="auto"/>
                <w:left w:val="none" w:sz="0" w:space="0" w:color="auto"/>
                <w:bottom w:val="none" w:sz="0" w:space="0" w:color="auto"/>
                <w:right w:val="none" w:sz="0" w:space="0" w:color="auto"/>
              </w:divBdr>
            </w:div>
            <w:div w:id="881944763">
              <w:marLeft w:val="0"/>
              <w:marRight w:val="0"/>
              <w:marTop w:val="0"/>
              <w:marBottom w:val="0"/>
              <w:divBdr>
                <w:top w:val="none" w:sz="0" w:space="0" w:color="auto"/>
                <w:left w:val="none" w:sz="0" w:space="0" w:color="auto"/>
                <w:bottom w:val="none" w:sz="0" w:space="0" w:color="auto"/>
                <w:right w:val="none" w:sz="0" w:space="0" w:color="auto"/>
              </w:divBdr>
            </w:div>
            <w:div w:id="1483622754">
              <w:marLeft w:val="0"/>
              <w:marRight w:val="0"/>
              <w:marTop w:val="0"/>
              <w:marBottom w:val="0"/>
              <w:divBdr>
                <w:top w:val="none" w:sz="0" w:space="0" w:color="auto"/>
                <w:left w:val="none" w:sz="0" w:space="0" w:color="auto"/>
                <w:bottom w:val="none" w:sz="0" w:space="0" w:color="auto"/>
                <w:right w:val="none" w:sz="0" w:space="0" w:color="auto"/>
              </w:divBdr>
            </w:div>
            <w:div w:id="1952515597">
              <w:marLeft w:val="0"/>
              <w:marRight w:val="0"/>
              <w:marTop w:val="0"/>
              <w:marBottom w:val="0"/>
              <w:divBdr>
                <w:top w:val="none" w:sz="0" w:space="0" w:color="auto"/>
                <w:left w:val="none" w:sz="0" w:space="0" w:color="auto"/>
                <w:bottom w:val="none" w:sz="0" w:space="0" w:color="auto"/>
                <w:right w:val="none" w:sz="0" w:space="0" w:color="auto"/>
              </w:divBdr>
            </w:div>
            <w:div w:id="205699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372016">
      <w:bodyDiv w:val="1"/>
      <w:marLeft w:val="0"/>
      <w:marRight w:val="0"/>
      <w:marTop w:val="0"/>
      <w:marBottom w:val="0"/>
      <w:divBdr>
        <w:top w:val="none" w:sz="0" w:space="0" w:color="auto"/>
        <w:left w:val="none" w:sz="0" w:space="0" w:color="auto"/>
        <w:bottom w:val="none" w:sz="0" w:space="0" w:color="auto"/>
        <w:right w:val="none" w:sz="0" w:space="0" w:color="auto"/>
      </w:divBdr>
      <w:divsChild>
        <w:div w:id="416170799">
          <w:marLeft w:val="0"/>
          <w:marRight w:val="0"/>
          <w:marTop w:val="0"/>
          <w:marBottom w:val="0"/>
          <w:divBdr>
            <w:top w:val="none" w:sz="0" w:space="0" w:color="auto"/>
            <w:left w:val="none" w:sz="0" w:space="0" w:color="auto"/>
            <w:bottom w:val="none" w:sz="0" w:space="0" w:color="auto"/>
            <w:right w:val="none" w:sz="0" w:space="0" w:color="auto"/>
          </w:divBdr>
          <w:divsChild>
            <w:div w:id="289671216">
              <w:marLeft w:val="0"/>
              <w:marRight w:val="0"/>
              <w:marTop w:val="0"/>
              <w:marBottom w:val="0"/>
              <w:divBdr>
                <w:top w:val="none" w:sz="0" w:space="0" w:color="auto"/>
                <w:left w:val="none" w:sz="0" w:space="0" w:color="auto"/>
                <w:bottom w:val="none" w:sz="0" w:space="0" w:color="auto"/>
                <w:right w:val="none" w:sz="0" w:space="0" w:color="auto"/>
              </w:divBdr>
              <w:divsChild>
                <w:div w:id="478419587">
                  <w:marLeft w:val="0"/>
                  <w:marRight w:val="0"/>
                  <w:marTop w:val="0"/>
                  <w:marBottom w:val="0"/>
                  <w:divBdr>
                    <w:top w:val="none" w:sz="0" w:space="0" w:color="auto"/>
                    <w:left w:val="none" w:sz="0" w:space="0" w:color="auto"/>
                    <w:bottom w:val="none" w:sz="0" w:space="0" w:color="auto"/>
                    <w:right w:val="none" w:sz="0" w:space="0" w:color="auto"/>
                  </w:divBdr>
                  <w:divsChild>
                    <w:div w:id="137095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526886">
      <w:bodyDiv w:val="1"/>
      <w:marLeft w:val="0"/>
      <w:marRight w:val="0"/>
      <w:marTop w:val="0"/>
      <w:marBottom w:val="0"/>
      <w:divBdr>
        <w:top w:val="none" w:sz="0" w:space="0" w:color="auto"/>
        <w:left w:val="none" w:sz="0" w:space="0" w:color="auto"/>
        <w:bottom w:val="none" w:sz="0" w:space="0" w:color="auto"/>
        <w:right w:val="none" w:sz="0" w:space="0" w:color="auto"/>
      </w:divBdr>
    </w:div>
    <w:div w:id="1837844038">
      <w:bodyDiv w:val="1"/>
      <w:marLeft w:val="0"/>
      <w:marRight w:val="0"/>
      <w:marTop w:val="0"/>
      <w:marBottom w:val="0"/>
      <w:divBdr>
        <w:top w:val="none" w:sz="0" w:space="0" w:color="auto"/>
        <w:left w:val="none" w:sz="0" w:space="0" w:color="auto"/>
        <w:bottom w:val="none" w:sz="0" w:space="0" w:color="auto"/>
        <w:right w:val="none" w:sz="0" w:space="0" w:color="auto"/>
      </w:divBdr>
    </w:div>
    <w:div w:id="1850440038">
      <w:bodyDiv w:val="1"/>
      <w:marLeft w:val="0"/>
      <w:marRight w:val="0"/>
      <w:marTop w:val="0"/>
      <w:marBottom w:val="0"/>
      <w:divBdr>
        <w:top w:val="none" w:sz="0" w:space="0" w:color="auto"/>
        <w:left w:val="none" w:sz="0" w:space="0" w:color="auto"/>
        <w:bottom w:val="none" w:sz="0" w:space="0" w:color="auto"/>
        <w:right w:val="none" w:sz="0" w:space="0" w:color="auto"/>
      </w:divBdr>
    </w:div>
    <w:div w:id="1854760634">
      <w:bodyDiv w:val="1"/>
      <w:marLeft w:val="0"/>
      <w:marRight w:val="0"/>
      <w:marTop w:val="0"/>
      <w:marBottom w:val="0"/>
      <w:divBdr>
        <w:top w:val="none" w:sz="0" w:space="0" w:color="auto"/>
        <w:left w:val="none" w:sz="0" w:space="0" w:color="auto"/>
        <w:bottom w:val="none" w:sz="0" w:space="0" w:color="auto"/>
        <w:right w:val="none" w:sz="0" w:space="0" w:color="auto"/>
      </w:divBdr>
    </w:div>
    <w:div w:id="1861309502">
      <w:bodyDiv w:val="1"/>
      <w:marLeft w:val="0"/>
      <w:marRight w:val="0"/>
      <w:marTop w:val="0"/>
      <w:marBottom w:val="0"/>
      <w:divBdr>
        <w:top w:val="none" w:sz="0" w:space="0" w:color="auto"/>
        <w:left w:val="none" w:sz="0" w:space="0" w:color="auto"/>
        <w:bottom w:val="none" w:sz="0" w:space="0" w:color="auto"/>
        <w:right w:val="none" w:sz="0" w:space="0" w:color="auto"/>
      </w:divBdr>
    </w:div>
    <w:div w:id="1865243515">
      <w:bodyDiv w:val="1"/>
      <w:marLeft w:val="0"/>
      <w:marRight w:val="0"/>
      <w:marTop w:val="0"/>
      <w:marBottom w:val="0"/>
      <w:divBdr>
        <w:top w:val="none" w:sz="0" w:space="0" w:color="auto"/>
        <w:left w:val="none" w:sz="0" w:space="0" w:color="auto"/>
        <w:bottom w:val="none" w:sz="0" w:space="0" w:color="auto"/>
        <w:right w:val="none" w:sz="0" w:space="0" w:color="auto"/>
      </w:divBdr>
    </w:div>
    <w:div w:id="1867014186">
      <w:bodyDiv w:val="1"/>
      <w:marLeft w:val="0"/>
      <w:marRight w:val="0"/>
      <w:marTop w:val="0"/>
      <w:marBottom w:val="0"/>
      <w:divBdr>
        <w:top w:val="none" w:sz="0" w:space="0" w:color="auto"/>
        <w:left w:val="none" w:sz="0" w:space="0" w:color="auto"/>
        <w:bottom w:val="none" w:sz="0" w:space="0" w:color="auto"/>
        <w:right w:val="none" w:sz="0" w:space="0" w:color="auto"/>
      </w:divBdr>
    </w:div>
    <w:div w:id="1872065340">
      <w:bodyDiv w:val="1"/>
      <w:marLeft w:val="0"/>
      <w:marRight w:val="0"/>
      <w:marTop w:val="0"/>
      <w:marBottom w:val="0"/>
      <w:divBdr>
        <w:top w:val="none" w:sz="0" w:space="0" w:color="auto"/>
        <w:left w:val="none" w:sz="0" w:space="0" w:color="auto"/>
        <w:bottom w:val="none" w:sz="0" w:space="0" w:color="auto"/>
        <w:right w:val="none" w:sz="0" w:space="0" w:color="auto"/>
      </w:divBdr>
    </w:div>
    <w:div w:id="1879319272">
      <w:bodyDiv w:val="1"/>
      <w:marLeft w:val="0"/>
      <w:marRight w:val="0"/>
      <w:marTop w:val="0"/>
      <w:marBottom w:val="0"/>
      <w:divBdr>
        <w:top w:val="none" w:sz="0" w:space="0" w:color="auto"/>
        <w:left w:val="none" w:sz="0" w:space="0" w:color="auto"/>
        <w:bottom w:val="none" w:sz="0" w:space="0" w:color="auto"/>
        <w:right w:val="none" w:sz="0" w:space="0" w:color="auto"/>
      </w:divBdr>
    </w:div>
    <w:div w:id="1883251111">
      <w:bodyDiv w:val="1"/>
      <w:marLeft w:val="0"/>
      <w:marRight w:val="0"/>
      <w:marTop w:val="0"/>
      <w:marBottom w:val="0"/>
      <w:divBdr>
        <w:top w:val="none" w:sz="0" w:space="0" w:color="auto"/>
        <w:left w:val="none" w:sz="0" w:space="0" w:color="auto"/>
        <w:bottom w:val="none" w:sz="0" w:space="0" w:color="auto"/>
        <w:right w:val="none" w:sz="0" w:space="0" w:color="auto"/>
      </w:divBdr>
    </w:div>
    <w:div w:id="1883787951">
      <w:bodyDiv w:val="1"/>
      <w:marLeft w:val="0"/>
      <w:marRight w:val="0"/>
      <w:marTop w:val="0"/>
      <w:marBottom w:val="0"/>
      <w:divBdr>
        <w:top w:val="none" w:sz="0" w:space="0" w:color="auto"/>
        <w:left w:val="none" w:sz="0" w:space="0" w:color="auto"/>
        <w:bottom w:val="none" w:sz="0" w:space="0" w:color="auto"/>
        <w:right w:val="none" w:sz="0" w:space="0" w:color="auto"/>
      </w:divBdr>
    </w:div>
    <w:div w:id="1885171935">
      <w:bodyDiv w:val="1"/>
      <w:marLeft w:val="0"/>
      <w:marRight w:val="0"/>
      <w:marTop w:val="0"/>
      <w:marBottom w:val="0"/>
      <w:divBdr>
        <w:top w:val="none" w:sz="0" w:space="0" w:color="auto"/>
        <w:left w:val="none" w:sz="0" w:space="0" w:color="auto"/>
        <w:bottom w:val="none" w:sz="0" w:space="0" w:color="auto"/>
        <w:right w:val="none" w:sz="0" w:space="0" w:color="auto"/>
      </w:divBdr>
    </w:div>
    <w:div w:id="1902207239">
      <w:bodyDiv w:val="1"/>
      <w:marLeft w:val="0"/>
      <w:marRight w:val="0"/>
      <w:marTop w:val="0"/>
      <w:marBottom w:val="0"/>
      <w:divBdr>
        <w:top w:val="none" w:sz="0" w:space="0" w:color="auto"/>
        <w:left w:val="none" w:sz="0" w:space="0" w:color="auto"/>
        <w:bottom w:val="none" w:sz="0" w:space="0" w:color="auto"/>
        <w:right w:val="none" w:sz="0" w:space="0" w:color="auto"/>
      </w:divBdr>
    </w:div>
    <w:div w:id="1906144007">
      <w:bodyDiv w:val="1"/>
      <w:marLeft w:val="0"/>
      <w:marRight w:val="0"/>
      <w:marTop w:val="0"/>
      <w:marBottom w:val="0"/>
      <w:divBdr>
        <w:top w:val="none" w:sz="0" w:space="0" w:color="auto"/>
        <w:left w:val="none" w:sz="0" w:space="0" w:color="auto"/>
        <w:bottom w:val="none" w:sz="0" w:space="0" w:color="auto"/>
        <w:right w:val="none" w:sz="0" w:space="0" w:color="auto"/>
      </w:divBdr>
    </w:div>
    <w:div w:id="1910798571">
      <w:bodyDiv w:val="1"/>
      <w:marLeft w:val="0"/>
      <w:marRight w:val="0"/>
      <w:marTop w:val="0"/>
      <w:marBottom w:val="0"/>
      <w:divBdr>
        <w:top w:val="none" w:sz="0" w:space="0" w:color="auto"/>
        <w:left w:val="none" w:sz="0" w:space="0" w:color="auto"/>
        <w:bottom w:val="none" w:sz="0" w:space="0" w:color="auto"/>
        <w:right w:val="none" w:sz="0" w:space="0" w:color="auto"/>
      </w:divBdr>
    </w:div>
    <w:div w:id="1912034324">
      <w:bodyDiv w:val="1"/>
      <w:marLeft w:val="0"/>
      <w:marRight w:val="0"/>
      <w:marTop w:val="0"/>
      <w:marBottom w:val="0"/>
      <w:divBdr>
        <w:top w:val="none" w:sz="0" w:space="0" w:color="auto"/>
        <w:left w:val="none" w:sz="0" w:space="0" w:color="auto"/>
        <w:bottom w:val="none" w:sz="0" w:space="0" w:color="auto"/>
        <w:right w:val="none" w:sz="0" w:space="0" w:color="auto"/>
      </w:divBdr>
    </w:div>
    <w:div w:id="1914317413">
      <w:bodyDiv w:val="1"/>
      <w:marLeft w:val="0"/>
      <w:marRight w:val="0"/>
      <w:marTop w:val="0"/>
      <w:marBottom w:val="0"/>
      <w:divBdr>
        <w:top w:val="none" w:sz="0" w:space="0" w:color="auto"/>
        <w:left w:val="none" w:sz="0" w:space="0" w:color="auto"/>
        <w:bottom w:val="none" w:sz="0" w:space="0" w:color="auto"/>
        <w:right w:val="none" w:sz="0" w:space="0" w:color="auto"/>
      </w:divBdr>
    </w:div>
    <w:div w:id="1914971326">
      <w:bodyDiv w:val="1"/>
      <w:marLeft w:val="0"/>
      <w:marRight w:val="0"/>
      <w:marTop w:val="0"/>
      <w:marBottom w:val="0"/>
      <w:divBdr>
        <w:top w:val="none" w:sz="0" w:space="0" w:color="auto"/>
        <w:left w:val="none" w:sz="0" w:space="0" w:color="auto"/>
        <w:bottom w:val="none" w:sz="0" w:space="0" w:color="auto"/>
        <w:right w:val="none" w:sz="0" w:space="0" w:color="auto"/>
      </w:divBdr>
    </w:div>
    <w:div w:id="1924945944">
      <w:bodyDiv w:val="1"/>
      <w:marLeft w:val="0"/>
      <w:marRight w:val="0"/>
      <w:marTop w:val="0"/>
      <w:marBottom w:val="0"/>
      <w:divBdr>
        <w:top w:val="none" w:sz="0" w:space="0" w:color="auto"/>
        <w:left w:val="none" w:sz="0" w:space="0" w:color="auto"/>
        <w:bottom w:val="none" w:sz="0" w:space="0" w:color="auto"/>
        <w:right w:val="none" w:sz="0" w:space="0" w:color="auto"/>
      </w:divBdr>
    </w:div>
    <w:div w:id="1925457672">
      <w:bodyDiv w:val="1"/>
      <w:marLeft w:val="0"/>
      <w:marRight w:val="0"/>
      <w:marTop w:val="0"/>
      <w:marBottom w:val="0"/>
      <w:divBdr>
        <w:top w:val="none" w:sz="0" w:space="0" w:color="auto"/>
        <w:left w:val="none" w:sz="0" w:space="0" w:color="auto"/>
        <w:bottom w:val="none" w:sz="0" w:space="0" w:color="auto"/>
        <w:right w:val="none" w:sz="0" w:space="0" w:color="auto"/>
      </w:divBdr>
    </w:div>
    <w:div w:id="1936479564">
      <w:bodyDiv w:val="1"/>
      <w:marLeft w:val="0"/>
      <w:marRight w:val="0"/>
      <w:marTop w:val="0"/>
      <w:marBottom w:val="0"/>
      <w:divBdr>
        <w:top w:val="none" w:sz="0" w:space="0" w:color="auto"/>
        <w:left w:val="none" w:sz="0" w:space="0" w:color="auto"/>
        <w:bottom w:val="none" w:sz="0" w:space="0" w:color="auto"/>
        <w:right w:val="none" w:sz="0" w:space="0" w:color="auto"/>
      </w:divBdr>
    </w:div>
    <w:div w:id="1937521045">
      <w:bodyDiv w:val="1"/>
      <w:marLeft w:val="0"/>
      <w:marRight w:val="0"/>
      <w:marTop w:val="0"/>
      <w:marBottom w:val="0"/>
      <w:divBdr>
        <w:top w:val="none" w:sz="0" w:space="0" w:color="auto"/>
        <w:left w:val="none" w:sz="0" w:space="0" w:color="auto"/>
        <w:bottom w:val="none" w:sz="0" w:space="0" w:color="auto"/>
        <w:right w:val="none" w:sz="0" w:space="0" w:color="auto"/>
      </w:divBdr>
    </w:div>
    <w:div w:id="1942951089">
      <w:bodyDiv w:val="1"/>
      <w:marLeft w:val="0"/>
      <w:marRight w:val="0"/>
      <w:marTop w:val="0"/>
      <w:marBottom w:val="0"/>
      <w:divBdr>
        <w:top w:val="none" w:sz="0" w:space="0" w:color="auto"/>
        <w:left w:val="none" w:sz="0" w:space="0" w:color="auto"/>
        <w:bottom w:val="none" w:sz="0" w:space="0" w:color="auto"/>
        <w:right w:val="none" w:sz="0" w:space="0" w:color="auto"/>
      </w:divBdr>
    </w:div>
    <w:div w:id="1946957329">
      <w:bodyDiv w:val="1"/>
      <w:marLeft w:val="0"/>
      <w:marRight w:val="0"/>
      <w:marTop w:val="0"/>
      <w:marBottom w:val="0"/>
      <w:divBdr>
        <w:top w:val="none" w:sz="0" w:space="0" w:color="auto"/>
        <w:left w:val="none" w:sz="0" w:space="0" w:color="auto"/>
        <w:bottom w:val="none" w:sz="0" w:space="0" w:color="auto"/>
        <w:right w:val="none" w:sz="0" w:space="0" w:color="auto"/>
      </w:divBdr>
    </w:div>
    <w:div w:id="1950819721">
      <w:bodyDiv w:val="1"/>
      <w:marLeft w:val="0"/>
      <w:marRight w:val="0"/>
      <w:marTop w:val="0"/>
      <w:marBottom w:val="0"/>
      <w:divBdr>
        <w:top w:val="none" w:sz="0" w:space="0" w:color="auto"/>
        <w:left w:val="none" w:sz="0" w:space="0" w:color="auto"/>
        <w:bottom w:val="none" w:sz="0" w:space="0" w:color="auto"/>
        <w:right w:val="none" w:sz="0" w:space="0" w:color="auto"/>
      </w:divBdr>
    </w:div>
    <w:div w:id="1954941525">
      <w:bodyDiv w:val="1"/>
      <w:marLeft w:val="0"/>
      <w:marRight w:val="0"/>
      <w:marTop w:val="0"/>
      <w:marBottom w:val="0"/>
      <w:divBdr>
        <w:top w:val="none" w:sz="0" w:space="0" w:color="auto"/>
        <w:left w:val="none" w:sz="0" w:space="0" w:color="auto"/>
        <w:bottom w:val="none" w:sz="0" w:space="0" w:color="auto"/>
        <w:right w:val="none" w:sz="0" w:space="0" w:color="auto"/>
      </w:divBdr>
    </w:div>
    <w:div w:id="1955865207">
      <w:bodyDiv w:val="1"/>
      <w:marLeft w:val="0"/>
      <w:marRight w:val="0"/>
      <w:marTop w:val="0"/>
      <w:marBottom w:val="0"/>
      <w:divBdr>
        <w:top w:val="none" w:sz="0" w:space="0" w:color="auto"/>
        <w:left w:val="none" w:sz="0" w:space="0" w:color="auto"/>
        <w:bottom w:val="none" w:sz="0" w:space="0" w:color="auto"/>
        <w:right w:val="none" w:sz="0" w:space="0" w:color="auto"/>
      </w:divBdr>
    </w:div>
    <w:div w:id="1959336712">
      <w:bodyDiv w:val="1"/>
      <w:marLeft w:val="0"/>
      <w:marRight w:val="0"/>
      <w:marTop w:val="0"/>
      <w:marBottom w:val="0"/>
      <w:divBdr>
        <w:top w:val="none" w:sz="0" w:space="0" w:color="auto"/>
        <w:left w:val="none" w:sz="0" w:space="0" w:color="auto"/>
        <w:bottom w:val="none" w:sz="0" w:space="0" w:color="auto"/>
        <w:right w:val="none" w:sz="0" w:space="0" w:color="auto"/>
      </w:divBdr>
    </w:div>
    <w:div w:id="1967199524">
      <w:bodyDiv w:val="1"/>
      <w:marLeft w:val="0"/>
      <w:marRight w:val="0"/>
      <w:marTop w:val="0"/>
      <w:marBottom w:val="0"/>
      <w:divBdr>
        <w:top w:val="none" w:sz="0" w:space="0" w:color="auto"/>
        <w:left w:val="none" w:sz="0" w:space="0" w:color="auto"/>
        <w:bottom w:val="none" w:sz="0" w:space="0" w:color="auto"/>
        <w:right w:val="none" w:sz="0" w:space="0" w:color="auto"/>
      </w:divBdr>
    </w:div>
    <w:div w:id="1969776460">
      <w:bodyDiv w:val="1"/>
      <w:marLeft w:val="0"/>
      <w:marRight w:val="0"/>
      <w:marTop w:val="0"/>
      <w:marBottom w:val="0"/>
      <w:divBdr>
        <w:top w:val="none" w:sz="0" w:space="0" w:color="auto"/>
        <w:left w:val="none" w:sz="0" w:space="0" w:color="auto"/>
        <w:bottom w:val="none" w:sz="0" w:space="0" w:color="auto"/>
        <w:right w:val="none" w:sz="0" w:space="0" w:color="auto"/>
      </w:divBdr>
    </w:div>
    <w:div w:id="1975064489">
      <w:bodyDiv w:val="1"/>
      <w:marLeft w:val="0"/>
      <w:marRight w:val="0"/>
      <w:marTop w:val="0"/>
      <w:marBottom w:val="0"/>
      <w:divBdr>
        <w:top w:val="none" w:sz="0" w:space="0" w:color="auto"/>
        <w:left w:val="none" w:sz="0" w:space="0" w:color="auto"/>
        <w:bottom w:val="none" w:sz="0" w:space="0" w:color="auto"/>
        <w:right w:val="none" w:sz="0" w:space="0" w:color="auto"/>
      </w:divBdr>
    </w:div>
    <w:div w:id="1977373358">
      <w:bodyDiv w:val="1"/>
      <w:marLeft w:val="0"/>
      <w:marRight w:val="0"/>
      <w:marTop w:val="0"/>
      <w:marBottom w:val="0"/>
      <w:divBdr>
        <w:top w:val="none" w:sz="0" w:space="0" w:color="auto"/>
        <w:left w:val="none" w:sz="0" w:space="0" w:color="auto"/>
        <w:bottom w:val="none" w:sz="0" w:space="0" w:color="auto"/>
        <w:right w:val="none" w:sz="0" w:space="0" w:color="auto"/>
      </w:divBdr>
    </w:div>
    <w:div w:id="1978602259">
      <w:bodyDiv w:val="1"/>
      <w:marLeft w:val="0"/>
      <w:marRight w:val="0"/>
      <w:marTop w:val="0"/>
      <w:marBottom w:val="0"/>
      <w:divBdr>
        <w:top w:val="none" w:sz="0" w:space="0" w:color="auto"/>
        <w:left w:val="none" w:sz="0" w:space="0" w:color="auto"/>
        <w:bottom w:val="none" w:sz="0" w:space="0" w:color="auto"/>
        <w:right w:val="none" w:sz="0" w:space="0" w:color="auto"/>
      </w:divBdr>
    </w:div>
    <w:div w:id="1982495540">
      <w:bodyDiv w:val="1"/>
      <w:marLeft w:val="0"/>
      <w:marRight w:val="0"/>
      <w:marTop w:val="0"/>
      <w:marBottom w:val="0"/>
      <w:divBdr>
        <w:top w:val="none" w:sz="0" w:space="0" w:color="auto"/>
        <w:left w:val="none" w:sz="0" w:space="0" w:color="auto"/>
        <w:bottom w:val="none" w:sz="0" w:space="0" w:color="auto"/>
        <w:right w:val="none" w:sz="0" w:space="0" w:color="auto"/>
      </w:divBdr>
    </w:div>
    <w:div w:id="1983584243">
      <w:bodyDiv w:val="1"/>
      <w:marLeft w:val="0"/>
      <w:marRight w:val="0"/>
      <w:marTop w:val="0"/>
      <w:marBottom w:val="0"/>
      <w:divBdr>
        <w:top w:val="none" w:sz="0" w:space="0" w:color="auto"/>
        <w:left w:val="none" w:sz="0" w:space="0" w:color="auto"/>
        <w:bottom w:val="none" w:sz="0" w:space="0" w:color="auto"/>
        <w:right w:val="none" w:sz="0" w:space="0" w:color="auto"/>
      </w:divBdr>
      <w:divsChild>
        <w:div w:id="249046809">
          <w:marLeft w:val="0"/>
          <w:marRight w:val="0"/>
          <w:marTop w:val="0"/>
          <w:marBottom w:val="0"/>
          <w:divBdr>
            <w:top w:val="none" w:sz="0" w:space="0" w:color="auto"/>
            <w:left w:val="none" w:sz="0" w:space="0" w:color="auto"/>
            <w:bottom w:val="none" w:sz="0" w:space="0" w:color="auto"/>
            <w:right w:val="none" w:sz="0" w:space="0" w:color="auto"/>
          </w:divBdr>
          <w:divsChild>
            <w:div w:id="23795053">
              <w:marLeft w:val="0"/>
              <w:marRight w:val="0"/>
              <w:marTop w:val="0"/>
              <w:marBottom w:val="0"/>
              <w:divBdr>
                <w:top w:val="none" w:sz="0" w:space="0" w:color="auto"/>
                <w:left w:val="none" w:sz="0" w:space="0" w:color="auto"/>
                <w:bottom w:val="none" w:sz="0" w:space="0" w:color="auto"/>
                <w:right w:val="none" w:sz="0" w:space="0" w:color="auto"/>
              </w:divBdr>
              <w:divsChild>
                <w:div w:id="1427385097">
                  <w:marLeft w:val="0"/>
                  <w:marRight w:val="0"/>
                  <w:marTop w:val="0"/>
                  <w:marBottom w:val="0"/>
                  <w:divBdr>
                    <w:top w:val="none" w:sz="0" w:space="0" w:color="auto"/>
                    <w:left w:val="none" w:sz="0" w:space="0" w:color="auto"/>
                    <w:bottom w:val="none" w:sz="0" w:space="0" w:color="auto"/>
                    <w:right w:val="none" w:sz="0" w:space="0" w:color="auto"/>
                  </w:divBdr>
                  <w:divsChild>
                    <w:div w:id="53543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889683">
      <w:bodyDiv w:val="1"/>
      <w:marLeft w:val="0"/>
      <w:marRight w:val="0"/>
      <w:marTop w:val="0"/>
      <w:marBottom w:val="0"/>
      <w:divBdr>
        <w:top w:val="none" w:sz="0" w:space="0" w:color="auto"/>
        <w:left w:val="none" w:sz="0" w:space="0" w:color="auto"/>
        <w:bottom w:val="none" w:sz="0" w:space="0" w:color="auto"/>
        <w:right w:val="none" w:sz="0" w:space="0" w:color="auto"/>
      </w:divBdr>
    </w:div>
    <w:div w:id="2007979360">
      <w:bodyDiv w:val="1"/>
      <w:marLeft w:val="0"/>
      <w:marRight w:val="0"/>
      <w:marTop w:val="0"/>
      <w:marBottom w:val="0"/>
      <w:divBdr>
        <w:top w:val="none" w:sz="0" w:space="0" w:color="auto"/>
        <w:left w:val="none" w:sz="0" w:space="0" w:color="auto"/>
        <w:bottom w:val="none" w:sz="0" w:space="0" w:color="auto"/>
        <w:right w:val="none" w:sz="0" w:space="0" w:color="auto"/>
      </w:divBdr>
    </w:div>
    <w:div w:id="2019652572">
      <w:bodyDiv w:val="1"/>
      <w:marLeft w:val="0"/>
      <w:marRight w:val="0"/>
      <w:marTop w:val="0"/>
      <w:marBottom w:val="0"/>
      <w:divBdr>
        <w:top w:val="none" w:sz="0" w:space="0" w:color="auto"/>
        <w:left w:val="none" w:sz="0" w:space="0" w:color="auto"/>
        <w:bottom w:val="none" w:sz="0" w:space="0" w:color="auto"/>
        <w:right w:val="none" w:sz="0" w:space="0" w:color="auto"/>
      </w:divBdr>
    </w:div>
    <w:div w:id="2019695492">
      <w:bodyDiv w:val="1"/>
      <w:marLeft w:val="0"/>
      <w:marRight w:val="0"/>
      <w:marTop w:val="0"/>
      <w:marBottom w:val="0"/>
      <w:divBdr>
        <w:top w:val="none" w:sz="0" w:space="0" w:color="auto"/>
        <w:left w:val="none" w:sz="0" w:space="0" w:color="auto"/>
        <w:bottom w:val="none" w:sz="0" w:space="0" w:color="auto"/>
        <w:right w:val="none" w:sz="0" w:space="0" w:color="auto"/>
      </w:divBdr>
    </w:div>
    <w:div w:id="2020810917">
      <w:bodyDiv w:val="1"/>
      <w:marLeft w:val="0"/>
      <w:marRight w:val="0"/>
      <w:marTop w:val="0"/>
      <w:marBottom w:val="0"/>
      <w:divBdr>
        <w:top w:val="none" w:sz="0" w:space="0" w:color="auto"/>
        <w:left w:val="none" w:sz="0" w:space="0" w:color="auto"/>
        <w:bottom w:val="none" w:sz="0" w:space="0" w:color="auto"/>
        <w:right w:val="none" w:sz="0" w:space="0" w:color="auto"/>
      </w:divBdr>
    </w:div>
    <w:div w:id="2024740772">
      <w:bodyDiv w:val="1"/>
      <w:marLeft w:val="0"/>
      <w:marRight w:val="0"/>
      <w:marTop w:val="0"/>
      <w:marBottom w:val="0"/>
      <w:divBdr>
        <w:top w:val="none" w:sz="0" w:space="0" w:color="auto"/>
        <w:left w:val="none" w:sz="0" w:space="0" w:color="auto"/>
        <w:bottom w:val="none" w:sz="0" w:space="0" w:color="auto"/>
        <w:right w:val="none" w:sz="0" w:space="0" w:color="auto"/>
      </w:divBdr>
    </w:div>
    <w:div w:id="2032947794">
      <w:bodyDiv w:val="1"/>
      <w:marLeft w:val="0"/>
      <w:marRight w:val="0"/>
      <w:marTop w:val="0"/>
      <w:marBottom w:val="0"/>
      <w:divBdr>
        <w:top w:val="none" w:sz="0" w:space="0" w:color="auto"/>
        <w:left w:val="none" w:sz="0" w:space="0" w:color="auto"/>
        <w:bottom w:val="none" w:sz="0" w:space="0" w:color="auto"/>
        <w:right w:val="none" w:sz="0" w:space="0" w:color="auto"/>
      </w:divBdr>
    </w:div>
    <w:div w:id="2043550056">
      <w:bodyDiv w:val="1"/>
      <w:marLeft w:val="0"/>
      <w:marRight w:val="0"/>
      <w:marTop w:val="0"/>
      <w:marBottom w:val="0"/>
      <w:divBdr>
        <w:top w:val="none" w:sz="0" w:space="0" w:color="auto"/>
        <w:left w:val="none" w:sz="0" w:space="0" w:color="auto"/>
        <w:bottom w:val="none" w:sz="0" w:space="0" w:color="auto"/>
        <w:right w:val="none" w:sz="0" w:space="0" w:color="auto"/>
      </w:divBdr>
    </w:div>
    <w:div w:id="2048870777">
      <w:bodyDiv w:val="1"/>
      <w:marLeft w:val="0"/>
      <w:marRight w:val="0"/>
      <w:marTop w:val="0"/>
      <w:marBottom w:val="0"/>
      <w:divBdr>
        <w:top w:val="none" w:sz="0" w:space="0" w:color="auto"/>
        <w:left w:val="none" w:sz="0" w:space="0" w:color="auto"/>
        <w:bottom w:val="none" w:sz="0" w:space="0" w:color="auto"/>
        <w:right w:val="none" w:sz="0" w:space="0" w:color="auto"/>
      </w:divBdr>
    </w:div>
    <w:div w:id="2050178959">
      <w:bodyDiv w:val="1"/>
      <w:marLeft w:val="0"/>
      <w:marRight w:val="0"/>
      <w:marTop w:val="0"/>
      <w:marBottom w:val="0"/>
      <w:divBdr>
        <w:top w:val="none" w:sz="0" w:space="0" w:color="auto"/>
        <w:left w:val="none" w:sz="0" w:space="0" w:color="auto"/>
        <w:bottom w:val="none" w:sz="0" w:space="0" w:color="auto"/>
        <w:right w:val="none" w:sz="0" w:space="0" w:color="auto"/>
      </w:divBdr>
    </w:div>
    <w:div w:id="2056002084">
      <w:bodyDiv w:val="1"/>
      <w:marLeft w:val="0"/>
      <w:marRight w:val="0"/>
      <w:marTop w:val="0"/>
      <w:marBottom w:val="0"/>
      <w:divBdr>
        <w:top w:val="none" w:sz="0" w:space="0" w:color="auto"/>
        <w:left w:val="none" w:sz="0" w:space="0" w:color="auto"/>
        <w:bottom w:val="none" w:sz="0" w:space="0" w:color="auto"/>
        <w:right w:val="none" w:sz="0" w:space="0" w:color="auto"/>
      </w:divBdr>
    </w:div>
    <w:div w:id="2062055709">
      <w:bodyDiv w:val="1"/>
      <w:marLeft w:val="0"/>
      <w:marRight w:val="0"/>
      <w:marTop w:val="0"/>
      <w:marBottom w:val="0"/>
      <w:divBdr>
        <w:top w:val="none" w:sz="0" w:space="0" w:color="auto"/>
        <w:left w:val="none" w:sz="0" w:space="0" w:color="auto"/>
        <w:bottom w:val="none" w:sz="0" w:space="0" w:color="auto"/>
        <w:right w:val="none" w:sz="0" w:space="0" w:color="auto"/>
      </w:divBdr>
    </w:div>
    <w:div w:id="2062095649">
      <w:bodyDiv w:val="1"/>
      <w:marLeft w:val="0"/>
      <w:marRight w:val="0"/>
      <w:marTop w:val="0"/>
      <w:marBottom w:val="0"/>
      <w:divBdr>
        <w:top w:val="none" w:sz="0" w:space="0" w:color="auto"/>
        <w:left w:val="none" w:sz="0" w:space="0" w:color="auto"/>
        <w:bottom w:val="none" w:sz="0" w:space="0" w:color="auto"/>
        <w:right w:val="none" w:sz="0" w:space="0" w:color="auto"/>
      </w:divBdr>
    </w:div>
    <w:div w:id="2062512105">
      <w:bodyDiv w:val="1"/>
      <w:marLeft w:val="0"/>
      <w:marRight w:val="0"/>
      <w:marTop w:val="0"/>
      <w:marBottom w:val="0"/>
      <w:divBdr>
        <w:top w:val="none" w:sz="0" w:space="0" w:color="auto"/>
        <w:left w:val="none" w:sz="0" w:space="0" w:color="auto"/>
        <w:bottom w:val="none" w:sz="0" w:space="0" w:color="auto"/>
        <w:right w:val="none" w:sz="0" w:space="0" w:color="auto"/>
      </w:divBdr>
    </w:div>
    <w:div w:id="2065785980">
      <w:bodyDiv w:val="1"/>
      <w:marLeft w:val="0"/>
      <w:marRight w:val="0"/>
      <w:marTop w:val="0"/>
      <w:marBottom w:val="0"/>
      <w:divBdr>
        <w:top w:val="none" w:sz="0" w:space="0" w:color="auto"/>
        <w:left w:val="none" w:sz="0" w:space="0" w:color="auto"/>
        <w:bottom w:val="none" w:sz="0" w:space="0" w:color="auto"/>
        <w:right w:val="none" w:sz="0" w:space="0" w:color="auto"/>
      </w:divBdr>
    </w:div>
    <w:div w:id="2084135202">
      <w:bodyDiv w:val="1"/>
      <w:marLeft w:val="0"/>
      <w:marRight w:val="0"/>
      <w:marTop w:val="0"/>
      <w:marBottom w:val="0"/>
      <w:divBdr>
        <w:top w:val="none" w:sz="0" w:space="0" w:color="auto"/>
        <w:left w:val="none" w:sz="0" w:space="0" w:color="auto"/>
        <w:bottom w:val="none" w:sz="0" w:space="0" w:color="auto"/>
        <w:right w:val="none" w:sz="0" w:space="0" w:color="auto"/>
      </w:divBdr>
    </w:div>
    <w:div w:id="2085757594">
      <w:bodyDiv w:val="1"/>
      <w:marLeft w:val="0"/>
      <w:marRight w:val="0"/>
      <w:marTop w:val="0"/>
      <w:marBottom w:val="0"/>
      <w:divBdr>
        <w:top w:val="none" w:sz="0" w:space="0" w:color="auto"/>
        <w:left w:val="none" w:sz="0" w:space="0" w:color="auto"/>
        <w:bottom w:val="none" w:sz="0" w:space="0" w:color="auto"/>
        <w:right w:val="none" w:sz="0" w:space="0" w:color="auto"/>
      </w:divBdr>
    </w:div>
    <w:div w:id="2088071016">
      <w:bodyDiv w:val="1"/>
      <w:marLeft w:val="0"/>
      <w:marRight w:val="0"/>
      <w:marTop w:val="0"/>
      <w:marBottom w:val="0"/>
      <w:divBdr>
        <w:top w:val="none" w:sz="0" w:space="0" w:color="auto"/>
        <w:left w:val="none" w:sz="0" w:space="0" w:color="auto"/>
        <w:bottom w:val="none" w:sz="0" w:space="0" w:color="auto"/>
        <w:right w:val="none" w:sz="0" w:space="0" w:color="auto"/>
      </w:divBdr>
    </w:div>
    <w:div w:id="2090492001">
      <w:bodyDiv w:val="1"/>
      <w:marLeft w:val="0"/>
      <w:marRight w:val="0"/>
      <w:marTop w:val="0"/>
      <w:marBottom w:val="0"/>
      <w:divBdr>
        <w:top w:val="none" w:sz="0" w:space="0" w:color="auto"/>
        <w:left w:val="none" w:sz="0" w:space="0" w:color="auto"/>
        <w:bottom w:val="none" w:sz="0" w:space="0" w:color="auto"/>
        <w:right w:val="none" w:sz="0" w:space="0" w:color="auto"/>
      </w:divBdr>
    </w:div>
    <w:div w:id="2091661266">
      <w:bodyDiv w:val="1"/>
      <w:marLeft w:val="0"/>
      <w:marRight w:val="0"/>
      <w:marTop w:val="0"/>
      <w:marBottom w:val="0"/>
      <w:divBdr>
        <w:top w:val="none" w:sz="0" w:space="0" w:color="auto"/>
        <w:left w:val="none" w:sz="0" w:space="0" w:color="auto"/>
        <w:bottom w:val="none" w:sz="0" w:space="0" w:color="auto"/>
        <w:right w:val="none" w:sz="0" w:space="0" w:color="auto"/>
      </w:divBdr>
    </w:div>
    <w:div w:id="2095122824">
      <w:bodyDiv w:val="1"/>
      <w:marLeft w:val="0"/>
      <w:marRight w:val="0"/>
      <w:marTop w:val="0"/>
      <w:marBottom w:val="0"/>
      <w:divBdr>
        <w:top w:val="none" w:sz="0" w:space="0" w:color="auto"/>
        <w:left w:val="none" w:sz="0" w:space="0" w:color="auto"/>
        <w:bottom w:val="none" w:sz="0" w:space="0" w:color="auto"/>
        <w:right w:val="none" w:sz="0" w:space="0" w:color="auto"/>
      </w:divBdr>
    </w:div>
    <w:div w:id="2095473899">
      <w:bodyDiv w:val="1"/>
      <w:marLeft w:val="0"/>
      <w:marRight w:val="0"/>
      <w:marTop w:val="0"/>
      <w:marBottom w:val="0"/>
      <w:divBdr>
        <w:top w:val="none" w:sz="0" w:space="0" w:color="auto"/>
        <w:left w:val="none" w:sz="0" w:space="0" w:color="auto"/>
        <w:bottom w:val="none" w:sz="0" w:space="0" w:color="auto"/>
        <w:right w:val="none" w:sz="0" w:space="0" w:color="auto"/>
      </w:divBdr>
    </w:div>
    <w:div w:id="2098750828">
      <w:bodyDiv w:val="1"/>
      <w:marLeft w:val="0"/>
      <w:marRight w:val="0"/>
      <w:marTop w:val="0"/>
      <w:marBottom w:val="0"/>
      <w:divBdr>
        <w:top w:val="none" w:sz="0" w:space="0" w:color="auto"/>
        <w:left w:val="none" w:sz="0" w:space="0" w:color="auto"/>
        <w:bottom w:val="none" w:sz="0" w:space="0" w:color="auto"/>
        <w:right w:val="none" w:sz="0" w:space="0" w:color="auto"/>
      </w:divBdr>
    </w:div>
    <w:div w:id="2104571824">
      <w:bodyDiv w:val="1"/>
      <w:marLeft w:val="0"/>
      <w:marRight w:val="0"/>
      <w:marTop w:val="0"/>
      <w:marBottom w:val="0"/>
      <w:divBdr>
        <w:top w:val="none" w:sz="0" w:space="0" w:color="auto"/>
        <w:left w:val="none" w:sz="0" w:space="0" w:color="auto"/>
        <w:bottom w:val="none" w:sz="0" w:space="0" w:color="auto"/>
        <w:right w:val="none" w:sz="0" w:space="0" w:color="auto"/>
      </w:divBdr>
    </w:div>
    <w:div w:id="2109307770">
      <w:bodyDiv w:val="1"/>
      <w:marLeft w:val="0"/>
      <w:marRight w:val="0"/>
      <w:marTop w:val="0"/>
      <w:marBottom w:val="0"/>
      <w:divBdr>
        <w:top w:val="none" w:sz="0" w:space="0" w:color="auto"/>
        <w:left w:val="none" w:sz="0" w:space="0" w:color="auto"/>
        <w:bottom w:val="none" w:sz="0" w:space="0" w:color="auto"/>
        <w:right w:val="none" w:sz="0" w:space="0" w:color="auto"/>
      </w:divBdr>
    </w:div>
    <w:div w:id="2112048557">
      <w:bodyDiv w:val="1"/>
      <w:marLeft w:val="0"/>
      <w:marRight w:val="0"/>
      <w:marTop w:val="0"/>
      <w:marBottom w:val="0"/>
      <w:divBdr>
        <w:top w:val="none" w:sz="0" w:space="0" w:color="auto"/>
        <w:left w:val="none" w:sz="0" w:space="0" w:color="auto"/>
        <w:bottom w:val="none" w:sz="0" w:space="0" w:color="auto"/>
        <w:right w:val="none" w:sz="0" w:space="0" w:color="auto"/>
      </w:divBdr>
    </w:div>
    <w:div w:id="2120292267">
      <w:bodyDiv w:val="1"/>
      <w:marLeft w:val="0"/>
      <w:marRight w:val="0"/>
      <w:marTop w:val="0"/>
      <w:marBottom w:val="0"/>
      <w:divBdr>
        <w:top w:val="none" w:sz="0" w:space="0" w:color="auto"/>
        <w:left w:val="none" w:sz="0" w:space="0" w:color="auto"/>
        <w:bottom w:val="none" w:sz="0" w:space="0" w:color="auto"/>
        <w:right w:val="none" w:sz="0" w:space="0" w:color="auto"/>
      </w:divBdr>
    </w:div>
    <w:div w:id="2122065710">
      <w:bodyDiv w:val="1"/>
      <w:marLeft w:val="0"/>
      <w:marRight w:val="0"/>
      <w:marTop w:val="0"/>
      <w:marBottom w:val="0"/>
      <w:divBdr>
        <w:top w:val="none" w:sz="0" w:space="0" w:color="auto"/>
        <w:left w:val="none" w:sz="0" w:space="0" w:color="auto"/>
        <w:bottom w:val="none" w:sz="0" w:space="0" w:color="auto"/>
        <w:right w:val="none" w:sz="0" w:space="0" w:color="auto"/>
      </w:divBdr>
    </w:div>
    <w:div w:id="2125421671">
      <w:bodyDiv w:val="1"/>
      <w:marLeft w:val="0"/>
      <w:marRight w:val="0"/>
      <w:marTop w:val="0"/>
      <w:marBottom w:val="0"/>
      <w:divBdr>
        <w:top w:val="none" w:sz="0" w:space="0" w:color="auto"/>
        <w:left w:val="none" w:sz="0" w:space="0" w:color="auto"/>
        <w:bottom w:val="none" w:sz="0" w:space="0" w:color="auto"/>
        <w:right w:val="none" w:sz="0" w:space="0" w:color="auto"/>
      </w:divBdr>
    </w:div>
    <w:div w:id="2125539113">
      <w:bodyDiv w:val="1"/>
      <w:marLeft w:val="0"/>
      <w:marRight w:val="0"/>
      <w:marTop w:val="0"/>
      <w:marBottom w:val="0"/>
      <w:divBdr>
        <w:top w:val="none" w:sz="0" w:space="0" w:color="auto"/>
        <w:left w:val="none" w:sz="0" w:space="0" w:color="auto"/>
        <w:bottom w:val="none" w:sz="0" w:space="0" w:color="auto"/>
        <w:right w:val="none" w:sz="0" w:space="0" w:color="auto"/>
      </w:divBdr>
    </w:div>
    <w:div w:id="2128037282">
      <w:bodyDiv w:val="1"/>
      <w:marLeft w:val="0"/>
      <w:marRight w:val="0"/>
      <w:marTop w:val="0"/>
      <w:marBottom w:val="0"/>
      <w:divBdr>
        <w:top w:val="none" w:sz="0" w:space="0" w:color="auto"/>
        <w:left w:val="none" w:sz="0" w:space="0" w:color="auto"/>
        <w:bottom w:val="none" w:sz="0" w:space="0" w:color="auto"/>
        <w:right w:val="none" w:sz="0" w:space="0" w:color="auto"/>
      </w:divBdr>
    </w:div>
    <w:div w:id="2131166571">
      <w:bodyDiv w:val="1"/>
      <w:marLeft w:val="0"/>
      <w:marRight w:val="0"/>
      <w:marTop w:val="0"/>
      <w:marBottom w:val="0"/>
      <w:divBdr>
        <w:top w:val="none" w:sz="0" w:space="0" w:color="auto"/>
        <w:left w:val="none" w:sz="0" w:space="0" w:color="auto"/>
        <w:bottom w:val="none" w:sz="0" w:space="0" w:color="auto"/>
        <w:right w:val="none" w:sz="0" w:space="0" w:color="auto"/>
      </w:divBdr>
    </w:div>
    <w:div w:id="2137023489">
      <w:bodyDiv w:val="1"/>
      <w:marLeft w:val="0"/>
      <w:marRight w:val="0"/>
      <w:marTop w:val="0"/>
      <w:marBottom w:val="0"/>
      <w:divBdr>
        <w:top w:val="none" w:sz="0" w:space="0" w:color="auto"/>
        <w:left w:val="none" w:sz="0" w:space="0" w:color="auto"/>
        <w:bottom w:val="none" w:sz="0" w:space="0" w:color="auto"/>
        <w:right w:val="none" w:sz="0" w:space="0" w:color="auto"/>
      </w:divBdr>
    </w:div>
    <w:div w:id="2138714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4.emf"/><Relationship Id="rId26" Type="http://schemas.microsoft.com/office/2019/05/relationships/documenttasks" Target="documenttasks/documenttasks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oleObject" Target="embeddings/oleObject2.bin"/><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hyperlink" Target="https://www.alipay.com/" TargetMode="External"/><Relationship Id="rId14" Type="http://schemas.microsoft.com/office/2018/08/relationships/commentsExtensible" Target="commentsExtensible.xml"/><Relationship Id="rId22" Type="http://schemas.openxmlformats.org/officeDocument/2006/relationships/header" Target="header1.xml"/><Relationship Id="rId27" Type="http://schemas.microsoft.com/office/2020/10/relationships/intelligence" Target="intelligence2.xml"/></Relationships>
</file>

<file path=word/documenttasks/documenttasks1.xml><?xml version="1.0" encoding="utf-8"?>
<t:Tasks xmlns:t="http://schemas.microsoft.com/office/tasks/2019/documenttasks" xmlns:oel="http://schemas.microsoft.com/office/2019/extlst">
  <t:Task id="{D0DF774F-A858-4A06-9C75-95850ED34E72}">
    <t:Anchor>
      <t:Comment id="1925305548"/>
    </t:Anchor>
    <t:History>
      <t:Event id="{3D2E5AAD-F95F-4CC1-88D5-05F06D8E3FA9}" time="2025-02-21T06:33:56.159Z">
        <t:Attribution userId="S::Charles.Lin@eastwestbank.com::bdef71c7-ca2b-4243-8fdf-13892fb781f2" userProvider="AD" userName="Charles Lin"/>
        <t:Anchor>
          <t:Comment id="1925305548"/>
        </t:Anchor>
        <t:Create/>
      </t:Event>
      <t:Event id="{0612BCC5-D217-43AE-827E-D94E58B3229F}" time="2025-02-21T06:33:56.159Z">
        <t:Attribution userId="S::Charles.Lin@eastwestbank.com::bdef71c7-ca2b-4243-8fdf-13892fb781f2" userProvider="AD" userName="Charles Lin"/>
        <t:Anchor>
          <t:Comment id="1925305548"/>
        </t:Anchor>
        <t:Assign userId="S::Vibhu.Bhalla-NE@eastwestbank.com::28abb166-24ae-4a93-ac2b-5a27d7f36d1c" userProvider="AD" userName="Vibhu Bhalla-NE"/>
      </t:Event>
      <t:Event id="{62D7AB8C-BBC2-4A47-9360-1EE35B5F1E4B}" time="2025-02-21T06:33:56.159Z">
        <t:Attribution userId="S::Charles.Lin@eastwestbank.com::bdef71c7-ca2b-4243-8fdf-13892fb781f2" userProvider="AD" userName="Charles Lin"/>
        <t:Anchor>
          <t:Comment id="1925305548"/>
        </t:Anchor>
        <t:SetTitle title="@Vibhu Bhalla-NE - not sure if this true for fraud detection, but more of remittance issue. If bad data, then transfer may not have completed. "/>
      </t:Event>
      <t:Event id="{54E82F16-1F90-4483-9FEA-04EFB16ED2B8}" time="2025-03-04T01:44:59.923Z">
        <t:Attribution userId="S::Charles.Lin@eastwestbank.com::bdef71c7-ca2b-4243-8fdf-13892fb781f2" userProvider="AD" userName="Charles Lin"/>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mbria"/>
        <a:ea typeface=""/>
        <a:cs typeface=""/>
      </a:majorFont>
      <a:minorFont>
        <a:latin typeface="Cambri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ACBE21-E8E1-4042-8EF9-85034A0FD40A}">
  <ds:schemaRefs>
    <ds:schemaRef ds:uri="http://schemas.openxmlformats.org/officeDocument/2006/bibliography"/>
  </ds:schemaRefs>
</ds:datastoreItem>
</file>

<file path=docMetadata/LabelInfo.xml><?xml version="1.0" encoding="utf-8"?>
<clbl:labelList xmlns:clbl="http://schemas.microsoft.com/office/2020/mipLabelMetadata">
  <clbl:label id="{f5225bf6-2f9f-49dd-92ff-c2b6533d42ad}" enabled="0" method="" siteId="{f5225bf6-2f9f-49dd-92ff-c2b6533d42ad}" removed="1"/>
</clbl:labelList>
</file>

<file path=docProps/app.xml><?xml version="1.0" encoding="utf-8"?>
<Properties xmlns="http://schemas.openxmlformats.org/officeDocument/2006/extended-properties" xmlns:vt="http://schemas.openxmlformats.org/officeDocument/2006/docPropsVTypes">
  <Template>Normal</Template>
  <TotalTime>107</TotalTime>
  <Pages>59</Pages>
  <Words>20700</Words>
  <Characters>117990</Characters>
  <Application>Microsoft Office Word</Application>
  <DocSecurity>0</DocSecurity>
  <Lines>983</Lines>
  <Paragraphs>276</Paragraphs>
  <ScaleCrop>false</ScaleCrop>
  <HeadingPairs>
    <vt:vector size="2" baseType="variant">
      <vt:variant>
        <vt:lpstr>Title</vt:lpstr>
      </vt:variant>
      <vt:variant>
        <vt:i4>1</vt:i4>
      </vt:variant>
    </vt:vector>
  </HeadingPairs>
  <TitlesOfParts>
    <vt:vector size="1" baseType="lpstr">
      <vt:lpstr>Model validation report</vt:lpstr>
    </vt:vector>
  </TitlesOfParts>
  <Company/>
  <LinksUpToDate>false</LinksUpToDate>
  <CharactersWithSpaces>138414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 validation report</dc:title>
  <dc:subject/>
  <dc:creator>Sarah Wang;Sally Mayo</dc:creator>
  <cp:keywords/>
  <dc:description/>
  <cp:lastModifiedBy>Uttam Kumar Gupta-NE</cp:lastModifiedBy>
  <cp:revision>3</cp:revision>
  <cp:lastPrinted>2019-01-16T23:21:00Z</cp:lastPrinted>
  <dcterms:created xsi:type="dcterms:W3CDTF">2025-03-05T20:53:00Z</dcterms:created>
  <dcterms:modified xsi:type="dcterms:W3CDTF">2025-03-14T16:39:00Z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-1599001351</vt:i4>
  </property>
</Properties>
</file>